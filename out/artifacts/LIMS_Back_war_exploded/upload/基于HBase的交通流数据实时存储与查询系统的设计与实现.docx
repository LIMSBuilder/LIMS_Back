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tiff" ContentType="image/tif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405DE" w14:textId="5648F935" w:rsidR="00941145" w:rsidRPr="00F8092E" w:rsidRDefault="00941145" w:rsidP="00941145">
      <w:pPr>
        <w:spacing w:line="312" w:lineRule="auto"/>
        <w:rPr>
          <w:rFonts w:eastAsia="黑体"/>
          <w:szCs w:val="21"/>
          <w:u w:val="single"/>
        </w:rPr>
      </w:pPr>
      <w:r w:rsidRPr="00F8092E">
        <w:rPr>
          <w:rFonts w:eastAsia="黑体"/>
          <w:szCs w:val="21"/>
        </w:rPr>
        <w:t>分类号</w:t>
      </w:r>
      <w:r w:rsidRPr="00F8092E">
        <w:rPr>
          <w:rFonts w:eastAsia="黑体"/>
          <w:szCs w:val="21"/>
          <w:u w:val="single"/>
        </w:rPr>
        <w:t xml:space="preserve"> </w:t>
      </w:r>
      <w:r w:rsidRPr="00F8092E">
        <w:rPr>
          <w:rFonts w:eastAsia="黑体" w:hint="eastAsia"/>
          <w:szCs w:val="21"/>
          <w:u w:val="single"/>
        </w:rPr>
        <w:t xml:space="preserve"> </w:t>
      </w:r>
      <w:r>
        <w:rPr>
          <w:rFonts w:eastAsia="黑体" w:hint="eastAsia"/>
          <w:szCs w:val="21"/>
          <w:u w:val="single"/>
        </w:rPr>
        <w:t xml:space="preserve"> </w:t>
      </w:r>
      <w:r w:rsidRPr="00F8092E">
        <w:rPr>
          <w:rFonts w:eastAsia="黑体" w:hint="eastAsia"/>
          <w:szCs w:val="21"/>
          <w:u w:val="single"/>
        </w:rPr>
        <w:t xml:space="preserve">TP311.13 </w:t>
      </w:r>
      <w:r>
        <w:rPr>
          <w:rFonts w:eastAsia="黑体" w:hint="eastAsia"/>
          <w:szCs w:val="21"/>
          <w:u w:val="single"/>
        </w:rPr>
        <w:t xml:space="preserve"> </w:t>
      </w:r>
      <w:r w:rsidRPr="00F8092E">
        <w:rPr>
          <w:rFonts w:eastAsia="黑体" w:hint="eastAsia"/>
          <w:szCs w:val="21"/>
          <w:u w:val="single"/>
        </w:rPr>
        <w:t xml:space="preserve">  </w:t>
      </w:r>
      <w:r w:rsidRPr="00F8092E">
        <w:rPr>
          <w:rFonts w:eastAsia="黑体"/>
          <w:szCs w:val="21"/>
        </w:rPr>
        <w:tab/>
      </w:r>
      <w:r w:rsidRPr="00F8092E">
        <w:rPr>
          <w:rFonts w:eastAsia="黑体"/>
          <w:szCs w:val="21"/>
        </w:rPr>
        <w:tab/>
      </w:r>
      <w:r w:rsidRPr="00F8092E">
        <w:rPr>
          <w:rFonts w:eastAsia="黑体"/>
          <w:szCs w:val="21"/>
        </w:rPr>
        <w:tab/>
      </w:r>
      <w:r w:rsidRPr="00F8092E">
        <w:rPr>
          <w:rFonts w:eastAsia="黑体"/>
          <w:szCs w:val="21"/>
        </w:rPr>
        <w:tab/>
      </w:r>
      <w:r w:rsidRPr="00F8092E">
        <w:rPr>
          <w:rFonts w:eastAsia="黑体" w:hint="eastAsia"/>
          <w:szCs w:val="21"/>
        </w:rPr>
        <w:tab/>
      </w:r>
      <w:r w:rsidR="00FE02A9">
        <w:rPr>
          <w:rFonts w:eastAsia="黑体" w:hint="eastAsia"/>
          <w:szCs w:val="21"/>
        </w:rPr>
        <w:t xml:space="preserve">               </w:t>
      </w:r>
      <w:r w:rsidRPr="00F8092E">
        <w:rPr>
          <w:rFonts w:eastAsia="黑体"/>
          <w:szCs w:val="21"/>
        </w:rPr>
        <w:t>密级</w:t>
      </w:r>
      <w:r w:rsidRPr="00F8092E">
        <w:rPr>
          <w:rFonts w:eastAsia="黑体" w:hint="eastAsia"/>
          <w:szCs w:val="21"/>
        </w:rPr>
        <w:t xml:space="preserve"> </w:t>
      </w:r>
      <w:r w:rsidRPr="00F8092E">
        <w:rPr>
          <w:rFonts w:eastAsia="黑体" w:hint="eastAsia"/>
          <w:szCs w:val="21"/>
          <w:u w:val="single"/>
        </w:rPr>
        <w:t xml:space="preserve">   </w:t>
      </w:r>
      <w:r>
        <w:rPr>
          <w:rFonts w:eastAsia="黑体" w:hint="eastAsia"/>
          <w:szCs w:val="21"/>
          <w:u w:val="single"/>
        </w:rPr>
        <w:t xml:space="preserve"> </w:t>
      </w:r>
      <w:r w:rsidRPr="00F8092E">
        <w:rPr>
          <w:rFonts w:eastAsia="黑体" w:hint="eastAsia"/>
          <w:szCs w:val="21"/>
          <w:u w:val="single"/>
        </w:rPr>
        <w:t>公开</w:t>
      </w:r>
      <w:r>
        <w:rPr>
          <w:rFonts w:eastAsia="黑体" w:hint="eastAsia"/>
          <w:szCs w:val="21"/>
          <w:u w:val="single"/>
        </w:rPr>
        <w:t xml:space="preserve">      </w:t>
      </w:r>
      <w:r w:rsidRPr="00FE02A9">
        <w:rPr>
          <w:rFonts w:eastAsia="黑体" w:hint="eastAsia"/>
          <w:szCs w:val="21"/>
          <w:u w:val="single"/>
        </w:rPr>
        <w:t xml:space="preserve"> </w:t>
      </w:r>
    </w:p>
    <w:p w14:paraId="0591DCFC" w14:textId="2DD4D7BC" w:rsidR="00941145" w:rsidRPr="00F8092E" w:rsidRDefault="00941145" w:rsidP="00941145">
      <w:pPr>
        <w:spacing w:line="312" w:lineRule="auto"/>
        <w:rPr>
          <w:rFonts w:eastAsia="黑体"/>
          <w:szCs w:val="21"/>
        </w:rPr>
      </w:pPr>
      <w:r w:rsidRPr="00F8092E">
        <w:rPr>
          <w:rFonts w:eastAsia="黑体"/>
          <w:szCs w:val="21"/>
        </w:rPr>
        <w:t>UDC</w:t>
      </w:r>
      <w:r w:rsidRPr="00F8092E">
        <w:rPr>
          <w:rFonts w:eastAsia="黑体" w:hint="eastAsia"/>
          <w:szCs w:val="21"/>
        </w:rPr>
        <w:t xml:space="preserve"> </w:t>
      </w:r>
      <w:r w:rsidRPr="00F8092E">
        <w:rPr>
          <w:rFonts w:eastAsia="黑体"/>
          <w:szCs w:val="21"/>
        </w:rPr>
        <w:t xml:space="preserve"> </w:t>
      </w:r>
      <w:r w:rsidRPr="00F8092E">
        <w:rPr>
          <w:rFonts w:eastAsia="黑体"/>
          <w:szCs w:val="21"/>
          <w:u w:val="single"/>
        </w:rPr>
        <w:t xml:space="preserve"> </w:t>
      </w:r>
      <w:r w:rsidRPr="00F8092E">
        <w:rPr>
          <w:rFonts w:eastAsia="黑体" w:hint="eastAsia"/>
          <w:szCs w:val="21"/>
          <w:u w:val="single"/>
        </w:rPr>
        <w:t xml:space="preserve"> </w:t>
      </w:r>
      <w:r>
        <w:rPr>
          <w:rFonts w:eastAsia="黑体" w:hint="eastAsia"/>
          <w:szCs w:val="21"/>
          <w:u w:val="single"/>
        </w:rPr>
        <w:t xml:space="preserve"> </w:t>
      </w:r>
      <w:r w:rsidRPr="00F8092E">
        <w:rPr>
          <w:rFonts w:eastAsia="黑体" w:hint="eastAsia"/>
          <w:szCs w:val="21"/>
          <w:u w:val="single"/>
        </w:rPr>
        <w:t xml:space="preserve"> 004.9  </w:t>
      </w:r>
      <w:r>
        <w:rPr>
          <w:rFonts w:eastAsia="黑体" w:hint="eastAsia"/>
          <w:szCs w:val="21"/>
          <w:u w:val="single"/>
        </w:rPr>
        <w:t xml:space="preserve"> </w:t>
      </w:r>
      <w:r w:rsidRPr="00F8092E">
        <w:rPr>
          <w:rFonts w:eastAsia="黑体" w:hint="eastAsia"/>
          <w:szCs w:val="21"/>
          <w:u w:val="single"/>
        </w:rPr>
        <w:t xml:space="preserve">   </w:t>
      </w:r>
      <w:r w:rsidRPr="00F8092E">
        <w:rPr>
          <w:rFonts w:eastAsia="黑体"/>
          <w:szCs w:val="21"/>
        </w:rPr>
        <w:tab/>
      </w:r>
      <w:r w:rsidRPr="00F8092E">
        <w:rPr>
          <w:rFonts w:eastAsia="黑体"/>
          <w:szCs w:val="21"/>
        </w:rPr>
        <w:tab/>
      </w:r>
      <w:r w:rsidRPr="00F8092E">
        <w:rPr>
          <w:rFonts w:eastAsia="黑体"/>
          <w:szCs w:val="21"/>
        </w:rPr>
        <w:tab/>
      </w:r>
      <w:r w:rsidRPr="00F8092E">
        <w:rPr>
          <w:rFonts w:eastAsia="黑体"/>
          <w:szCs w:val="21"/>
        </w:rPr>
        <w:tab/>
      </w:r>
      <w:r w:rsidRPr="00F8092E">
        <w:rPr>
          <w:rFonts w:eastAsia="黑体" w:hint="eastAsia"/>
          <w:szCs w:val="21"/>
        </w:rPr>
        <w:tab/>
      </w:r>
      <w:r w:rsidR="00FE02A9">
        <w:rPr>
          <w:rFonts w:eastAsia="黑体" w:hint="eastAsia"/>
          <w:szCs w:val="21"/>
        </w:rPr>
        <w:t xml:space="preserve">               </w:t>
      </w:r>
      <w:r w:rsidRPr="00F8092E">
        <w:rPr>
          <w:rFonts w:eastAsia="黑体" w:hint="eastAsia"/>
          <w:szCs w:val="21"/>
        </w:rPr>
        <w:t>编号</w:t>
      </w:r>
      <w:r w:rsidRPr="00F8092E">
        <w:rPr>
          <w:rFonts w:eastAsia="黑体" w:hint="eastAsia"/>
          <w:szCs w:val="21"/>
        </w:rPr>
        <w:t xml:space="preserve"> </w:t>
      </w:r>
      <w:r w:rsidR="00FE02A9">
        <w:rPr>
          <w:rFonts w:eastAsia="黑体" w:hint="eastAsia"/>
          <w:szCs w:val="21"/>
          <w:u w:val="single"/>
        </w:rPr>
        <w:t xml:space="preserve"> </w:t>
      </w:r>
      <w:r w:rsidR="00FE02A9">
        <w:rPr>
          <w:rFonts w:eastAsia="黑体"/>
          <w:szCs w:val="21"/>
          <w:u w:val="single"/>
        </w:rPr>
        <w:t xml:space="preserve">10299Z1408018 </w:t>
      </w:r>
      <w:r w:rsidR="00FE02A9">
        <w:rPr>
          <w:rFonts w:eastAsia="黑体" w:hint="eastAsia"/>
          <w:szCs w:val="21"/>
          <w:u w:val="single"/>
        </w:rPr>
        <w:t xml:space="preserve"> </w:t>
      </w:r>
    </w:p>
    <w:p w14:paraId="47D76006" w14:textId="77777777" w:rsidR="00941145" w:rsidRDefault="00941145" w:rsidP="00941145">
      <w:pPr>
        <w:spacing w:line="312" w:lineRule="auto"/>
      </w:pPr>
      <w:r>
        <w:rPr>
          <w:rFonts w:eastAsia="黑体"/>
          <w:b/>
          <w:noProof/>
          <w:spacing w:val="20"/>
          <w:sz w:val="36"/>
          <w:szCs w:val="36"/>
        </w:rPr>
        <w:drawing>
          <wp:anchor distT="0" distB="0" distL="114300" distR="114300" simplePos="0" relativeHeight="251660288" behindDoc="1" locked="0" layoutInCell="1" allowOverlap="1" wp14:anchorId="5CCB7083" wp14:editId="0FC4FDAA">
            <wp:simplePos x="0" y="0"/>
            <wp:positionH relativeFrom="column">
              <wp:posOffset>1143000</wp:posOffset>
            </wp:positionH>
            <wp:positionV relativeFrom="paragraph">
              <wp:posOffset>277495</wp:posOffset>
            </wp:positionV>
            <wp:extent cx="2962275" cy="723900"/>
            <wp:effectExtent l="0" t="0" r="9525" b="0"/>
            <wp:wrapTopAndBottom/>
            <wp:docPr id="1" name="图片 1" descr="江苏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江苏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BB407" w14:textId="77777777" w:rsidR="00941145" w:rsidRPr="009F26F6" w:rsidRDefault="00941145" w:rsidP="00941145">
      <w:pPr>
        <w:spacing w:before="240" w:line="312" w:lineRule="auto"/>
        <w:jc w:val="center"/>
        <w:rPr>
          <w:rFonts w:ascii="华文中宋" w:eastAsia="华文中宋" w:hAnsi="华文中宋"/>
          <w:sz w:val="44"/>
          <w:szCs w:val="44"/>
        </w:rPr>
      </w:pPr>
      <w:r w:rsidRPr="00AE567E">
        <w:rPr>
          <w:rFonts w:ascii="华文中宋" w:eastAsia="华文中宋" w:hAnsi="华文中宋" w:hint="eastAsia"/>
          <w:sz w:val="44"/>
          <w:szCs w:val="44"/>
        </w:rPr>
        <w:t xml:space="preserve">硕  士  </w:t>
      </w:r>
      <w:r w:rsidRPr="00AE567E">
        <w:rPr>
          <w:rFonts w:ascii="华文中宋" w:eastAsia="华文中宋" w:hAnsi="华文中宋"/>
          <w:sz w:val="44"/>
          <w:szCs w:val="44"/>
        </w:rPr>
        <w:t>学</w:t>
      </w:r>
      <w:r w:rsidRPr="00AE567E">
        <w:rPr>
          <w:rFonts w:ascii="华文中宋" w:eastAsia="华文中宋" w:hAnsi="华文中宋" w:hint="eastAsia"/>
          <w:sz w:val="44"/>
          <w:szCs w:val="44"/>
        </w:rPr>
        <w:t xml:space="preserve"> </w:t>
      </w:r>
      <w:r w:rsidRPr="00AE567E">
        <w:rPr>
          <w:rFonts w:ascii="华文中宋" w:eastAsia="华文中宋" w:hAnsi="华文中宋"/>
          <w:sz w:val="44"/>
          <w:szCs w:val="44"/>
        </w:rPr>
        <w:t xml:space="preserve"> 位 </w:t>
      </w:r>
      <w:r w:rsidRPr="00AE567E">
        <w:rPr>
          <w:rFonts w:ascii="华文中宋" w:eastAsia="华文中宋" w:hAnsi="华文中宋" w:hint="eastAsia"/>
          <w:sz w:val="44"/>
          <w:szCs w:val="44"/>
        </w:rPr>
        <w:t xml:space="preserve"> </w:t>
      </w:r>
      <w:r w:rsidRPr="00AE567E">
        <w:rPr>
          <w:rFonts w:ascii="华文中宋" w:eastAsia="华文中宋" w:hAnsi="华文中宋"/>
          <w:sz w:val="44"/>
          <w:szCs w:val="44"/>
        </w:rPr>
        <w:t>论</w:t>
      </w:r>
      <w:r w:rsidRPr="00AE567E">
        <w:rPr>
          <w:rFonts w:ascii="华文中宋" w:eastAsia="华文中宋" w:hAnsi="华文中宋" w:hint="eastAsia"/>
          <w:sz w:val="44"/>
          <w:szCs w:val="44"/>
        </w:rPr>
        <w:t xml:space="preserve"> </w:t>
      </w:r>
      <w:r w:rsidRPr="00AE567E">
        <w:rPr>
          <w:rFonts w:ascii="华文中宋" w:eastAsia="华文中宋" w:hAnsi="华文中宋"/>
          <w:sz w:val="44"/>
          <w:szCs w:val="44"/>
        </w:rPr>
        <w:t xml:space="preserve"> 文</w:t>
      </w:r>
    </w:p>
    <w:p w14:paraId="06862EF6" w14:textId="77777777" w:rsidR="00941145" w:rsidRPr="000F2896" w:rsidRDefault="00941145" w:rsidP="00941145">
      <w:pPr>
        <w:adjustRightInd w:val="0"/>
        <w:snapToGrid w:val="0"/>
        <w:jc w:val="center"/>
        <w:rPr>
          <w:rFonts w:eastAsia="黑体"/>
          <w:b/>
          <w:spacing w:val="20"/>
          <w:sz w:val="32"/>
          <w:szCs w:val="32"/>
        </w:rPr>
      </w:pPr>
    </w:p>
    <w:p w14:paraId="64C4529B" w14:textId="51EE3D5E" w:rsidR="00292C97" w:rsidRPr="00292C97" w:rsidRDefault="00292C97" w:rsidP="00292C97">
      <w:pPr>
        <w:jc w:val="center"/>
        <w:rPr>
          <w:rFonts w:ascii="黑体" w:eastAsia="黑体" w:hAnsi="宋体"/>
          <w:b/>
          <w:sz w:val="32"/>
          <w:szCs w:val="32"/>
        </w:rPr>
      </w:pPr>
      <w:r w:rsidRPr="00292C97">
        <w:rPr>
          <w:rFonts w:ascii="黑体" w:eastAsia="黑体" w:hAnsi="宋体" w:hint="eastAsia"/>
          <w:b/>
          <w:sz w:val="32"/>
          <w:szCs w:val="32"/>
        </w:rPr>
        <w:t>基于HBase的交通流数据实时存储与查询</w:t>
      </w:r>
      <w:ins w:id="0" w:author="李星毅" w:date="2017-02-22T08:13:00Z">
        <w:r w:rsidR="00BE090D">
          <w:rPr>
            <w:rFonts w:ascii="黑体" w:eastAsia="黑体" w:hAnsi="宋体" w:hint="eastAsia"/>
            <w:b/>
            <w:sz w:val="32"/>
            <w:szCs w:val="32"/>
          </w:rPr>
          <w:t>优化</w:t>
        </w:r>
        <w:r w:rsidR="00BE090D">
          <w:rPr>
            <w:rFonts w:ascii="黑体" w:eastAsia="黑体" w:hAnsi="宋体"/>
            <w:b/>
            <w:sz w:val="32"/>
            <w:szCs w:val="32"/>
          </w:rPr>
          <w:t>方法</w:t>
        </w:r>
      </w:ins>
      <w:del w:id="1" w:author="李星毅" w:date="2017-02-22T08:13:00Z">
        <w:r w:rsidRPr="00292C97" w:rsidDel="00BE090D">
          <w:rPr>
            <w:rFonts w:ascii="黑体" w:eastAsia="黑体" w:hAnsi="宋体" w:hint="eastAsia"/>
            <w:b/>
            <w:sz w:val="32"/>
            <w:szCs w:val="32"/>
          </w:rPr>
          <w:delText>系统</w:delText>
        </w:r>
      </w:del>
      <w:r w:rsidRPr="00292C97">
        <w:rPr>
          <w:rFonts w:ascii="黑体" w:eastAsia="黑体" w:hAnsi="宋体" w:hint="eastAsia"/>
          <w:b/>
          <w:sz w:val="32"/>
          <w:szCs w:val="32"/>
        </w:rPr>
        <w:t>的</w:t>
      </w:r>
    </w:p>
    <w:p w14:paraId="5AA1E9D6" w14:textId="142C52C1" w:rsidR="00941145" w:rsidRPr="007B0D27" w:rsidRDefault="00292C97" w:rsidP="00292C97">
      <w:pPr>
        <w:jc w:val="center"/>
        <w:rPr>
          <w:rFonts w:ascii="黑体" w:eastAsia="黑体" w:hAnsi="宋体"/>
          <w:b/>
          <w:sz w:val="32"/>
          <w:szCs w:val="32"/>
        </w:rPr>
      </w:pPr>
      <w:del w:id="2" w:author="李星毅" w:date="2017-02-22T08:13:00Z">
        <w:r w:rsidRPr="00292C97" w:rsidDel="00BE090D">
          <w:rPr>
            <w:rFonts w:ascii="黑体" w:eastAsia="黑体" w:hAnsi="宋体" w:hint="eastAsia"/>
            <w:b/>
            <w:sz w:val="32"/>
            <w:szCs w:val="32"/>
          </w:rPr>
          <w:delText>设计</w:delText>
        </w:r>
      </w:del>
      <w:ins w:id="3" w:author="李星毅" w:date="2017-02-22T08:13:00Z">
        <w:r w:rsidR="00BE090D">
          <w:rPr>
            <w:rFonts w:ascii="黑体" w:eastAsia="黑体" w:hAnsi="宋体" w:hint="eastAsia"/>
            <w:b/>
            <w:sz w:val="32"/>
            <w:szCs w:val="32"/>
          </w:rPr>
          <w:t>研究</w:t>
        </w:r>
      </w:ins>
      <w:r w:rsidRPr="00292C97">
        <w:rPr>
          <w:rFonts w:ascii="黑体" w:eastAsia="黑体" w:hAnsi="宋体" w:hint="eastAsia"/>
          <w:b/>
          <w:sz w:val="32"/>
          <w:szCs w:val="32"/>
        </w:rPr>
        <w:t>与实现</w:t>
      </w:r>
    </w:p>
    <w:p w14:paraId="1094954E" w14:textId="77777777" w:rsidR="00292C97" w:rsidRPr="00292C97" w:rsidRDefault="00292C97" w:rsidP="00292C97">
      <w:pPr>
        <w:jc w:val="center"/>
        <w:rPr>
          <w:rFonts w:eastAsia="黑体"/>
          <w:b/>
          <w:sz w:val="32"/>
          <w:szCs w:val="32"/>
        </w:rPr>
      </w:pPr>
      <w:r w:rsidRPr="00292C97">
        <w:rPr>
          <w:rFonts w:eastAsia="黑体"/>
          <w:b/>
          <w:sz w:val="32"/>
          <w:szCs w:val="32"/>
        </w:rPr>
        <w:t>Design and Implementation of HBase-based Traffic Stream</w:t>
      </w:r>
    </w:p>
    <w:p w14:paraId="2F308DA8" w14:textId="77777777" w:rsidR="00292C97" w:rsidRPr="00292C97" w:rsidRDefault="00292C97" w:rsidP="00292C97">
      <w:pPr>
        <w:jc w:val="center"/>
        <w:rPr>
          <w:rFonts w:eastAsia="黑体"/>
          <w:b/>
          <w:sz w:val="32"/>
          <w:szCs w:val="32"/>
        </w:rPr>
      </w:pPr>
      <w:r w:rsidRPr="00292C97">
        <w:rPr>
          <w:rFonts w:eastAsia="黑体"/>
          <w:b/>
          <w:sz w:val="32"/>
          <w:szCs w:val="32"/>
        </w:rPr>
        <w:t>Data Real-time Storage And Query System</w:t>
      </w:r>
    </w:p>
    <w:p w14:paraId="74B721F9" w14:textId="77777777" w:rsidR="00941145" w:rsidRPr="008949D5" w:rsidRDefault="00941145" w:rsidP="00292C97">
      <w:pPr>
        <w:adjustRightInd w:val="0"/>
        <w:snapToGrid w:val="0"/>
        <w:rPr>
          <w:rFonts w:eastAsia="黑体"/>
          <w:b/>
          <w:spacing w:val="20"/>
          <w:sz w:val="32"/>
          <w:szCs w:val="32"/>
        </w:rPr>
      </w:pPr>
    </w:p>
    <w:p w14:paraId="309F3349" w14:textId="77777777" w:rsidR="00941145" w:rsidRPr="000F2896" w:rsidRDefault="00941145" w:rsidP="00941145">
      <w:pPr>
        <w:adjustRightInd w:val="0"/>
        <w:snapToGrid w:val="0"/>
        <w:jc w:val="center"/>
        <w:rPr>
          <w:rFonts w:eastAsia="黑体"/>
          <w:b/>
          <w:spacing w:val="20"/>
          <w:sz w:val="32"/>
          <w:szCs w:val="32"/>
        </w:rPr>
      </w:pPr>
    </w:p>
    <w:p w14:paraId="667F4BA9" w14:textId="1811884D" w:rsidR="00941145" w:rsidRPr="00AE567E" w:rsidRDefault="00941145" w:rsidP="00941145">
      <w:pPr>
        <w:spacing w:line="360" w:lineRule="auto"/>
        <w:ind w:rightChars="161" w:right="386"/>
        <w:rPr>
          <w:rFonts w:ascii="黑体" w:eastAsia="黑体"/>
          <w:sz w:val="30"/>
          <w:szCs w:val="30"/>
          <w:u w:val="single"/>
        </w:rPr>
      </w:pPr>
      <w:r w:rsidRPr="00AE567E">
        <w:rPr>
          <w:rFonts w:ascii="黑体" w:eastAsia="黑体" w:hint="eastAsia"/>
          <w:sz w:val="30"/>
          <w:szCs w:val="30"/>
        </w:rPr>
        <w:t xml:space="preserve">指导教师 </w:t>
      </w:r>
      <w:r w:rsidRPr="00AE567E">
        <w:rPr>
          <w:rFonts w:ascii="黑体" w:eastAsia="黑体" w:hint="eastAsia"/>
          <w:sz w:val="30"/>
          <w:szCs w:val="30"/>
          <w:u w:val="single"/>
        </w:rPr>
        <w:t xml:space="preserve">     </w:t>
      </w:r>
      <w:r w:rsidR="009474D5">
        <w:rPr>
          <w:rFonts w:ascii="黑体" w:eastAsia="黑体" w:hint="eastAsia"/>
          <w:spacing w:val="-6"/>
          <w:sz w:val="30"/>
          <w:szCs w:val="30"/>
          <w:u w:val="single"/>
        </w:rPr>
        <w:t xml:space="preserve">         </w:t>
      </w:r>
      <w:r>
        <w:rPr>
          <w:rFonts w:ascii="黑体" w:eastAsia="黑体" w:hint="eastAsia"/>
          <w:spacing w:val="-6"/>
          <w:sz w:val="30"/>
          <w:szCs w:val="30"/>
          <w:u w:val="single"/>
        </w:rPr>
        <w:t xml:space="preserve"> </w:t>
      </w:r>
      <w:r w:rsidR="003B6142">
        <w:rPr>
          <w:rFonts w:ascii="黑体" w:eastAsia="黑体" w:hint="eastAsia"/>
          <w:spacing w:val="-6"/>
          <w:sz w:val="30"/>
          <w:szCs w:val="30"/>
          <w:u w:val="single"/>
        </w:rPr>
        <w:t xml:space="preserve"> </w:t>
      </w:r>
      <w:r w:rsidR="009474D5">
        <w:rPr>
          <w:rFonts w:ascii="黑体" w:eastAsia="黑体" w:hint="eastAsia"/>
          <w:spacing w:val="-6"/>
          <w:sz w:val="30"/>
          <w:szCs w:val="30"/>
          <w:u w:val="single"/>
        </w:rPr>
        <w:t>李 星 毅</w:t>
      </w:r>
      <w:r>
        <w:rPr>
          <w:rFonts w:ascii="黑体" w:eastAsia="黑体" w:hint="eastAsia"/>
          <w:spacing w:val="-6"/>
          <w:sz w:val="30"/>
          <w:szCs w:val="30"/>
          <w:u w:val="single"/>
        </w:rPr>
        <w:t xml:space="preserve">             </w:t>
      </w:r>
      <w:r w:rsidRPr="00AE567E">
        <w:rPr>
          <w:rFonts w:ascii="黑体" w:eastAsia="黑体" w:hint="eastAsia"/>
          <w:spacing w:val="-6"/>
          <w:sz w:val="30"/>
          <w:szCs w:val="30"/>
          <w:u w:val="single"/>
        </w:rPr>
        <w:t xml:space="preserve">                </w:t>
      </w:r>
    </w:p>
    <w:p w14:paraId="3C8691EC" w14:textId="6F20B861" w:rsidR="00941145" w:rsidRPr="00AE567E" w:rsidRDefault="00941145" w:rsidP="00941145">
      <w:pPr>
        <w:spacing w:line="360" w:lineRule="auto"/>
        <w:ind w:rightChars="161" w:right="386"/>
        <w:rPr>
          <w:rFonts w:ascii="黑体" w:eastAsia="黑体"/>
          <w:sz w:val="30"/>
          <w:szCs w:val="30"/>
          <w:u w:val="single"/>
        </w:rPr>
      </w:pPr>
      <w:r w:rsidRPr="00AE567E">
        <w:rPr>
          <w:rFonts w:ascii="黑体" w:eastAsia="黑体" w:hint="eastAsia"/>
          <w:sz w:val="30"/>
          <w:szCs w:val="30"/>
        </w:rPr>
        <w:t xml:space="preserve">作者姓名 </w:t>
      </w:r>
      <w:r w:rsidR="009474D5">
        <w:rPr>
          <w:rFonts w:ascii="黑体" w:eastAsia="黑体" w:hint="eastAsia"/>
          <w:sz w:val="30"/>
          <w:szCs w:val="30"/>
          <w:u w:val="single"/>
        </w:rPr>
        <w:t xml:space="preserve">              </w:t>
      </w:r>
      <w:r w:rsidR="003B6142">
        <w:rPr>
          <w:rFonts w:ascii="黑体" w:eastAsia="黑体" w:hint="eastAsia"/>
          <w:sz w:val="30"/>
          <w:szCs w:val="30"/>
          <w:u w:val="single"/>
        </w:rPr>
        <w:t xml:space="preserve"> </w:t>
      </w:r>
      <w:r w:rsidR="009474D5">
        <w:rPr>
          <w:rFonts w:ascii="黑体" w:eastAsia="黑体" w:hint="eastAsia"/>
          <w:sz w:val="30"/>
          <w:szCs w:val="30"/>
          <w:u w:val="single"/>
        </w:rPr>
        <w:t>瞿 龙 俊</w:t>
      </w:r>
      <w:r>
        <w:rPr>
          <w:rFonts w:ascii="黑体" w:eastAsia="黑体" w:hint="eastAsia"/>
          <w:sz w:val="30"/>
          <w:szCs w:val="30"/>
          <w:u w:val="single"/>
        </w:rPr>
        <w:t xml:space="preserve">      </w:t>
      </w:r>
      <w:r w:rsidRPr="00AE567E">
        <w:rPr>
          <w:rFonts w:ascii="黑体" w:eastAsia="黑体" w:hint="eastAsia"/>
          <w:sz w:val="30"/>
          <w:szCs w:val="30"/>
          <w:u w:val="single"/>
        </w:rPr>
        <w:t xml:space="preserve">   </w:t>
      </w:r>
      <w:r w:rsidRPr="00AE567E">
        <w:rPr>
          <w:rFonts w:ascii="黑体" w:eastAsia="黑体" w:hint="eastAsia"/>
          <w:spacing w:val="-6"/>
          <w:sz w:val="30"/>
          <w:szCs w:val="30"/>
          <w:u w:val="single"/>
        </w:rPr>
        <w:t xml:space="preserve">                   </w:t>
      </w:r>
    </w:p>
    <w:p w14:paraId="1198EA6C" w14:textId="15258660" w:rsidR="00941145" w:rsidRPr="00AE567E" w:rsidRDefault="00941145" w:rsidP="00941145">
      <w:pPr>
        <w:spacing w:line="360" w:lineRule="auto"/>
        <w:ind w:rightChars="161" w:right="386"/>
        <w:rPr>
          <w:rFonts w:ascii="黑体" w:eastAsia="黑体"/>
          <w:sz w:val="30"/>
          <w:szCs w:val="30"/>
        </w:rPr>
      </w:pPr>
      <w:r w:rsidRPr="00AE567E">
        <w:rPr>
          <w:rFonts w:ascii="黑体" w:eastAsia="黑体" w:hint="eastAsia"/>
          <w:sz w:val="30"/>
          <w:szCs w:val="30"/>
        </w:rPr>
        <w:t xml:space="preserve">申请学位级别 </w:t>
      </w:r>
      <w:r w:rsidRPr="00AE567E">
        <w:rPr>
          <w:rFonts w:ascii="黑体" w:eastAsia="黑体" w:hint="eastAsia"/>
          <w:sz w:val="32"/>
          <w:szCs w:val="36"/>
          <w:u w:val="single"/>
        </w:rPr>
        <w:t xml:space="preserve">    </w:t>
      </w:r>
      <w:r w:rsidRPr="00AE567E">
        <w:rPr>
          <w:rFonts w:ascii="黑体" w:eastAsia="黑体" w:hAnsi="宋体" w:cs="宋体" w:hint="eastAsia"/>
          <w:sz w:val="30"/>
          <w:szCs w:val="30"/>
          <w:u w:val="single"/>
        </w:rPr>
        <w:t>硕</w:t>
      </w:r>
      <w:r w:rsidRPr="00AE567E">
        <w:rPr>
          <w:rFonts w:ascii="黑体" w:eastAsia="黑体" w:hAnsi="宋体" w:hint="eastAsia"/>
          <w:sz w:val="30"/>
          <w:szCs w:val="30"/>
          <w:u w:val="single"/>
        </w:rPr>
        <w:t xml:space="preserve">士 </w:t>
      </w:r>
      <w:r>
        <w:rPr>
          <w:rFonts w:ascii="黑体" w:eastAsia="黑体" w:hAnsi="宋体" w:hint="eastAsia"/>
          <w:sz w:val="30"/>
          <w:szCs w:val="30"/>
          <w:u w:val="single"/>
        </w:rPr>
        <w:t xml:space="preserve"> </w:t>
      </w:r>
      <w:r w:rsidRPr="00AE567E">
        <w:rPr>
          <w:rFonts w:ascii="黑体" w:eastAsia="黑体" w:hint="eastAsia"/>
          <w:sz w:val="30"/>
          <w:szCs w:val="30"/>
          <w:u w:val="single"/>
        </w:rPr>
        <w:t xml:space="preserve">   </w:t>
      </w:r>
      <w:r>
        <w:rPr>
          <w:rFonts w:ascii="黑体" w:eastAsia="黑体" w:hint="eastAsia"/>
          <w:sz w:val="30"/>
          <w:szCs w:val="30"/>
        </w:rPr>
        <w:t xml:space="preserve"> </w:t>
      </w:r>
      <w:r w:rsidRPr="00AE567E">
        <w:rPr>
          <w:rFonts w:ascii="黑体" w:eastAsia="黑体" w:hint="eastAsia"/>
          <w:sz w:val="30"/>
          <w:szCs w:val="30"/>
        </w:rPr>
        <w:t>专业名称</w:t>
      </w:r>
      <w:r w:rsidRPr="00AE567E">
        <w:rPr>
          <w:rFonts w:ascii="黑体" w:eastAsia="黑体" w:hint="eastAsia"/>
          <w:sz w:val="30"/>
          <w:szCs w:val="30"/>
          <w:u w:val="single"/>
        </w:rPr>
        <w:t xml:space="preserve">  </w:t>
      </w:r>
      <w:r w:rsidR="00336EE5">
        <w:rPr>
          <w:rFonts w:ascii="黑体" w:eastAsia="黑体" w:hint="eastAsia"/>
          <w:sz w:val="30"/>
          <w:szCs w:val="30"/>
          <w:u w:val="single"/>
        </w:rPr>
        <w:t xml:space="preserve">  计算机技术  </w:t>
      </w:r>
      <w:r>
        <w:rPr>
          <w:rFonts w:ascii="黑体" w:eastAsia="黑体" w:hint="eastAsia"/>
          <w:sz w:val="30"/>
          <w:szCs w:val="30"/>
          <w:u w:val="single"/>
        </w:rPr>
        <w:t xml:space="preserve">  </w:t>
      </w:r>
      <w:r>
        <w:rPr>
          <w:rFonts w:ascii="黑体" w:eastAsia="黑体" w:hAnsi="宋体" w:hint="eastAsia"/>
          <w:spacing w:val="-6"/>
          <w:sz w:val="30"/>
          <w:szCs w:val="30"/>
          <w:u w:val="single"/>
        </w:rPr>
        <w:t xml:space="preserve"> </w:t>
      </w:r>
    </w:p>
    <w:p w14:paraId="3265E2FD" w14:textId="43A34D44" w:rsidR="00941145" w:rsidRPr="00AE567E" w:rsidRDefault="00941145" w:rsidP="00941145">
      <w:pPr>
        <w:spacing w:line="360" w:lineRule="auto"/>
        <w:ind w:rightChars="161" w:right="386"/>
        <w:rPr>
          <w:rFonts w:ascii="黑体" w:eastAsia="黑体"/>
          <w:sz w:val="30"/>
          <w:szCs w:val="30"/>
          <w:u w:val="single"/>
        </w:rPr>
      </w:pPr>
      <w:r w:rsidRPr="00AE567E">
        <w:rPr>
          <w:rFonts w:ascii="黑体" w:eastAsia="黑体" w:hint="eastAsia"/>
          <w:sz w:val="30"/>
          <w:szCs w:val="30"/>
        </w:rPr>
        <w:t>论文提交日期</w:t>
      </w:r>
      <w:r w:rsidR="00771DDF">
        <w:rPr>
          <w:rFonts w:ascii="黑体" w:eastAsia="黑体" w:hint="eastAsia"/>
          <w:sz w:val="30"/>
          <w:szCs w:val="30"/>
          <w:u w:val="single"/>
        </w:rPr>
        <w:t xml:space="preserve">  2017</w:t>
      </w:r>
      <w:r>
        <w:rPr>
          <w:rFonts w:ascii="黑体" w:eastAsia="黑体" w:hint="eastAsia"/>
          <w:sz w:val="30"/>
          <w:szCs w:val="30"/>
          <w:u w:val="single"/>
        </w:rPr>
        <w:t xml:space="preserve">年04月  </w:t>
      </w:r>
      <w:r w:rsidRPr="00AE567E">
        <w:rPr>
          <w:rFonts w:ascii="黑体" w:eastAsia="黑体" w:hint="eastAsia"/>
          <w:sz w:val="30"/>
          <w:szCs w:val="30"/>
        </w:rPr>
        <w:t xml:space="preserve">论文答辩日期 </w:t>
      </w:r>
      <w:r w:rsidR="00771DDF">
        <w:rPr>
          <w:rFonts w:ascii="黑体" w:eastAsia="黑体" w:hint="eastAsia"/>
          <w:sz w:val="30"/>
          <w:szCs w:val="30"/>
          <w:u w:val="single"/>
        </w:rPr>
        <w:t>2017</w:t>
      </w:r>
      <w:r>
        <w:rPr>
          <w:rFonts w:ascii="黑体" w:eastAsia="黑体" w:hint="eastAsia"/>
          <w:sz w:val="30"/>
          <w:szCs w:val="30"/>
          <w:u w:val="single"/>
        </w:rPr>
        <w:t xml:space="preserve">年06月   </w:t>
      </w:r>
    </w:p>
    <w:p w14:paraId="09C1CEC4" w14:textId="4A7AB2DD" w:rsidR="00941145" w:rsidRPr="00AE567E" w:rsidRDefault="00941145" w:rsidP="00941145">
      <w:pPr>
        <w:spacing w:line="360" w:lineRule="auto"/>
        <w:ind w:rightChars="161" w:right="386"/>
        <w:rPr>
          <w:rFonts w:ascii="黑体" w:eastAsia="黑体"/>
          <w:u w:val="single"/>
        </w:rPr>
      </w:pPr>
      <w:r w:rsidRPr="00AE567E">
        <w:rPr>
          <w:rFonts w:ascii="黑体" w:eastAsia="黑体" w:hint="eastAsia"/>
          <w:sz w:val="30"/>
          <w:szCs w:val="30"/>
        </w:rPr>
        <w:t xml:space="preserve">学位授予单位和日期 </w:t>
      </w:r>
      <w:r w:rsidRPr="00AE567E">
        <w:rPr>
          <w:rFonts w:ascii="黑体" w:eastAsia="黑体" w:hint="eastAsia"/>
          <w:sz w:val="30"/>
          <w:szCs w:val="30"/>
          <w:u w:val="single"/>
        </w:rPr>
        <w:t xml:space="preserve">      江苏大学      </w:t>
      </w:r>
      <w:r w:rsidR="00093F59">
        <w:rPr>
          <w:rFonts w:ascii="黑体" w:eastAsia="黑体"/>
          <w:sz w:val="30"/>
          <w:szCs w:val="30"/>
          <w:u w:val="single"/>
        </w:rPr>
        <w:t>2017</w:t>
      </w:r>
      <w:r w:rsidRPr="00AE567E">
        <w:rPr>
          <w:rFonts w:ascii="黑体" w:eastAsia="黑体" w:hint="eastAsia"/>
          <w:sz w:val="30"/>
          <w:szCs w:val="30"/>
          <w:u w:val="single"/>
        </w:rPr>
        <w:t xml:space="preserve"> 年 </w:t>
      </w:r>
      <w:r w:rsidR="00093F59">
        <w:rPr>
          <w:rFonts w:ascii="黑体" w:eastAsia="黑体"/>
          <w:sz w:val="30"/>
          <w:szCs w:val="30"/>
          <w:u w:val="single"/>
        </w:rPr>
        <w:t>06</w:t>
      </w:r>
      <w:r w:rsidRPr="00AE567E">
        <w:rPr>
          <w:rFonts w:ascii="黑体" w:eastAsia="黑体" w:hint="eastAsia"/>
          <w:sz w:val="30"/>
          <w:szCs w:val="30"/>
          <w:u w:val="single"/>
        </w:rPr>
        <w:t xml:space="preserve"> 月       </w:t>
      </w:r>
      <w:r>
        <w:rPr>
          <w:rFonts w:ascii="黑体" w:eastAsia="黑体" w:hint="eastAsia"/>
          <w:sz w:val="30"/>
          <w:szCs w:val="30"/>
          <w:u w:val="single"/>
        </w:rPr>
        <w:t xml:space="preserve">  </w:t>
      </w:r>
    </w:p>
    <w:p w14:paraId="6B25FA49" w14:textId="77777777" w:rsidR="00941145" w:rsidRPr="00AE567E" w:rsidRDefault="00941145" w:rsidP="00941145">
      <w:pPr>
        <w:spacing w:line="360" w:lineRule="auto"/>
        <w:rPr>
          <w:rFonts w:ascii="黑体" w:eastAsia="黑体"/>
          <w:szCs w:val="30"/>
          <w:u w:val="single"/>
        </w:rPr>
      </w:pPr>
    </w:p>
    <w:p w14:paraId="2AFFAE7E" w14:textId="77777777" w:rsidR="00941145" w:rsidRPr="00AE567E" w:rsidRDefault="00941145" w:rsidP="00941145">
      <w:pPr>
        <w:spacing w:line="360" w:lineRule="auto"/>
        <w:ind w:right="560"/>
        <w:rPr>
          <w:rFonts w:ascii="黑体" w:eastAsia="黑体"/>
          <w:sz w:val="28"/>
          <w:szCs w:val="28"/>
        </w:rPr>
      </w:pPr>
    </w:p>
    <w:p w14:paraId="2DD5E7E0" w14:textId="77777777" w:rsidR="00941145" w:rsidRPr="00AE567E" w:rsidRDefault="00941145" w:rsidP="00941145">
      <w:pPr>
        <w:spacing w:line="360" w:lineRule="auto"/>
        <w:jc w:val="right"/>
        <w:rPr>
          <w:rFonts w:ascii="黑体" w:eastAsia="黑体"/>
          <w:sz w:val="28"/>
          <w:szCs w:val="28"/>
          <w:u w:val="single"/>
        </w:rPr>
      </w:pPr>
      <w:r w:rsidRPr="00AE567E">
        <w:rPr>
          <w:rFonts w:ascii="黑体" w:eastAsia="黑体" w:hint="eastAsia"/>
          <w:sz w:val="28"/>
          <w:szCs w:val="28"/>
        </w:rPr>
        <w:t>答辩委员会主席 ______________</w:t>
      </w:r>
    </w:p>
    <w:p w14:paraId="022D3686" w14:textId="77777777" w:rsidR="00941145" w:rsidRDefault="00941145" w:rsidP="00941145">
      <w:pPr>
        <w:spacing w:line="360" w:lineRule="auto"/>
        <w:jc w:val="right"/>
        <w:rPr>
          <w:rFonts w:ascii="黑体" w:eastAsia="黑体"/>
          <w:sz w:val="28"/>
          <w:szCs w:val="28"/>
        </w:rPr>
        <w:sectPr w:rsidR="00941145" w:rsidSect="00872BC0">
          <w:headerReference w:type="even" r:id="rId9"/>
          <w:endnotePr>
            <w:numFmt w:val="decimal"/>
          </w:endnotePr>
          <w:pgSz w:w="11906" w:h="16838"/>
          <w:pgMar w:top="1440" w:right="1800" w:bottom="1440" w:left="1800" w:header="851" w:footer="992" w:gutter="0"/>
          <w:pgNumType w:fmt="upperRoman" w:start="1"/>
          <w:cols w:space="425"/>
          <w:docGrid w:type="lines" w:linePitch="312"/>
        </w:sectPr>
      </w:pPr>
      <w:r w:rsidRPr="00AE567E">
        <w:rPr>
          <w:rFonts w:ascii="黑体" w:eastAsia="黑体" w:hint="eastAsia"/>
          <w:sz w:val="28"/>
          <w:szCs w:val="28"/>
        </w:rPr>
        <w:t>评阅人 ______________</w:t>
      </w:r>
    </w:p>
    <w:p w14:paraId="1B91645C" w14:textId="77777777" w:rsidR="00941145" w:rsidRPr="00DD6F25" w:rsidRDefault="00941145" w:rsidP="00941145">
      <w:pPr>
        <w:spacing w:line="560" w:lineRule="exact"/>
        <w:ind w:rightChars="-14" w:right="-34"/>
        <w:jc w:val="center"/>
        <w:rPr>
          <w:rFonts w:eastAsia="黑体"/>
          <w:sz w:val="36"/>
          <w:szCs w:val="36"/>
        </w:rPr>
      </w:pPr>
      <w:r w:rsidRPr="00DD6F25">
        <w:rPr>
          <w:rFonts w:eastAsia="黑体" w:hint="eastAsia"/>
          <w:sz w:val="36"/>
          <w:szCs w:val="36"/>
        </w:rPr>
        <w:lastRenderedPageBreak/>
        <w:t>学位论文版权使用授权书</w:t>
      </w:r>
    </w:p>
    <w:p w14:paraId="33C3E14F" w14:textId="77777777" w:rsidR="00941145" w:rsidRPr="00612D17" w:rsidRDefault="00941145" w:rsidP="00941145">
      <w:pPr>
        <w:spacing w:line="360" w:lineRule="auto"/>
        <w:jc w:val="center"/>
        <w:rPr>
          <w:sz w:val="30"/>
        </w:rPr>
      </w:pPr>
    </w:p>
    <w:p w14:paraId="7CA773E7" w14:textId="77777777" w:rsidR="00941145" w:rsidRPr="00DD6F25" w:rsidRDefault="00941145" w:rsidP="00941145">
      <w:pPr>
        <w:spacing w:line="360" w:lineRule="auto"/>
        <w:ind w:firstLineChars="200" w:firstLine="480"/>
      </w:pPr>
      <w:r w:rsidRPr="00DD6F25">
        <w:rPr>
          <w:rFonts w:hint="eastAsia"/>
        </w:rPr>
        <w:t>江苏大学、中国科学技术信息研究所、国家图书馆、中国学术期刊（光盘版）电子杂志社有权保留本人所送交学位论文的复印件和电子文档，可以采用影印、缩印或其他复制手段保存论文。本人电子文档的内容和纸质论文的内容相一致，允许论文被查阅和借阅，同时授权中国科学技术信息研究所将本论文编入《中国学位论文全文数据库》并向社会提供查询，授权中国学术期刊（光盘版）电子杂志社将本论文编入《中国优秀博硕士学位论文全文数据库》并向社会提供查询。论文的公布（包括刊登）授权江苏大学研究生处办理。</w:t>
      </w:r>
    </w:p>
    <w:p w14:paraId="3F166DD0" w14:textId="77777777" w:rsidR="00941145" w:rsidRPr="00612D17" w:rsidRDefault="00941145" w:rsidP="00941145">
      <w:pPr>
        <w:spacing w:line="360" w:lineRule="auto"/>
        <w:ind w:firstLineChars="200" w:firstLine="560"/>
        <w:rPr>
          <w:sz w:val="28"/>
        </w:rPr>
      </w:pPr>
    </w:p>
    <w:p w14:paraId="5A7F9901" w14:textId="77777777" w:rsidR="00941145" w:rsidRPr="00852447" w:rsidRDefault="00941145" w:rsidP="00941145">
      <w:pPr>
        <w:spacing w:line="360" w:lineRule="auto"/>
        <w:ind w:firstLineChars="200" w:firstLine="480"/>
      </w:pPr>
      <w:r w:rsidRPr="00852447">
        <w:rPr>
          <w:rFonts w:ascii="宋体" w:hAnsi="宋体"/>
        </w:rPr>
        <w:t>本学位论文属于不保密</w:t>
      </w:r>
      <w:r w:rsidRPr="00852447">
        <w:rPr>
          <w:rFonts w:ascii="宋体" w:hAnsi="宋体" w:hint="eastAsia"/>
        </w:rPr>
        <w:t xml:space="preserve"> </w:t>
      </w:r>
      <w:r w:rsidRPr="00852447">
        <w:rPr>
          <w:rFonts w:ascii="宋体" w:hAnsi="宋体"/>
        </w:rPr>
        <w:t>□</w:t>
      </w:r>
      <w:r w:rsidRPr="00852447">
        <w:rPr>
          <w:rFonts w:ascii="宋体" w:hAnsi="宋体" w:hint="eastAsia"/>
        </w:rPr>
        <w:t xml:space="preserve"> </w:t>
      </w:r>
      <w:r w:rsidRPr="00852447">
        <w:rPr>
          <w:rFonts w:hAnsi="宋体" w:hint="eastAsia"/>
        </w:rPr>
        <w:t>。</w:t>
      </w:r>
    </w:p>
    <w:p w14:paraId="6C1DB066" w14:textId="77777777" w:rsidR="00941145" w:rsidRPr="00612D17" w:rsidRDefault="00941145" w:rsidP="00941145">
      <w:pPr>
        <w:spacing w:line="360" w:lineRule="auto"/>
        <w:jc w:val="right"/>
      </w:pPr>
    </w:p>
    <w:p w14:paraId="4A052E9E" w14:textId="77777777" w:rsidR="00941145" w:rsidRDefault="00941145" w:rsidP="00941145">
      <w:pPr>
        <w:spacing w:line="360" w:lineRule="auto"/>
        <w:jc w:val="right"/>
      </w:pPr>
    </w:p>
    <w:p w14:paraId="43DA3D16" w14:textId="77777777" w:rsidR="00941145" w:rsidRDefault="00941145" w:rsidP="00941145">
      <w:pPr>
        <w:spacing w:line="360" w:lineRule="auto"/>
        <w:jc w:val="right"/>
      </w:pPr>
    </w:p>
    <w:p w14:paraId="26665F18" w14:textId="77777777" w:rsidR="00941145" w:rsidRDefault="00941145" w:rsidP="00941145">
      <w:pPr>
        <w:spacing w:line="360" w:lineRule="auto"/>
        <w:jc w:val="right"/>
      </w:pPr>
    </w:p>
    <w:p w14:paraId="405AD6FD" w14:textId="77777777" w:rsidR="00941145" w:rsidRDefault="00941145" w:rsidP="00941145">
      <w:pPr>
        <w:spacing w:line="360" w:lineRule="auto"/>
        <w:jc w:val="right"/>
      </w:pPr>
    </w:p>
    <w:p w14:paraId="77F67562" w14:textId="77777777" w:rsidR="00941145" w:rsidRDefault="00941145" w:rsidP="00941145">
      <w:pPr>
        <w:spacing w:line="360" w:lineRule="auto"/>
        <w:jc w:val="right"/>
      </w:pPr>
    </w:p>
    <w:p w14:paraId="450229C3" w14:textId="77777777" w:rsidR="00941145" w:rsidRDefault="00941145" w:rsidP="00941145">
      <w:pPr>
        <w:spacing w:line="360" w:lineRule="auto"/>
        <w:jc w:val="right"/>
      </w:pPr>
    </w:p>
    <w:p w14:paraId="7F08ECBC" w14:textId="77777777" w:rsidR="00941145" w:rsidRDefault="00941145" w:rsidP="00941145">
      <w:pPr>
        <w:spacing w:line="360" w:lineRule="auto"/>
        <w:jc w:val="right"/>
      </w:pPr>
    </w:p>
    <w:p w14:paraId="146EF2C4" w14:textId="77777777" w:rsidR="00941145" w:rsidRDefault="00941145" w:rsidP="00941145">
      <w:pPr>
        <w:spacing w:line="360" w:lineRule="auto"/>
        <w:jc w:val="right"/>
      </w:pPr>
    </w:p>
    <w:p w14:paraId="7F641673" w14:textId="77777777" w:rsidR="00941145" w:rsidRDefault="00941145" w:rsidP="00941145">
      <w:pPr>
        <w:spacing w:line="360" w:lineRule="auto"/>
        <w:jc w:val="right"/>
      </w:pPr>
    </w:p>
    <w:p w14:paraId="3DBE4465" w14:textId="77777777" w:rsidR="00941145" w:rsidRPr="00612D17" w:rsidRDefault="00941145" w:rsidP="00941145">
      <w:pPr>
        <w:spacing w:line="360" w:lineRule="auto"/>
        <w:jc w:val="right"/>
      </w:pPr>
    </w:p>
    <w:p w14:paraId="4752B207" w14:textId="77777777" w:rsidR="00941145" w:rsidRPr="00612D17" w:rsidRDefault="00941145" w:rsidP="00941145">
      <w:pPr>
        <w:spacing w:line="360" w:lineRule="auto"/>
        <w:ind w:firstLineChars="200" w:firstLine="480"/>
      </w:pPr>
      <w:r>
        <w:rPr>
          <w:rFonts w:hint="eastAsia"/>
        </w:rPr>
        <w:t>学位论文作者签名：</w:t>
      </w:r>
      <w:r>
        <w:rPr>
          <w:rFonts w:hint="eastAsia"/>
        </w:rPr>
        <w:t xml:space="preserve">                        </w:t>
      </w:r>
      <w:r>
        <w:rPr>
          <w:rFonts w:hint="eastAsia"/>
        </w:rPr>
        <w:t>指导教师签名：</w:t>
      </w:r>
    </w:p>
    <w:p w14:paraId="4A84A07E" w14:textId="77777777" w:rsidR="00941145" w:rsidRPr="00C3097D" w:rsidRDefault="00941145" w:rsidP="00941145">
      <w:pPr>
        <w:spacing w:line="360" w:lineRule="auto"/>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5D0DD578" w14:textId="77777777" w:rsidR="00941145" w:rsidRPr="004F2E53" w:rsidRDefault="00941145" w:rsidP="00941145">
      <w:pPr>
        <w:spacing w:beforeLines="200" w:before="624" w:line="360" w:lineRule="auto"/>
        <w:jc w:val="center"/>
        <w:rPr>
          <w:rFonts w:eastAsia="黑体"/>
          <w:sz w:val="36"/>
          <w:szCs w:val="36"/>
        </w:rPr>
      </w:pPr>
      <w:r>
        <w:rPr>
          <w:rFonts w:eastAsia="黑体"/>
          <w:sz w:val="36"/>
          <w:szCs w:val="36"/>
        </w:rPr>
        <w:br w:type="page"/>
      </w:r>
      <w:r w:rsidRPr="004F2E53">
        <w:rPr>
          <w:rFonts w:eastAsia="黑体" w:hint="eastAsia"/>
          <w:sz w:val="36"/>
          <w:szCs w:val="36"/>
        </w:rPr>
        <w:lastRenderedPageBreak/>
        <w:t>独</w:t>
      </w:r>
      <w:r w:rsidRPr="004F2E53">
        <w:rPr>
          <w:rFonts w:eastAsia="黑体" w:hint="eastAsia"/>
          <w:sz w:val="36"/>
          <w:szCs w:val="36"/>
        </w:rPr>
        <w:t xml:space="preserve"> </w:t>
      </w:r>
      <w:r w:rsidRPr="004F2E53">
        <w:rPr>
          <w:rFonts w:eastAsia="黑体" w:hint="eastAsia"/>
          <w:sz w:val="36"/>
          <w:szCs w:val="36"/>
        </w:rPr>
        <w:t>创</w:t>
      </w:r>
      <w:r w:rsidRPr="004F2E53">
        <w:rPr>
          <w:rFonts w:eastAsia="黑体" w:hint="eastAsia"/>
          <w:sz w:val="36"/>
          <w:szCs w:val="36"/>
        </w:rPr>
        <w:t xml:space="preserve"> </w:t>
      </w:r>
      <w:r w:rsidRPr="004F2E53">
        <w:rPr>
          <w:rFonts w:eastAsia="黑体" w:hint="eastAsia"/>
          <w:sz w:val="36"/>
          <w:szCs w:val="36"/>
        </w:rPr>
        <w:t>性</w:t>
      </w:r>
      <w:r w:rsidRPr="004F2E53">
        <w:rPr>
          <w:rFonts w:eastAsia="黑体" w:hint="eastAsia"/>
          <w:sz w:val="36"/>
          <w:szCs w:val="36"/>
        </w:rPr>
        <w:t xml:space="preserve"> </w:t>
      </w:r>
      <w:r w:rsidRPr="004F2E53">
        <w:rPr>
          <w:rFonts w:eastAsia="黑体" w:hint="eastAsia"/>
          <w:sz w:val="36"/>
          <w:szCs w:val="36"/>
        </w:rPr>
        <w:t>声</w:t>
      </w:r>
      <w:r w:rsidRPr="004F2E53">
        <w:rPr>
          <w:rFonts w:eastAsia="黑体" w:hint="eastAsia"/>
          <w:sz w:val="36"/>
          <w:szCs w:val="36"/>
        </w:rPr>
        <w:t xml:space="preserve"> </w:t>
      </w:r>
      <w:r w:rsidRPr="004F2E53">
        <w:rPr>
          <w:rFonts w:eastAsia="黑体" w:hint="eastAsia"/>
          <w:sz w:val="36"/>
          <w:szCs w:val="36"/>
        </w:rPr>
        <w:t>明</w:t>
      </w:r>
    </w:p>
    <w:p w14:paraId="76C3324F" w14:textId="77777777" w:rsidR="00941145" w:rsidRPr="00612D17" w:rsidRDefault="00941145" w:rsidP="00941145">
      <w:pPr>
        <w:spacing w:line="360" w:lineRule="auto"/>
        <w:jc w:val="center"/>
        <w:rPr>
          <w:sz w:val="30"/>
        </w:rPr>
      </w:pPr>
    </w:p>
    <w:p w14:paraId="396DF91C" w14:textId="77777777" w:rsidR="00941145" w:rsidRPr="00DD6F25" w:rsidRDefault="00941145" w:rsidP="00941145">
      <w:pPr>
        <w:pStyle w:val="a5"/>
        <w:spacing w:after="0" w:line="360" w:lineRule="auto"/>
        <w:ind w:firstLineChars="200" w:firstLine="480"/>
        <w:rPr>
          <w:sz w:val="24"/>
        </w:rPr>
      </w:pPr>
      <w:r w:rsidRPr="00DD6F25">
        <w:rPr>
          <w:rFonts w:hint="eastAsia"/>
          <w:sz w:val="24"/>
        </w:rPr>
        <w:t>本人郑重声明：所呈交的学位论文，是本人在导师的指导下，独立进行研究工作所取得的成果。除文中已经注明引用的内容以外，本论文不包含任何其他个人或集体已经发表或撰写过的作品成果，也不包含为获得江苏大学或其他教育机构的学位或证书而使用过的材料。对本文的研究做出重要贡献的个人和集体，均已在文中以明确方式标明。本人完全意识到本声明的法律结果由本人承担。</w:t>
      </w:r>
    </w:p>
    <w:p w14:paraId="4AFA7D1D" w14:textId="77777777" w:rsidR="00941145" w:rsidRPr="00612D17" w:rsidRDefault="00941145" w:rsidP="00941145">
      <w:pPr>
        <w:spacing w:line="360" w:lineRule="auto"/>
        <w:jc w:val="right"/>
        <w:rPr>
          <w:sz w:val="30"/>
        </w:rPr>
      </w:pPr>
    </w:p>
    <w:p w14:paraId="069EA87E" w14:textId="77777777" w:rsidR="00941145" w:rsidRPr="00612D17" w:rsidRDefault="00941145" w:rsidP="00941145">
      <w:pPr>
        <w:spacing w:line="360" w:lineRule="auto"/>
        <w:jc w:val="right"/>
        <w:rPr>
          <w:sz w:val="30"/>
        </w:rPr>
      </w:pPr>
    </w:p>
    <w:p w14:paraId="0FB28CEB" w14:textId="77777777" w:rsidR="00941145" w:rsidRPr="00612D17" w:rsidRDefault="00941145" w:rsidP="00941145">
      <w:pPr>
        <w:spacing w:line="360" w:lineRule="auto"/>
        <w:jc w:val="right"/>
        <w:rPr>
          <w:sz w:val="30"/>
        </w:rPr>
      </w:pPr>
    </w:p>
    <w:p w14:paraId="4FD4CE1D" w14:textId="77777777" w:rsidR="00941145" w:rsidRPr="00612D17" w:rsidRDefault="00941145" w:rsidP="00941145">
      <w:pPr>
        <w:spacing w:line="360" w:lineRule="auto"/>
        <w:jc w:val="right"/>
        <w:rPr>
          <w:sz w:val="30"/>
        </w:rPr>
      </w:pPr>
    </w:p>
    <w:p w14:paraId="31F417F6" w14:textId="77777777" w:rsidR="00941145" w:rsidRPr="00612D17" w:rsidRDefault="00941145" w:rsidP="00941145">
      <w:pPr>
        <w:spacing w:line="360" w:lineRule="auto"/>
        <w:jc w:val="right"/>
      </w:pPr>
    </w:p>
    <w:p w14:paraId="7C4801A5" w14:textId="77777777" w:rsidR="00941145" w:rsidRPr="00612D17" w:rsidRDefault="00941145" w:rsidP="00941145">
      <w:pPr>
        <w:spacing w:line="360" w:lineRule="auto"/>
        <w:jc w:val="right"/>
      </w:pPr>
    </w:p>
    <w:p w14:paraId="71740981" w14:textId="77777777" w:rsidR="00941145" w:rsidRDefault="00941145" w:rsidP="00941145">
      <w:pPr>
        <w:spacing w:line="360" w:lineRule="auto"/>
        <w:jc w:val="right"/>
      </w:pPr>
    </w:p>
    <w:p w14:paraId="0B9D8FBB" w14:textId="77777777" w:rsidR="00941145" w:rsidRDefault="00941145" w:rsidP="00941145">
      <w:pPr>
        <w:spacing w:line="360" w:lineRule="auto"/>
        <w:jc w:val="right"/>
      </w:pPr>
    </w:p>
    <w:p w14:paraId="369FA1C5" w14:textId="77777777" w:rsidR="00941145" w:rsidRDefault="00941145" w:rsidP="00941145">
      <w:pPr>
        <w:spacing w:line="360" w:lineRule="auto"/>
        <w:jc w:val="right"/>
      </w:pPr>
    </w:p>
    <w:p w14:paraId="250DDC2F" w14:textId="77777777" w:rsidR="00941145" w:rsidRDefault="00941145" w:rsidP="00941145">
      <w:pPr>
        <w:spacing w:line="360" w:lineRule="auto"/>
        <w:jc w:val="right"/>
      </w:pPr>
    </w:p>
    <w:p w14:paraId="1FC4B3D8" w14:textId="77777777" w:rsidR="00941145" w:rsidRDefault="00941145" w:rsidP="00941145">
      <w:pPr>
        <w:spacing w:line="360" w:lineRule="auto"/>
        <w:jc w:val="right"/>
      </w:pPr>
    </w:p>
    <w:p w14:paraId="583424DB" w14:textId="77777777" w:rsidR="00941145" w:rsidRDefault="00941145" w:rsidP="00941145">
      <w:pPr>
        <w:spacing w:line="360" w:lineRule="auto"/>
        <w:jc w:val="right"/>
      </w:pPr>
    </w:p>
    <w:p w14:paraId="6376D905" w14:textId="77777777" w:rsidR="00941145" w:rsidRPr="00612D17" w:rsidRDefault="00941145" w:rsidP="00941145">
      <w:pPr>
        <w:spacing w:line="360" w:lineRule="auto"/>
        <w:jc w:val="right"/>
      </w:pPr>
    </w:p>
    <w:p w14:paraId="6170917F" w14:textId="77777777" w:rsidR="00941145" w:rsidRPr="00612D17" w:rsidRDefault="00941145" w:rsidP="00941145">
      <w:pPr>
        <w:spacing w:line="360" w:lineRule="auto"/>
        <w:ind w:leftChars="1628" w:left="3907" w:firstLine="1"/>
        <w:rPr>
          <w:sz w:val="28"/>
        </w:rPr>
      </w:pPr>
      <w:r w:rsidRPr="00612D17">
        <w:rPr>
          <w:rFonts w:hint="eastAsia"/>
          <w:sz w:val="28"/>
        </w:rPr>
        <w:t>学位论文作者签名：</w:t>
      </w:r>
    </w:p>
    <w:p w14:paraId="368A9891" w14:textId="77777777" w:rsidR="00941145" w:rsidRPr="00612D17" w:rsidRDefault="00941145" w:rsidP="00941145">
      <w:pPr>
        <w:spacing w:line="360" w:lineRule="auto"/>
        <w:ind w:leftChars="1628" w:left="3907" w:firstLine="1"/>
        <w:rPr>
          <w:sz w:val="28"/>
        </w:rPr>
      </w:pPr>
    </w:p>
    <w:p w14:paraId="7E0BCDEF" w14:textId="0EB66FA7" w:rsidR="00BE34C8" w:rsidRDefault="00941145" w:rsidP="00941145">
      <w:pPr>
        <w:spacing w:line="360" w:lineRule="auto"/>
        <w:ind w:leftChars="1628" w:left="3907" w:firstLine="1"/>
        <w:rPr>
          <w:sz w:val="28"/>
        </w:rPr>
      </w:pPr>
      <w:r w:rsidRPr="00612D17">
        <w:rPr>
          <w:rFonts w:hint="eastAsia"/>
          <w:sz w:val="28"/>
        </w:rPr>
        <w:t>日期：</w:t>
      </w:r>
      <w:r w:rsidRPr="00612D17">
        <w:rPr>
          <w:rFonts w:hint="eastAsia"/>
          <w:sz w:val="28"/>
        </w:rPr>
        <w:t xml:space="preserve">     </w:t>
      </w:r>
      <w:r w:rsidRPr="00612D17">
        <w:rPr>
          <w:rFonts w:hint="eastAsia"/>
          <w:sz w:val="28"/>
        </w:rPr>
        <w:t>年</w:t>
      </w:r>
      <w:r w:rsidRPr="00612D17">
        <w:rPr>
          <w:rFonts w:hint="eastAsia"/>
          <w:sz w:val="28"/>
        </w:rPr>
        <w:t xml:space="preserve">      </w:t>
      </w:r>
      <w:r w:rsidRPr="00612D17">
        <w:rPr>
          <w:rFonts w:hint="eastAsia"/>
          <w:sz w:val="28"/>
        </w:rPr>
        <w:t>月</w:t>
      </w:r>
      <w:r w:rsidRPr="00612D17">
        <w:rPr>
          <w:rFonts w:hint="eastAsia"/>
          <w:sz w:val="28"/>
        </w:rPr>
        <w:t xml:space="preserve">       </w:t>
      </w:r>
      <w:r w:rsidRPr="00612D17">
        <w:rPr>
          <w:rFonts w:hint="eastAsia"/>
          <w:sz w:val="28"/>
        </w:rPr>
        <w:t>日</w:t>
      </w:r>
    </w:p>
    <w:p w14:paraId="41D11F9C" w14:textId="547F44FB" w:rsidR="00941145" w:rsidRPr="00113028" w:rsidRDefault="00941145" w:rsidP="00315707">
      <w:pPr>
        <w:widowControl/>
        <w:jc w:val="left"/>
        <w:rPr>
          <w:sz w:val="28"/>
        </w:rPr>
        <w:sectPr w:rsidR="00941145" w:rsidRPr="00113028" w:rsidSect="00872BC0">
          <w:headerReference w:type="even" r:id="rId10"/>
          <w:headerReference w:type="default" r:id="rId11"/>
          <w:footerReference w:type="even" r:id="rId12"/>
          <w:footerReference w:type="default" r:id="rId13"/>
          <w:endnotePr>
            <w:numFmt w:val="decimal"/>
          </w:endnotePr>
          <w:pgSz w:w="11906" w:h="16838"/>
          <w:pgMar w:top="1440" w:right="1800" w:bottom="1440" w:left="1800" w:header="851" w:footer="992" w:gutter="0"/>
          <w:pgNumType w:fmt="upperRoman" w:start="1"/>
          <w:cols w:space="425"/>
          <w:docGrid w:type="lines" w:linePitch="312"/>
        </w:sectPr>
      </w:pPr>
    </w:p>
    <w:p w14:paraId="25E8532B" w14:textId="42DEDA3D" w:rsidR="001C2714" w:rsidRPr="002A22B7" w:rsidRDefault="00612922" w:rsidP="00BF7FDD">
      <w:pPr>
        <w:pStyle w:val="a9"/>
      </w:pPr>
      <w:bookmarkStart w:id="4" w:name="_Toc474308093"/>
      <w:commentRangeStart w:id="5"/>
      <w:r w:rsidRPr="002A22B7">
        <w:rPr>
          <w:rFonts w:hint="eastAsia"/>
        </w:rPr>
        <w:lastRenderedPageBreak/>
        <w:t>摘</w:t>
      </w:r>
      <w:r w:rsidR="002A22B7">
        <w:rPr>
          <w:rFonts w:hint="eastAsia"/>
        </w:rPr>
        <w:t xml:space="preserve"> </w:t>
      </w:r>
      <w:r w:rsidRPr="002A22B7">
        <w:rPr>
          <w:rFonts w:hint="eastAsia"/>
        </w:rPr>
        <w:t>要</w:t>
      </w:r>
      <w:bookmarkEnd w:id="4"/>
      <w:commentRangeEnd w:id="5"/>
      <w:r w:rsidR="00A127AE">
        <w:rPr>
          <w:rStyle w:val="af1"/>
          <w:rFonts w:ascii="Times New Roman" w:eastAsia="宋体" w:hAnsi="Times New Roman" w:cs="Times New Roman"/>
          <w:b w:val="0"/>
        </w:rPr>
        <w:commentReference w:id="5"/>
      </w:r>
    </w:p>
    <w:p w14:paraId="3718EE30" w14:textId="1AD84354" w:rsidR="008F22B6" w:rsidRPr="008F22B6" w:rsidDel="00A127AE" w:rsidRDefault="008F22B6" w:rsidP="008F22B6">
      <w:pPr>
        <w:pStyle w:val="aa"/>
        <w:rPr>
          <w:del w:id="6" w:author="李星毅" w:date="2017-02-22T08:14:00Z"/>
        </w:rPr>
      </w:pPr>
      <w:del w:id="7" w:author="李星毅" w:date="2017-02-22T08:14:00Z">
        <w:r w:rsidRPr="008F22B6" w:rsidDel="00A127AE">
          <w:rPr>
            <w:rFonts w:hint="eastAsia"/>
          </w:rPr>
          <w:delText>智能交通系统是典型的跨学科应用系统，它将信号处理技术、信息处理</w:delText>
        </w:r>
        <w:r w:rsidR="00C306EB" w:rsidDel="00A127AE">
          <w:rPr>
            <w:rFonts w:hint="eastAsia"/>
          </w:rPr>
          <w:delText>技术、监测技术等结合起来，为管理部门提供更高效的交通管控，能实时</w:delText>
        </w:r>
        <w:r w:rsidR="005B7086" w:rsidDel="00A127AE">
          <w:rPr>
            <w:rFonts w:hint="eastAsia"/>
          </w:rPr>
          <w:delText>预测并缓解交通</w:delText>
        </w:r>
        <w:r w:rsidR="00C12211" w:rsidDel="00A127AE">
          <w:rPr>
            <w:rFonts w:hint="eastAsia"/>
          </w:rPr>
          <w:delText>拥堵</w:delText>
        </w:r>
        <w:r w:rsidR="005B7086" w:rsidDel="00A127AE">
          <w:rPr>
            <w:rFonts w:hint="eastAsia"/>
          </w:rPr>
          <w:delText>状况</w:delText>
        </w:r>
        <w:r w:rsidRPr="008F22B6" w:rsidDel="00A127AE">
          <w:rPr>
            <w:rFonts w:hint="eastAsia"/>
          </w:rPr>
          <w:delText>，同时也能为城市规划提供有利依据。智能交通系统数据来源非常广泛，布设</w:delText>
        </w:r>
        <w:r w:rsidR="00BB43FF" w:rsidDel="00A127AE">
          <w:rPr>
            <w:rFonts w:hint="eastAsia"/>
          </w:rPr>
          <w:delText>在</w:delText>
        </w:r>
        <w:r w:rsidRPr="008F22B6" w:rsidDel="00A127AE">
          <w:rPr>
            <w:rFonts w:hint="eastAsia"/>
          </w:rPr>
          <w:delText>交通路口路段的智能监控设备，车载全球定位</w:delText>
        </w:r>
        <w:r w:rsidRPr="008F22B6" w:rsidDel="00A127AE">
          <w:delText>系统（</w:delText>
        </w:r>
        <w:r w:rsidRPr="008F22B6" w:rsidDel="00A127AE">
          <w:rPr>
            <w:rFonts w:hint="eastAsia"/>
          </w:rPr>
          <w:delText>GPS</w:delText>
        </w:r>
        <w:r w:rsidRPr="008F22B6" w:rsidDel="00A127AE">
          <w:delText>）设备，甚至是各大停车场车辆信息，均属于智能交通数据范畴。</w:delText>
        </w:r>
      </w:del>
    </w:p>
    <w:p w14:paraId="72AED471" w14:textId="0E400608" w:rsidR="004F0D67" w:rsidRDefault="006A5B61" w:rsidP="004F0D67">
      <w:pPr>
        <w:pStyle w:val="aa"/>
      </w:pPr>
      <w:r>
        <w:t>随着</w:t>
      </w:r>
      <w:r w:rsidR="00C56E01">
        <w:t>经济</w:t>
      </w:r>
      <w:r>
        <w:t>的</w:t>
      </w:r>
      <w:r w:rsidR="00E05FA2">
        <w:t>飞速发展，</w:t>
      </w:r>
      <w:del w:id="8" w:author="李星毅" w:date="2017-02-22T08:14:00Z">
        <w:r w:rsidR="00E05FA2" w:rsidDel="00A127AE">
          <w:delText>汽车已经成为人们出行必不可少的交通工具，</w:delText>
        </w:r>
        <w:r w:rsidR="008F22B6" w:rsidRPr="008F22B6" w:rsidDel="00A127AE">
          <w:delText>交通运输的不断完善</w:delText>
        </w:r>
      </w:del>
      <w:ins w:id="9" w:author="李星毅" w:date="2017-02-22T08:14:00Z">
        <w:r w:rsidR="00A127AE">
          <w:rPr>
            <w:rFonts w:hint="eastAsia"/>
          </w:rPr>
          <w:t>智能交通</w:t>
        </w:r>
        <w:r w:rsidR="00A127AE">
          <w:t>技术得到了快速发展，以数据为</w:t>
        </w:r>
        <w:r w:rsidR="00A127AE">
          <w:rPr>
            <w:rFonts w:hint="eastAsia"/>
          </w:rPr>
          <w:t>基础</w:t>
        </w:r>
        <w:r w:rsidR="00A127AE">
          <w:t>的交通控制等技术</w:t>
        </w:r>
      </w:ins>
      <w:ins w:id="10" w:author="李星毅" w:date="2017-02-22T08:15:00Z">
        <w:r w:rsidR="00A127AE">
          <w:t>得到业界的重视</w:t>
        </w:r>
      </w:ins>
      <w:r w:rsidR="008F22B6" w:rsidRPr="008F22B6">
        <w:t>，</w:t>
      </w:r>
      <w:del w:id="11" w:author="李星毅" w:date="2017-02-22T08:15:00Z">
        <w:r w:rsidR="008F22B6" w:rsidRPr="008F22B6" w:rsidDel="00A127AE">
          <w:delText>获取智能</w:delText>
        </w:r>
      </w:del>
      <w:r w:rsidR="008F22B6" w:rsidRPr="008F22B6">
        <w:t>交通数据</w:t>
      </w:r>
      <w:del w:id="12" w:author="李星毅" w:date="2017-02-22T08:15:00Z">
        <w:r w:rsidR="008F22B6" w:rsidRPr="008F22B6" w:rsidDel="00A127AE">
          <w:delText>的</w:delText>
        </w:r>
      </w:del>
      <w:ins w:id="13" w:author="李星毅" w:date="2017-02-22T08:15:00Z">
        <w:r w:rsidR="00A127AE">
          <w:rPr>
            <w:rFonts w:hint="eastAsia"/>
          </w:rPr>
          <w:t>采集</w:t>
        </w:r>
        <w:r w:rsidR="00A127AE">
          <w:t>技术</w:t>
        </w:r>
        <w:r w:rsidR="00A127AE">
          <w:rPr>
            <w:rFonts w:hint="eastAsia"/>
          </w:rPr>
          <w:t>迅速</w:t>
        </w:r>
        <w:r w:rsidR="00A127AE">
          <w:t>发展，采集</w:t>
        </w:r>
      </w:ins>
      <w:ins w:id="14" w:author="李星毅" w:date="2017-02-22T08:16:00Z">
        <w:r w:rsidR="00A127AE">
          <w:t>手段多样化，数据量激增，</w:t>
        </w:r>
      </w:ins>
      <w:del w:id="15" w:author="李星毅" w:date="2017-02-22T08:16:00Z">
        <w:r w:rsidR="008F22B6" w:rsidRPr="008F22B6" w:rsidDel="00A127AE">
          <w:delText>渠道也越来越多样化。以</w:delText>
        </w:r>
        <w:r w:rsidR="002E6938" w:rsidDel="00A127AE">
          <w:delText>长三角</w:delText>
        </w:r>
        <w:r w:rsidR="008F22B6" w:rsidRPr="008F22B6" w:rsidDel="00A127AE">
          <w:delText>某大</w:delText>
        </w:r>
        <w:r w:rsidR="00C82B97" w:rsidDel="00A127AE">
          <w:delText>中</w:delText>
        </w:r>
        <w:r w:rsidR="008F22B6" w:rsidRPr="008F22B6" w:rsidDel="00A127AE">
          <w:delText>型城市为例，</w:delText>
        </w:r>
        <w:r w:rsidR="00AE2F50" w:rsidDel="00A127AE">
          <w:delText>通过</w:delText>
        </w:r>
        <w:r w:rsidR="004C7FEE" w:rsidDel="00A127AE">
          <w:delText>该市</w:delText>
        </w:r>
        <w:r w:rsidR="004A40B1" w:rsidDel="00A127AE">
          <w:delText>统计局</w:delText>
        </w:r>
        <w:r w:rsidR="008F22B6" w:rsidRPr="008F22B6" w:rsidDel="00A127AE">
          <w:delText>网站公布的</w:delText>
        </w:r>
        <w:r w:rsidR="00D31666" w:rsidDel="00A127AE">
          <w:delText>车辆相关</w:delText>
        </w:r>
        <w:r w:rsidR="00C943B0" w:rsidDel="00A127AE">
          <w:delText>数据可知</w:delText>
        </w:r>
        <w:r w:rsidR="008F22B6" w:rsidRPr="008F22B6" w:rsidDel="00A127AE">
          <w:delText>，该市</w:delText>
        </w:r>
        <w:r w:rsidR="008F22B6" w:rsidRPr="008F22B6" w:rsidDel="00A127AE">
          <w:rPr>
            <w:rFonts w:hint="eastAsia"/>
          </w:rPr>
          <w:delText>2015</w:delText>
        </w:r>
        <w:r w:rsidR="008F22B6" w:rsidRPr="008F22B6" w:rsidDel="00A127AE">
          <w:rPr>
            <w:rFonts w:hint="eastAsia"/>
          </w:rPr>
          <w:delText>年机动车</w:delText>
        </w:r>
        <w:r w:rsidR="007B7674" w:rsidDel="00A127AE">
          <w:rPr>
            <w:rFonts w:hint="eastAsia"/>
          </w:rPr>
          <w:delText>（包含外地</w:delText>
        </w:r>
        <w:r w:rsidR="004019C4" w:rsidDel="00A127AE">
          <w:rPr>
            <w:rFonts w:hint="eastAsia"/>
          </w:rPr>
          <w:delText>车辆</w:delText>
        </w:r>
        <w:r w:rsidR="007B7674" w:rsidDel="00A127AE">
          <w:rPr>
            <w:rFonts w:hint="eastAsia"/>
          </w:rPr>
          <w:delText>）</w:delText>
        </w:r>
        <w:r w:rsidR="008F22B6" w:rsidRPr="008F22B6" w:rsidDel="00A127AE">
          <w:rPr>
            <w:rFonts w:hint="eastAsia"/>
          </w:rPr>
          <w:delText>保有量突破</w:delText>
        </w:r>
        <w:r w:rsidR="008F22B6" w:rsidRPr="008F22B6" w:rsidDel="00A127AE">
          <w:rPr>
            <w:rFonts w:hint="eastAsia"/>
          </w:rPr>
          <w:delText>430</w:delText>
        </w:r>
        <w:r w:rsidR="008F22B6" w:rsidRPr="008F22B6" w:rsidDel="00A127AE">
          <w:rPr>
            <w:rFonts w:hint="eastAsia"/>
          </w:rPr>
          <w:delText>万，平均</w:delText>
        </w:r>
        <w:r w:rsidR="00E07F95" w:rsidDel="00A127AE">
          <w:rPr>
            <w:rFonts w:hint="eastAsia"/>
          </w:rPr>
          <w:delText>每</w:delText>
        </w:r>
        <w:r w:rsidR="008F22B6" w:rsidRPr="008F22B6" w:rsidDel="00A127AE">
          <w:rPr>
            <w:rFonts w:hint="eastAsia"/>
          </w:rPr>
          <w:delText>百户家庭</w:delText>
        </w:r>
        <w:r w:rsidR="00FD2971" w:rsidDel="00A127AE">
          <w:rPr>
            <w:rFonts w:hint="eastAsia"/>
          </w:rPr>
          <w:delText>约</w:delText>
        </w:r>
        <w:r w:rsidR="008F22B6" w:rsidRPr="008F22B6" w:rsidDel="00A127AE">
          <w:rPr>
            <w:rFonts w:hint="eastAsia"/>
          </w:rPr>
          <w:delText>有</w:delText>
        </w:r>
        <w:r w:rsidR="008F22B6" w:rsidRPr="008F22B6" w:rsidDel="00A127AE">
          <w:rPr>
            <w:rFonts w:hint="eastAsia"/>
          </w:rPr>
          <w:delText>52</w:delText>
        </w:r>
        <w:r w:rsidR="008F22B6" w:rsidRPr="008F22B6" w:rsidDel="00A127AE">
          <w:rPr>
            <w:rFonts w:hint="eastAsia"/>
          </w:rPr>
          <w:delText>辆私家车，截止至</w:delText>
        </w:r>
        <w:r w:rsidR="008F22B6" w:rsidRPr="008F22B6" w:rsidDel="00A127AE">
          <w:rPr>
            <w:rFonts w:hint="eastAsia"/>
          </w:rPr>
          <w:delText>2016</w:delText>
        </w:r>
        <w:r w:rsidR="008F22B6" w:rsidRPr="008F22B6" w:rsidDel="00A127AE">
          <w:rPr>
            <w:rFonts w:hint="eastAsia"/>
          </w:rPr>
          <w:delText>年，该市共有道路</w:delText>
        </w:r>
        <w:r w:rsidR="008F22B6" w:rsidRPr="008F22B6" w:rsidDel="00A127AE">
          <w:rPr>
            <w:rFonts w:hint="eastAsia"/>
          </w:rPr>
          <w:delText>154</w:delText>
        </w:r>
        <w:r w:rsidR="008F22B6" w:rsidRPr="008F22B6" w:rsidDel="00A127AE">
          <w:delText>73</w:delText>
        </w:r>
        <w:r w:rsidR="008F22B6" w:rsidRPr="008F22B6" w:rsidDel="00A127AE">
          <w:delText>条，部署在各个路口</w:delText>
        </w:r>
        <w:r w:rsidR="00B4740B" w:rsidDel="00A127AE">
          <w:delText>路段</w:delText>
        </w:r>
        <w:r w:rsidR="008F22B6" w:rsidRPr="008F22B6" w:rsidDel="00A127AE">
          <w:delText>的车辆识别传感器超</w:delText>
        </w:r>
        <w:r w:rsidR="008F22B6" w:rsidRPr="008F22B6" w:rsidDel="00A127AE">
          <w:rPr>
            <w:rFonts w:hint="eastAsia"/>
          </w:rPr>
          <w:delText>500</w:delText>
        </w:r>
        <w:r w:rsidR="00611B8E" w:rsidDel="00A127AE">
          <w:delText>0</w:delText>
        </w:r>
        <w:r w:rsidR="008F22B6" w:rsidRPr="008F22B6" w:rsidDel="00A127AE">
          <w:rPr>
            <w:rFonts w:hint="eastAsia"/>
          </w:rPr>
          <w:delText>0</w:delText>
        </w:r>
        <w:r w:rsidR="008F22B6" w:rsidRPr="008F22B6" w:rsidDel="00A127AE">
          <w:rPr>
            <w:rFonts w:hint="eastAsia"/>
          </w:rPr>
          <w:delText>余个。</w:delText>
        </w:r>
      </w:del>
      <w:ins w:id="16" w:author="李星毅" w:date="2017-02-22T08:16:00Z">
        <w:r w:rsidR="00A127AE">
          <w:rPr>
            <w:rFonts w:hint="eastAsia"/>
          </w:rPr>
          <w:t>我国沿海</w:t>
        </w:r>
        <w:r w:rsidR="00A127AE">
          <w:t>地区一个中型城市</w:t>
        </w:r>
      </w:ins>
      <w:r w:rsidR="008F22B6" w:rsidRPr="008F22B6">
        <w:rPr>
          <w:rFonts w:hint="eastAsia"/>
        </w:rPr>
        <w:t>每天</w:t>
      </w:r>
      <w:del w:id="17" w:author="李星毅" w:date="2017-02-22T08:16:00Z">
        <w:r w:rsidR="008F22B6" w:rsidRPr="008F22B6" w:rsidDel="00A127AE">
          <w:rPr>
            <w:rFonts w:hint="eastAsia"/>
          </w:rPr>
          <w:delText>能</w:delText>
        </w:r>
      </w:del>
      <w:r w:rsidR="008F22B6" w:rsidRPr="008F22B6">
        <w:rPr>
          <w:rFonts w:hint="eastAsia"/>
        </w:rPr>
        <w:t>产生数</w:t>
      </w:r>
      <w:r w:rsidR="00546E9D">
        <w:rPr>
          <w:rFonts w:hint="eastAsia"/>
        </w:rPr>
        <w:t>千万条</w:t>
      </w:r>
      <w:ins w:id="18" w:author="李星毅" w:date="2017-02-22T08:17:00Z">
        <w:r w:rsidR="00A127AE">
          <w:rPr>
            <w:rFonts w:hint="eastAsia"/>
          </w:rPr>
          <w:t>交易</w:t>
        </w:r>
      </w:ins>
      <w:r w:rsidR="00546E9D">
        <w:rPr>
          <w:rFonts w:hint="eastAsia"/>
        </w:rPr>
        <w:t>数据</w:t>
      </w:r>
      <w:del w:id="19" w:author="李星毅" w:date="2017-02-22T08:17:00Z">
        <w:r w:rsidR="00546E9D" w:rsidDel="00A127AE">
          <w:rPr>
            <w:rFonts w:hint="eastAsia"/>
          </w:rPr>
          <w:delText>记录</w:delText>
        </w:r>
      </w:del>
      <w:r w:rsidR="0049743E">
        <w:rPr>
          <w:rFonts w:hint="eastAsia"/>
        </w:rPr>
        <w:t>，</w:t>
      </w:r>
      <w:r w:rsidR="00383725">
        <w:t>每年</w:t>
      </w:r>
      <w:ins w:id="20" w:author="李星毅" w:date="2017-02-22T08:17:00Z">
        <w:r w:rsidR="00A127AE">
          <w:rPr>
            <w:rFonts w:hint="eastAsia"/>
          </w:rPr>
          <w:t>汇集的</w:t>
        </w:r>
        <w:r w:rsidR="00A127AE">
          <w:t>数据量达到</w:t>
        </w:r>
      </w:ins>
      <w:del w:id="21" w:author="李星毅" w:date="2017-02-22T08:17:00Z">
        <w:r w:rsidR="00383725" w:rsidDel="00A127AE">
          <w:delText>共有</w:delText>
        </w:r>
        <w:r w:rsidR="008F22B6" w:rsidRPr="008F22B6" w:rsidDel="00A127AE">
          <w:delText>成</w:delText>
        </w:r>
      </w:del>
      <w:r w:rsidR="008F22B6" w:rsidRPr="008F22B6">
        <w:t>百</w:t>
      </w:r>
      <w:del w:id="22" w:author="李星毅" w:date="2017-02-22T08:17:00Z">
        <w:r w:rsidR="008F22B6" w:rsidRPr="008F22B6" w:rsidDel="00A127AE">
          <w:delText>上千</w:delText>
        </w:r>
      </w:del>
      <w:r w:rsidR="008F22B6" w:rsidRPr="008F22B6">
        <w:rPr>
          <w:rFonts w:hint="eastAsia"/>
        </w:rPr>
        <w:t>TB</w:t>
      </w:r>
      <w:ins w:id="23" w:author="李星毅" w:date="2017-02-22T08:17:00Z">
        <w:r w:rsidR="00A127AE">
          <w:rPr>
            <w:rFonts w:hint="eastAsia"/>
          </w:rPr>
          <w:t>级</w:t>
        </w:r>
      </w:ins>
      <w:del w:id="24" w:author="李星毅" w:date="2017-02-22T08:17:00Z">
        <w:r w:rsidR="00CC2087" w:rsidDel="00A127AE">
          <w:delText>数据</w:delText>
        </w:r>
      </w:del>
      <w:r w:rsidR="00CC2087">
        <w:t>。</w:t>
      </w:r>
      <w:del w:id="25" w:author="李星毅" w:date="2017-02-22T08:17:00Z">
        <w:r w:rsidR="00CC2087" w:rsidDel="00A127AE">
          <w:delText>随着城市建设的发展，这个</w:delText>
        </w:r>
        <w:r w:rsidR="00797F6A" w:rsidDel="00A127AE">
          <w:delText>数字将持续增长</w:delText>
        </w:r>
        <w:r w:rsidR="008F22B6" w:rsidRPr="008F22B6" w:rsidDel="00A127AE">
          <w:delText>。</w:delText>
        </w:r>
      </w:del>
      <w:r w:rsidR="008F22B6" w:rsidRPr="008F22B6">
        <w:t>面对如此庞大的数据量，必须对其存储和查询</w:t>
      </w:r>
      <w:r w:rsidR="00060566">
        <w:t>的</w:t>
      </w:r>
      <w:r w:rsidR="008F22B6" w:rsidRPr="008F22B6">
        <w:t>系统进行优化，</w:t>
      </w:r>
      <w:del w:id="26" w:author="李星毅" w:date="2017-02-22T08:17:00Z">
        <w:r w:rsidR="008F22B6" w:rsidRPr="008F22B6" w:rsidDel="00A127AE">
          <w:delText>否则，在如此庞大数据量中查询单条记录耗费时间将是不可估计的</w:delText>
        </w:r>
      </w:del>
      <w:ins w:id="27" w:author="李星毅" w:date="2017-02-22T08:17:00Z">
        <w:r w:rsidR="00A127AE">
          <w:rPr>
            <w:rFonts w:hint="eastAsia"/>
          </w:rPr>
          <w:t>以</w:t>
        </w:r>
      </w:ins>
      <w:ins w:id="28" w:author="李星毅" w:date="2017-02-22T08:18:00Z">
        <w:r w:rsidR="00A127AE">
          <w:rPr>
            <w:rFonts w:hint="eastAsia"/>
          </w:rPr>
          <w:t>适应</w:t>
        </w:r>
        <w:r w:rsidR="00A127AE">
          <w:t>实际应用需求</w:t>
        </w:r>
      </w:ins>
      <w:r w:rsidR="008F22B6" w:rsidRPr="008F22B6">
        <w:t>。</w:t>
      </w:r>
      <w:del w:id="29" w:author="李星毅" w:date="2017-02-22T08:18:00Z">
        <w:r w:rsidR="00485F92" w:rsidDel="00A127AE">
          <w:rPr>
            <w:rFonts w:hint="eastAsia"/>
          </w:rPr>
          <w:delText>目前绝大部分</w:delText>
        </w:r>
        <w:r w:rsidR="00CE75FF" w:rsidDel="00A127AE">
          <w:rPr>
            <w:rFonts w:hint="eastAsia"/>
          </w:rPr>
          <w:delText>智能交通系统采用主流</w:delText>
        </w:r>
        <w:r w:rsidR="00490F34" w:rsidDel="00A127AE">
          <w:rPr>
            <w:rFonts w:hint="eastAsia"/>
          </w:rPr>
          <w:delText>的关系型数据库作为存储媒介</w:delText>
        </w:r>
        <w:r w:rsidR="00FE42D2" w:rsidDel="00A127AE">
          <w:rPr>
            <w:rFonts w:hint="eastAsia"/>
          </w:rPr>
          <w:delText>，</w:delText>
        </w:r>
        <w:r w:rsidR="00D97EBD" w:rsidDel="00A127AE">
          <w:rPr>
            <w:rFonts w:hint="eastAsia"/>
          </w:rPr>
          <w:delText>如</w:delText>
        </w:r>
        <w:r w:rsidR="00D97EBD" w:rsidDel="00A127AE">
          <w:rPr>
            <w:rFonts w:hint="eastAsia"/>
          </w:rPr>
          <w:delText>My</w:delText>
        </w:r>
        <w:r w:rsidR="00D97EBD" w:rsidDel="00A127AE">
          <w:delText>SQL</w:delText>
        </w:r>
        <w:r w:rsidR="00D97EBD" w:rsidDel="00A127AE">
          <w:delText>、</w:delText>
        </w:r>
        <w:r w:rsidR="00D97EBD" w:rsidDel="00A127AE">
          <w:rPr>
            <w:rFonts w:hint="eastAsia"/>
          </w:rPr>
          <w:delText>Oarcle</w:delText>
        </w:r>
        <w:r w:rsidR="00D97EBD" w:rsidDel="00A127AE">
          <w:rPr>
            <w:rFonts w:hint="eastAsia"/>
          </w:rPr>
          <w:delText>等。</w:delText>
        </w:r>
        <w:r w:rsidR="004A682F" w:rsidDel="00A127AE">
          <w:rPr>
            <w:rFonts w:hint="eastAsia"/>
          </w:rPr>
          <w:delText>这些</w:delText>
        </w:r>
        <w:r w:rsidR="00A55AE4" w:rsidDel="00A127AE">
          <w:rPr>
            <w:rFonts w:hint="eastAsia"/>
          </w:rPr>
          <w:delText>关系型数据库</w:delText>
        </w:r>
        <w:r w:rsidR="00BA3C42" w:rsidDel="00A127AE">
          <w:rPr>
            <w:rFonts w:hint="eastAsia"/>
          </w:rPr>
          <w:delText>存在着写入延迟高、水平扩展困难等问题。</w:delText>
        </w:r>
      </w:del>
    </w:p>
    <w:p w14:paraId="3E93107E" w14:textId="6202B167" w:rsidR="003462FD" w:rsidDel="000E2E37" w:rsidRDefault="00DE7FA2" w:rsidP="003462FD">
      <w:pPr>
        <w:pStyle w:val="aa"/>
        <w:rPr>
          <w:del w:id="30" w:author="李星毅" w:date="2017-02-22T08:23:00Z"/>
        </w:rPr>
      </w:pPr>
      <w:ins w:id="31" w:author="李星毅" w:date="2017-02-22T08:20:00Z">
        <w:r>
          <w:rPr>
            <w:rFonts w:hint="eastAsia"/>
          </w:rPr>
          <w:t>Hadoop</w:t>
        </w:r>
      </w:ins>
      <w:ins w:id="32" w:author="李星毅" w:date="2017-02-22T08:21:00Z">
        <w:r>
          <w:rPr>
            <w:rFonts w:hint="eastAsia"/>
          </w:rPr>
          <w:t>是</w:t>
        </w:r>
      </w:ins>
      <w:del w:id="33" w:author="李星毅" w:date="2017-02-22T08:21:00Z">
        <w:r w:rsidR="004F0D67" w:rsidDel="00DE7FA2">
          <w:rPr>
            <w:rFonts w:hint="eastAsia"/>
          </w:rPr>
          <w:delText>作为较为</w:delText>
        </w:r>
      </w:del>
      <w:r w:rsidR="004F0D67">
        <w:rPr>
          <w:rFonts w:hint="eastAsia"/>
        </w:rPr>
        <w:t>成熟的大数据处理技术</w:t>
      </w:r>
      <w:ins w:id="34" w:author="李星毅" w:date="2017-02-22T08:21:00Z">
        <w:r>
          <w:rPr>
            <w:rFonts w:hint="eastAsia"/>
          </w:rPr>
          <w:t>体系</w:t>
        </w:r>
      </w:ins>
      <w:r w:rsidR="004F0D67">
        <w:rPr>
          <w:rFonts w:hint="eastAsia"/>
        </w:rPr>
        <w:t>，</w:t>
      </w:r>
      <w:del w:id="35" w:author="李星毅" w:date="2017-02-22T08:20:00Z">
        <w:r w:rsidR="004F0D67" w:rsidDel="00DE7FA2">
          <w:rPr>
            <w:rFonts w:hint="eastAsia"/>
          </w:rPr>
          <w:delText>Hadoop</w:delText>
        </w:r>
      </w:del>
      <w:del w:id="36" w:author="李星毅" w:date="2017-02-22T08:21:00Z">
        <w:r w:rsidR="00340774" w:rsidDel="00DE7FA2">
          <w:rPr>
            <w:rFonts w:hint="eastAsia"/>
          </w:rPr>
          <w:delText>逐渐</w:delText>
        </w:r>
        <w:r w:rsidR="00D37CD4" w:rsidDel="00DE7FA2">
          <w:rPr>
            <w:rFonts w:hint="eastAsia"/>
          </w:rPr>
          <w:delText>被各大公司</w:delText>
        </w:r>
        <w:r w:rsidR="00340774" w:rsidDel="00DE7FA2">
          <w:rPr>
            <w:rFonts w:hint="eastAsia"/>
          </w:rPr>
          <w:delText>青睐并</w:delText>
        </w:r>
        <w:r w:rsidR="00D37CD4" w:rsidDel="00DE7FA2">
          <w:rPr>
            <w:rFonts w:hint="eastAsia"/>
          </w:rPr>
          <w:delText>用来</w:delText>
        </w:r>
        <w:r w:rsidR="00AD51F0" w:rsidDel="00DE7FA2">
          <w:rPr>
            <w:rFonts w:hint="eastAsia"/>
          </w:rPr>
          <w:delText>处理大数据相关的业务</w:delText>
        </w:r>
        <w:r w:rsidR="00340774" w:rsidDel="00DE7FA2">
          <w:rPr>
            <w:rFonts w:hint="eastAsia"/>
          </w:rPr>
          <w:delText>。</w:delText>
        </w:r>
        <w:r w:rsidR="003512F9" w:rsidDel="00DE7FA2">
          <w:rPr>
            <w:rFonts w:hint="eastAsia"/>
          </w:rPr>
          <w:delText>Hadoop</w:delText>
        </w:r>
      </w:del>
      <w:ins w:id="37" w:author="李星毅" w:date="2017-02-22T08:21:00Z">
        <w:r>
          <w:rPr>
            <w:rFonts w:hint="eastAsia"/>
          </w:rPr>
          <w:t>其</w:t>
        </w:r>
      </w:ins>
      <w:del w:id="38" w:author="李星毅" w:date="2017-02-22T08:21:00Z">
        <w:r w:rsidR="00B00777" w:rsidDel="00DE7FA2">
          <w:rPr>
            <w:rFonts w:hint="eastAsia"/>
          </w:rPr>
          <w:delText>最显著的两个特性</w:delText>
        </w:r>
      </w:del>
      <w:r w:rsidR="003512F9">
        <w:rPr>
          <w:rFonts w:hint="eastAsia"/>
        </w:rPr>
        <w:t>HDFS</w:t>
      </w:r>
      <w:r w:rsidR="003512F9">
        <w:rPr>
          <w:rFonts w:hint="eastAsia"/>
        </w:rPr>
        <w:t>和</w:t>
      </w:r>
      <w:r w:rsidR="003512F9">
        <w:rPr>
          <w:rFonts w:hint="eastAsia"/>
        </w:rPr>
        <w:t>Map</w:t>
      </w:r>
      <w:r w:rsidR="003512F9">
        <w:t>Reduce</w:t>
      </w:r>
      <w:ins w:id="39" w:author="李星毅" w:date="2017-02-22T08:21:00Z">
        <w:r>
          <w:rPr>
            <w:rFonts w:hint="eastAsia"/>
          </w:rPr>
          <w:t>技术</w:t>
        </w:r>
      </w:ins>
      <w:del w:id="40" w:author="李星毅" w:date="2017-02-22T08:21:00Z">
        <w:r w:rsidR="00980A11" w:rsidDel="00DE7FA2">
          <w:delText>分别</w:delText>
        </w:r>
      </w:del>
      <w:r w:rsidR="00980A11">
        <w:t>提供了高效的数据存储</w:t>
      </w:r>
      <w:r w:rsidR="008E1E7E">
        <w:t>能力</w:t>
      </w:r>
      <w:r w:rsidR="00980A11">
        <w:t>和数据分析能力</w:t>
      </w:r>
      <w:r w:rsidR="009E2203">
        <w:t>。</w:t>
      </w:r>
      <w:del w:id="41" w:author="李星毅" w:date="2017-02-22T08:22:00Z">
        <w:r w:rsidR="00EF0721" w:rsidDel="00DE7FA2">
          <w:delText>而</w:delText>
        </w:r>
      </w:del>
      <w:r w:rsidR="00EF0721">
        <w:rPr>
          <w:rFonts w:hint="eastAsia"/>
        </w:rPr>
        <w:t>H</w:t>
      </w:r>
      <w:r w:rsidR="00EF0721">
        <w:t>Base</w:t>
      </w:r>
      <w:ins w:id="42" w:author="李星毅" w:date="2017-02-22T08:22:00Z">
        <w:r>
          <w:rPr>
            <w:rFonts w:hint="eastAsia"/>
          </w:rPr>
          <w:t>分布式数据库</w:t>
        </w:r>
      </w:ins>
      <w:del w:id="43" w:author="李星毅" w:date="2017-02-22T08:22:00Z">
        <w:r w:rsidR="00EF0721" w:rsidDel="00DE7FA2">
          <w:delText>是位于</w:delText>
        </w:r>
        <w:r w:rsidR="00EF0721" w:rsidDel="00DE7FA2">
          <w:rPr>
            <w:rFonts w:hint="eastAsia"/>
          </w:rPr>
          <w:delText>Hadoop</w:delText>
        </w:r>
        <w:r w:rsidR="00EF0721" w:rsidDel="00DE7FA2">
          <w:rPr>
            <w:rFonts w:hint="eastAsia"/>
          </w:rPr>
          <w:delText>生态圈</w:delText>
        </w:r>
        <w:r w:rsidR="00635087" w:rsidDel="00DE7FA2">
          <w:rPr>
            <w:rFonts w:hint="eastAsia"/>
          </w:rPr>
          <w:delText>内</w:delText>
        </w:r>
        <w:r w:rsidR="00EF0721" w:rsidDel="00DE7FA2">
          <w:rPr>
            <w:rFonts w:hint="eastAsia"/>
          </w:rPr>
          <w:delText>，</w:delText>
        </w:r>
      </w:del>
      <w:r w:rsidR="00EF0721">
        <w:rPr>
          <w:rFonts w:hint="eastAsia"/>
        </w:rPr>
        <w:t>底层采用</w:t>
      </w:r>
      <w:r w:rsidR="00BE04BA">
        <w:rPr>
          <w:rFonts w:hint="eastAsia"/>
        </w:rPr>
        <w:t>Hadoop</w:t>
      </w:r>
      <w:r w:rsidR="00BE04BA">
        <w:rPr>
          <w:rFonts w:hint="eastAsia"/>
        </w:rPr>
        <w:t>的分布式文件系统</w:t>
      </w:r>
      <w:r w:rsidR="00DE7ACA">
        <w:rPr>
          <w:rFonts w:hint="eastAsia"/>
        </w:rPr>
        <w:t>实现存储</w:t>
      </w:r>
      <w:r w:rsidR="00FF1C84">
        <w:rPr>
          <w:rFonts w:hint="eastAsia"/>
        </w:rPr>
        <w:t>，支持</w:t>
      </w:r>
      <w:r w:rsidR="0014127D">
        <w:rPr>
          <w:rFonts w:hint="eastAsia"/>
        </w:rPr>
        <w:t>Hadoop</w:t>
      </w:r>
      <w:r w:rsidR="001C677E">
        <w:t>并行</w:t>
      </w:r>
      <w:r w:rsidR="00FF1C84">
        <w:t>计算</w:t>
      </w:r>
      <w:r w:rsidR="001C677E">
        <w:t>框架</w:t>
      </w:r>
      <w:del w:id="44" w:author="李星毅" w:date="2017-02-22T08:22:00Z">
        <w:r w:rsidR="00EF0721" w:rsidDel="000E2E37">
          <w:rPr>
            <w:rFonts w:hint="eastAsia"/>
          </w:rPr>
          <w:delText>的</w:delText>
        </w:r>
        <w:r w:rsidR="00EF0721" w:rsidDel="00DE7FA2">
          <w:rPr>
            <w:rFonts w:hint="eastAsia"/>
          </w:rPr>
          <w:delText>分布式数据库</w:delText>
        </w:r>
        <w:r w:rsidR="00B462CA" w:rsidDel="000E2E37">
          <w:rPr>
            <w:rFonts w:hint="eastAsia"/>
          </w:rPr>
          <w:delText>。因此</w:delText>
        </w:r>
      </w:del>
      <w:r w:rsidR="00B462CA">
        <w:rPr>
          <w:rFonts w:hint="eastAsia"/>
        </w:rPr>
        <w:t>，使用</w:t>
      </w:r>
      <w:r w:rsidR="002C0CAA">
        <w:rPr>
          <w:rFonts w:hint="eastAsia"/>
        </w:rPr>
        <w:t>HBase</w:t>
      </w:r>
      <w:r w:rsidR="002C0CAA">
        <w:rPr>
          <w:rFonts w:hint="eastAsia"/>
        </w:rPr>
        <w:t>作为</w:t>
      </w:r>
      <w:r w:rsidR="00325083">
        <w:rPr>
          <w:rFonts w:hint="eastAsia"/>
        </w:rPr>
        <w:t>海量数据</w:t>
      </w:r>
      <w:r w:rsidR="00B95B04">
        <w:rPr>
          <w:rFonts w:hint="eastAsia"/>
        </w:rPr>
        <w:t>的存储媒介</w:t>
      </w:r>
      <w:r w:rsidR="00AA7A17">
        <w:rPr>
          <w:rFonts w:hint="eastAsia"/>
        </w:rPr>
        <w:t>，</w:t>
      </w:r>
      <w:r w:rsidR="00BF5912">
        <w:rPr>
          <w:rFonts w:hint="eastAsia"/>
        </w:rPr>
        <w:t>具有更高的可靠性和</w:t>
      </w:r>
      <w:r w:rsidR="00AF03FE">
        <w:rPr>
          <w:rFonts w:hint="eastAsia"/>
        </w:rPr>
        <w:t>数据</w:t>
      </w:r>
      <w:r w:rsidR="000D2AA2">
        <w:rPr>
          <w:rFonts w:hint="eastAsia"/>
        </w:rPr>
        <w:t>处理</w:t>
      </w:r>
      <w:r w:rsidR="00BF5912">
        <w:rPr>
          <w:rFonts w:hint="eastAsia"/>
        </w:rPr>
        <w:t>能力。</w:t>
      </w:r>
    </w:p>
    <w:p w14:paraId="6848B0B5" w14:textId="1E825AAF" w:rsidR="00725D31" w:rsidRDefault="002E0C60" w:rsidP="003462FD">
      <w:pPr>
        <w:pStyle w:val="aa"/>
      </w:pPr>
      <w:r>
        <w:rPr>
          <w:rFonts w:hint="eastAsia"/>
        </w:rPr>
        <w:t>为</w:t>
      </w:r>
      <w:del w:id="45" w:author="李星毅" w:date="2017-02-22T08:23:00Z">
        <w:r w:rsidDel="000E2E37">
          <w:rPr>
            <w:rFonts w:hint="eastAsia"/>
          </w:rPr>
          <w:delText>了</w:delText>
        </w:r>
      </w:del>
      <w:r w:rsidR="00A25580">
        <w:rPr>
          <w:rFonts w:hint="eastAsia"/>
        </w:rPr>
        <w:t>解决</w:t>
      </w:r>
      <w:del w:id="46" w:author="李星毅" w:date="2017-02-22T08:23:00Z">
        <w:r w:rsidR="006B5907" w:rsidDel="000E2E37">
          <w:rPr>
            <w:rFonts w:hint="eastAsia"/>
          </w:rPr>
          <w:delText>因使用</w:delText>
        </w:r>
      </w:del>
      <w:r w:rsidR="006B5907">
        <w:rPr>
          <w:rFonts w:hint="eastAsia"/>
        </w:rPr>
        <w:t>传统关系型数据库</w:t>
      </w:r>
      <w:del w:id="47" w:author="李星毅" w:date="2017-02-22T08:23:00Z">
        <w:r w:rsidR="006B5907" w:rsidDel="000E2E37">
          <w:rPr>
            <w:rFonts w:hint="eastAsia"/>
          </w:rPr>
          <w:delText>导致的</w:delText>
        </w:r>
      </w:del>
      <w:ins w:id="48" w:author="李星毅" w:date="2017-02-22T08:23:00Z">
        <w:r w:rsidR="000E2E37">
          <w:rPr>
            <w:rFonts w:hint="eastAsia"/>
          </w:rPr>
          <w:t>处理</w:t>
        </w:r>
      </w:ins>
      <w:r w:rsidR="00BD7EDB">
        <w:rPr>
          <w:rFonts w:hint="eastAsia"/>
        </w:rPr>
        <w:t>海量数据</w:t>
      </w:r>
      <w:r w:rsidR="00474782">
        <w:rPr>
          <w:rFonts w:hint="eastAsia"/>
        </w:rPr>
        <w:t>存储和查询</w:t>
      </w:r>
      <w:r>
        <w:rPr>
          <w:rFonts w:hint="eastAsia"/>
        </w:rPr>
        <w:t>的性能</w:t>
      </w:r>
      <w:del w:id="49" w:author="李星毅" w:date="2017-02-22T08:23:00Z">
        <w:r w:rsidR="00B42C8D" w:rsidDel="000E2E37">
          <w:rPr>
            <w:rFonts w:hint="eastAsia"/>
          </w:rPr>
          <w:delText>缺陷</w:delText>
        </w:r>
        <w:r w:rsidR="00BD7EDB" w:rsidDel="000E2E37">
          <w:rPr>
            <w:rFonts w:hint="eastAsia"/>
          </w:rPr>
          <w:delText>问题</w:delText>
        </w:r>
      </w:del>
      <w:ins w:id="50" w:author="李星毅" w:date="2017-02-22T08:23:00Z">
        <w:r w:rsidR="000E2E37">
          <w:rPr>
            <w:rFonts w:hint="eastAsia"/>
          </w:rPr>
          <w:t>效率低</w:t>
        </w:r>
        <w:r w:rsidR="000E2E37">
          <w:t>的问题</w:t>
        </w:r>
      </w:ins>
      <w:r>
        <w:rPr>
          <w:rFonts w:hint="eastAsia"/>
        </w:rPr>
        <w:t>，本文</w:t>
      </w:r>
      <w:del w:id="51" w:author="李星毅" w:date="2017-02-22T08:24:00Z">
        <w:r w:rsidR="00901BCD" w:rsidDel="000E2E37">
          <w:rPr>
            <w:rFonts w:hint="eastAsia"/>
          </w:rPr>
          <w:delText>在现有研究的基础上</w:delText>
        </w:r>
        <w:r w:rsidR="009D204D" w:rsidDel="000E2E37">
          <w:rPr>
            <w:rFonts w:hint="eastAsia"/>
          </w:rPr>
          <w:delText>设计</w:delText>
        </w:r>
        <w:r w:rsidDel="000E2E37">
          <w:rPr>
            <w:rFonts w:hint="eastAsia"/>
          </w:rPr>
          <w:delText>了一种</w:delText>
        </w:r>
      </w:del>
      <w:ins w:id="52" w:author="李星毅" w:date="2017-02-22T08:24:00Z">
        <w:r w:rsidR="000E2E37">
          <w:rPr>
            <w:rFonts w:hint="eastAsia"/>
          </w:rPr>
          <w:t>主要研究</w:t>
        </w:r>
      </w:ins>
      <w:r>
        <w:rPr>
          <w:rFonts w:hint="eastAsia"/>
        </w:rPr>
        <w:t>基于</w:t>
      </w:r>
      <w:r>
        <w:rPr>
          <w:rFonts w:hint="eastAsia"/>
        </w:rPr>
        <w:t>HBase</w:t>
      </w:r>
      <w:r>
        <w:rPr>
          <w:rFonts w:hint="eastAsia"/>
        </w:rPr>
        <w:t>的</w:t>
      </w:r>
      <w:r w:rsidR="002F0CBB" w:rsidRPr="002F0CBB">
        <w:rPr>
          <w:rFonts w:hint="eastAsia"/>
        </w:rPr>
        <w:t>交通流数据实时存储与查询</w:t>
      </w:r>
      <w:ins w:id="53" w:author="李星毅" w:date="2017-02-22T08:24:00Z">
        <w:r w:rsidR="000E2E37">
          <w:rPr>
            <w:rFonts w:hint="eastAsia"/>
          </w:rPr>
          <w:t>优化</w:t>
        </w:r>
        <w:r w:rsidR="000E2E37">
          <w:t>方法，并研发了</w:t>
        </w:r>
        <w:r w:rsidR="000E2E37">
          <w:t>DEMO</w:t>
        </w:r>
      </w:ins>
      <w:r w:rsidR="002F0CBB" w:rsidRPr="002F0CBB">
        <w:rPr>
          <w:rFonts w:hint="eastAsia"/>
        </w:rPr>
        <w:t>系统</w:t>
      </w:r>
      <w:r w:rsidR="002F0CBB">
        <w:rPr>
          <w:rFonts w:hint="eastAsia"/>
        </w:rPr>
        <w:t>，</w:t>
      </w:r>
      <w:del w:id="54" w:author="李星毅" w:date="2017-02-22T08:24:00Z">
        <w:r w:rsidR="00A539EB" w:rsidDel="000E2E37">
          <w:rPr>
            <w:rFonts w:hint="eastAsia"/>
          </w:rPr>
          <w:delText>并在此基础上</w:delText>
        </w:r>
        <w:r w:rsidR="00A02AEB" w:rsidDel="000E2E37">
          <w:rPr>
            <w:rFonts w:hint="eastAsia"/>
          </w:rPr>
          <w:delText>对数据写入和数据读取进行了</w:delText>
        </w:r>
        <w:r w:rsidR="00431785" w:rsidDel="000E2E37">
          <w:rPr>
            <w:rFonts w:hint="eastAsia"/>
          </w:rPr>
          <w:delText>相关</w:delText>
        </w:r>
        <w:r w:rsidR="00A02AEB" w:rsidDel="000E2E37">
          <w:rPr>
            <w:rFonts w:hint="eastAsia"/>
          </w:rPr>
          <w:delText>研究</w:delText>
        </w:r>
      </w:del>
      <w:ins w:id="55" w:author="李星毅" w:date="2017-02-22T08:24:00Z">
        <w:r w:rsidR="000E2E37">
          <w:rPr>
            <w:rFonts w:hint="eastAsia"/>
          </w:rPr>
          <w:t>实现</w:t>
        </w:r>
      </w:ins>
      <w:ins w:id="56" w:author="李星毅" w:date="2017-02-22T08:25:00Z">
        <w:r w:rsidR="000E2E37">
          <w:rPr>
            <w:rFonts w:hint="eastAsia"/>
          </w:rPr>
          <w:t>交通</w:t>
        </w:r>
        <w:r w:rsidR="000E2E37">
          <w:t>工程中对数据的实时处理要求</w:t>
        </w:r>
      </w:ins>
      <w:r w:rsidR="00A02AEB">
        <w:rPr>
          <w:rFonts w:hint="eastAsia"/>
        </w:rPr>
        <w:t>，主要研究工作</w:t>
      </w:r>
      <w:ins w:id="57" w:author="李星毅" w:date="2017-02-22T08:25:00Z">
        <w:r w:rsidR="000E2E37">
          <w:rPr>
            <w:rFonts w:hint="eastAsia"/>
          </w:rPr>
          <w:t>和</w:t>
        </w:r>
        <w:r w:rsidR="000E2E37">
          <w:t>创新点</w:t>
        </w:r>
      </w:ins>
      <w:r w:rsidR="00A02AEB">
        <w:rPr>
          <w:rFonts w:hint="eastAsia"/>
        </w:rPr>
        <w:t>如下：</w:t>
      </w:r>
    </w:p>
    <w:p w14:paraId="79804C80" w14:textId="26EF249C" w:rsidR="000431CE" w:rsidRDefault="00747968" w:rsidP="00357841">
      <w:pPr>
        <w:pStyle w:val="aa"/>
        <w:numPr>
          <w:ilvl w:val="0"/>
          <w:numId w:val="35"/>
        </w:numPr>
        <w:ind w:firstLineChars="0"/>
      </w:pPr>
      <w:del w:id="58" w:author="李星毅" w:date="2017-02-22T08:25:00Z">
        <w:r w:rsidDel="00735876">
          <w:rPr>
            <w:rFonts w:hint="eastAsia"/>
          </w:rPr>
          <w:delText>首先</w:delText>
        </w:r>
        <w:r w:rsidR="00547824" w:rsidDel="00735876">
          <w:rPr>
            <w:rFonts w:hint="eastAsia"/>
          </w:rPr>
          <w:delText>，</w:delText>
        </w:r>
        <w:r w:rsidR="008D44FC" w:rsidDel="00735876">
          <w:rPr>
            <w:rFonts w:hint="eastAsia"/>
          </w:rPr>
          <w:delText>对</w:delText>
        </w:r>
        <w:r w:rsidR="008C6B02" w:rsidDel="00735876">
          <w:rPr>
            <w:rFonts w:hint="eastAsia"/>
          </w:rPr>
          <w:delText>所使用到的相关技术和特性进行深入理解和分析，着重理解了</w:delText>
        </w:r>
      </w:del>
      <w:ins w:id="59" w:author="李星毅" w:date="2017-02-22T08:25:00Z">
        <w:r w:rsidR="00735876">
          <w:rPr>
            <w:rFonts w:hint="eastAsia"/>
          </w:rPr>
          <w:t>借鉴前人</w:t>
        </w:r>
        <w:r w:rsidR="00735876">
          <w:t>的研究成果</w:t>
        </w:r>
      </w:ins>
      <w:ins w:id="60" w:author="李星毅" w:date="2017-02-22T08:26:00Z">
        <w:r w:rsidR="00735876">
          <w:t>，对</w:t>
        </w:r>
      </w:ins>
      <w:r w:rsidR="008C6B02">
        <w:rPr>
          <w:rFonts w:hint="eastAsia"/>
        </w:rPr>
        <w:t>HBase</w:t>
      </w:r>
      <w:r w:rsidR="008C6B02">
        <w:rPr>
          <w:rFonts w:hint="eastAsia"/>
        </w:rPr>
        <w:t>的数据模型和集群架构</w:t>
      </w:r>
      <w:ins w:id="61" w:author="李星毅" w:date="2017-02-22T08:26:00Z">
        <w:r w:rsidR="00735876">
          <w:rPr>
            <w:rFonts w:hint="eastAsia"/>
          </w:rPr>
          <w:t>进行</w:t>
        </w:r>
        <w:r w:rsidR="00735876">
          <w:t>优化</w:t>
        </w:r>
      </w:ins>
      <w:r w:rsidR="008C6B02">
        <w:rPr>
          <w:rFonts w:hint="eastAsia"/>
        </w:rPr>
        <w:t>，</w:t>
      </w:r>
      <w:del w:id="62" w:author="李星毅" w:date="2017-02-22T08:26:00Z">
        <w:r w:rsidR="0064542A" w:rsidDel="00735876">
          <w:rPr>
            <w:rFonts w:hint="eastAsia"/>
          </w:rPr>
          <w:delText>在此基础上，</w:delText>
        </w:r>
        <w:r w:rsidR="004E75CB" w:rsidDel="00735876">
          <w:rPr>
            <w:rFonts w:hint="eastAsia"/>
          </w:rPr>
          <w:delText>本文</w:delText>
        </w:r>
      </w:del>
      <w:r w:rsidR="0064542A">
        <w:rPr>
          <w:rFonts w:hint="eastAsia"/>
        </w:rPr>
        <w:t>设计出了一种</w:t>
      </w:r>
      <w:ins w:id="63" w:author="李星毅" w:date="2017-02-22T08:26:00Z">
        <w:r w:rsidR="00735876">
          <w:rPr>
            <w:rFonts w:hint="eastAsia"/>
          </w:rPr>
          <w:t>符合</w:t>
        </w:r>
      </w:ins>
      <w:r w:rsidR="00E2775C">
        <w:rPr>
          <w:rFonts w:hint="eastAsia"/>
        </w:rPr>
        <w:t>交通流数据</w:t>
      </w:r>
      <w:ins w:id="64" w:author="李星毅" w:date="2017-02-22T08:26:00Z">
        <w:r w:rsidR="00735876">
          <w:rPr>
            <w:rFonts w:hint="eastAsia"/>
          </w:rPr>
          <w:t>应用</w:t>
        </w:r>
        <w:r w:rsidR="00735876">
          <w:t>特征</w:t>
        </w:r>
      </w:ins>
      <w:r w:rsidR="000A1BC8">
        <w:rPr>
          <w:rFonts w:hint="eastAsia"/>
        </w:rPr>
        <w:t>的</w:t>
      </w:r>
      <w:r w:rsidR="00E2775C">
        <w:rPr>
          <w:rFonts w:hint="eastAsia"/>
        </w:rPr>
        <w:t>存储</w:t>
      </w:r>
      <w:r w:rsidR="002F60EC">
        <w:rPr>
          <w:rFonts w:hint="eastAsia"/>
        </w:rPr>
        <w:t>模型</w:t>
      </w:r>
      <w:r w:rsidR="00EA26D5">
        <w:rPr>
          <w:rFonts w:hint="eastAsia"/>
        </w:rPr>
        <w:t>。</w:t>
      </w:r>
    </w:p>
    <w:p w14:paraId="47C3F6DF" w14:textId="61F799D1" w:rsidR="000B1888" w:rsidRDefault="00812FBB" w:rsidP="00357841">
      <w:pPr>
        <w:pStyle w:val="aa"/>
        <w:numPr>
          <w:ilvl w:val="0"/>
          <w:numId w:val="35"/>
        </w:numPr>
        <w:ind w:firstLineChars="0"/>
      </w:pPr>
      <w:del w:id="65" w:author="李星毅" w:date="2017-02-22T08:27:00Z">
        <w:r w:rsidDel="002A08ED">
          <w:rPr>
            <w:rFonts w:hint="eastAsia"/>
          </w:rPr>
          <w:delText>其次，在交通流数据存储模型的基础上，</w:delText>
        </w:r>
      </w:del>
      <w:r>
        <w:rPr>
          <w:rFonts w:hint="eastAsia"/>
        </w:rPr>
        <w:t>为了防止大数据量</w:t>
      </w:r>
      <w:ins w:id="66" w:author="李星毅" w:date="2017-02-22T08:27:00Z">
        <w:r w:rsidR="002A08ED">
          <w:rPr>
            <w:rFonts w:hint="eastAsia"/>
          </w:rPr>
          <w:t>并发</w:t>
        </w:r>
      </w:ins>
      <w:del w:id="67" w:author="李星毅" w:date="2017-02-22T08:27:00Z">
        <w:r w:rsidDel="002A08ED">
          <w:rPr>
            <w:rFonts w:hint="eastAsia"/>
          </w:rPr>
          <w:delText>同时</w:delText>
        </w:r>
      </w:del>
      <w:r>
        <w:rPr>
          <w:rFonts w:hint="eastAsia"/>
        </w:rPr>
        <w:t>写</w:t>
      </w:r>
      <w:r>
        <w:rPr>
          <w:rFonts w:hint="eastAsia"/>
        </w:rPr>
        <w:lastRenderedPageBreak/>
        <w:t>入导致的写阻塞</w:t>
      </w:r>
      <w:r w:rsidR="002B49E6">
        <w:rPr>
          <w:rFonts w:hint="eastAsia"/>
        </w:rPr>
        <w:t>等性能问题</w:t>
      </w:r>
      <w:r>
        <w:rPr>
          <w:rFonts w:hint="eastAsia"/>
        </w:rPr>
        <w:t>，</w:t>
      </w:r>
      <w:del w:id="68" w:author="李星毅" w:date="2017-02-22T08:27:00Z">
        <w:r w:rsidR="003B2AE6" w:rsidDel="002A08ED">
          <w:rPr>
            <w:rFonts w:hint="eastAsia"/>
          </w:rPr>
          <w:delText>本文</w:delText>
        </w:r>
        <w:r w:rsidR="00203612" w:rsidDel="002A08ED">
          <w:rPr>
            <w:rFonts w:hint="eastAsia"/>
          </w:rPr>
          <w:delText>设计并</w:delText>
        </w:r>
      </w:del>
      <w:r>
        <w:rPr>
          <w:rFonts w:hint="eastAsia"/>
        </w:rPr>
        <w:t>引入了</w:t>
      </w:r>
      <w:r w:rsidR="00B83825">
        <w:rPr>
          <w:rFonts w:hint="eastAsia"/>
        </w:rPr>
        <w:t>数据预处理层、数据缓冲层和数据写入层</w:t>
      </w:r>
      <w:r w:rsidR="00315B17">
        <w:rPr>
          <w:rFonts w:hint="eastAsia"/>
        </w:rPr>
        <w:t>，构建了一个基于</w:t>
      </w:r>
      <w:r w:rsidR="00315B17">
        <w:rPr>
          <w:rFonts w:hint="eastAsia"/>
        </w:rPr>
        <w:t>Redis</w:t>
      </w:r>
      <w:r w:rsidR="00315B17">
        <w:rPr>
          <w:rFonts w:hint="eastAsia"/>
        </w:rPr>
        <w:t>集群服务器的缓存层。</w:t>
      </w:r>
    </w:p>
    <w:p w14:paraId="334ED3B5" w14:textId="0FB610D3" w:rsidR="007174AC" w:rsidRDefault="00E52015" w:rsidP="00357841">
      <w:pPr>
        <w:pStyle w:val="aa"/>
        <w:numPr>
          <w:ilvl w:val="0"/>
          <w:numId w:val="35"/>
        </w:numPr>
        <w:ind w:firstLineChars="0"/>
      </w:pPr>
      <w:del w:id="69" w:author="李星毅" w:date="2017-02-22T08:29:00Z">
        <w:r w:rsidDel="00802038">
          <w:rPr>
            <w:rFonts w:hint="eastAsia"/>
          </w:rPr>
          <w:delText>在数据查询方面，</w:delText>
        </w:r>
        <w:r w:rsidR="001F3302" w:rsidDel="00802038">
          <w:rPr>
            <w:rFonts w:hint="eastAsia"/>
          </w:rPr>
          <w:delText>本文</w:delText>
        </w:r>
      </w:del>
      <w:del w:id="70" w:author="李星毅" w:date="2017-02-22T08:30:00Z">
        <w:r w:rsidR="006C46F8" w:rsidDel="00802038">
          <w:rPr>
            <w:rFonts w:hint="eastAsia"/>
          </w:rPr>
          <w:delText>引入</w:delText>
        </w:r>
        <w:r w:rsidR="006C46F8" w:rsidDel="00802038">
          <w:rPr>
            <w:rFonts w:hint="eastAsia"/>
          </w:rPr>
          <w:delText>SQL</w:delText>
        </w:r>
        <w:r w:rsidR="008D44FC" w:rsidDel="00802038">
          <w:rPr>
            <w:rFonts w:hint="eastAsia"/>
          </w:rPr>
          <w:delText>解析功能</w:delText>
        </w:r>
        <w:r w:rsidR="008202BE" w:rsidDel="00802038">
          <w:rPr>
            <w:rFonts w:hint="eastAsia"/>
          </w:rPr>
          <w:delText>实现</w:delText>
        </w:r>
        <w:r w:rsidDel="00802038">
          <w:rPr>
            <w:rFonts w:hint="eastAsia"/>
          </w:rPr>
          <w:delText>了</w:delText>
        </w:r>
      </w:del>
      <w:ins w:id="71" w:author="李星毅" w:date="2017-02-22T08:30:00Z">
        <w:r w:rsidR="00802038">
          <w:rPr>
            <w:rFonts w:hint="eastAsia"/>
          </w:rPr>
          <w:t>设计</w:t>
        </w:r>
      </w:ins>
      <w:r w:rsidR="00AB62A0">
        <w:rPr>
          <w:rFonts w:hint="eastAsia"/>
        </w:rPr>
        <w:t>缓存客户端</w:t>
      </w:r>
      <w:ins w:id="72" w:author="李星毅" w:date="2017-02-22T08:30:00Z">
        <w:r w:rsidR="00802038">
          <w:rPr>
            <w:rFonts w:hint="eastAsia"/>
          </w:rPr>
          <w:t>的</w:t>
        </w:r>
      </w:ins>
      <w:ins w:id="73" w:author="李星毅" w:date="2017-02-22T08:29:00Z">
        <w:r w:rsidR="00802038">
          <w:rPr>
            <w:rFonts w:hint="eastAsia"/>
          </w:rPr>
          <w:t>数据查询</w:t>
        </w:r>
      </w:ins>
      <w:ins w:id="74" w:author="李星毅" w:date="2017-02-22T08:30:00Z">
        <w:r w:rsidR="00802038">
          <w:rPr>
            <w:rFonts w:hint="eastAsia"/>
          </w:rPr>
          <w:t>语义</w:t>
        </w:r>
      </w:ins>
      <w:ins w:id="75" w:author="李星毅" w:date="2017-02-22T08:29:00Z">
        <w:r w:rsidR="00802038">
          <w:rPr>
            <w:rFonts w:hint="eastAsia"/>
          </w:rPr>
          <w:t>解析</w:t>
        </w:r>
      </w:ins>
      <w:ins w:id="76" w:author="李星毅" w:date="2017-02-22T08:30:00Z">
        <w:r w:rsidR="00802038">
          <w:rPr>
            <w:rFonts w:hint="eastAsia"/>
          </w:rPr>
          <w:t>方法</w:t>
        </w:r>
        <w:r w:rsidR="00802038">
          <w:t>，</w:t>
        </w:r>
      </w:ins>
      <w:del w:id="77" w:author="李星毅" w:date="2017-02-22T08:30:00Z">
        <w:r w:rsidR="00FE3705" w:rsidDel="00802038">
          <w:rPr>
            <w:rFonts w:hint="eastAsia"/>
          </w:rPr>
          <w:delText>。设计并</w:delText>
        </w:r>
      </w:del>
      <w:r w:rsidR="00FE3705">
        <w:rPr>
          <w:rFonts w:hint="eastAsia"/>
        </w:rPr>
        <w:t>实现了</w:t>
      </w:r>
      <w:ins w:id="78" w:author="李星毅" w:date="2017-02-22T08:31:00Z">
        <w:r w:rsidR="00802038">
          <w:rPr>
            <w:rFonts w:hint="eastAsia"/>
          </w:rPr>
          <w:t>基于</w:t>
        </w:r>
      </w:ins>
      <w:del w:id="79" w:author="李星毅" w:date="2017-02-22T08:32:00Z">
        <w:r w:rsidR="00FE3705" w:rsidDel="00802038">
          <w:rPr>
            <w:rFonts w:hint="eastAsia"/>
          </w:rPr>
          <w:delText>一种简单的本地缓存结构，</w:delText>
        </w:r>
        <w:r w:rsidR="00F66EFE" w:rsidDel="00802038">
          <w:rPr>
            <w:rFonts w:hint="eastAsia"/>
          </w:rPr>
          <w:delText>缓存客户端</w:delText>
        </w:r>
        <w:r w:rsidR="00857FCB" w:rsidDel="00802038">
          <w:rPr>
            <w:rFonts w:hint="eastAsia"/>
          </w:rPr>
          <w:delText>使得</w:delText>
        </w:r>
      </w:del>
      <w:r w:rsidR="005C75A4">
        <w:rPr>
          <w:rFonts w:hint="eastAsia"/>
        </w:rPr>
        <w:t>本地缓存模块、</w:t>
      </w:r>
      <w:r w:rsidR="005C75A4">
        <w:rPr>
          <w:rFonts w:hint="eastAsia"/>
        </w:rPr>
        <w:t>Redis</w:t>
      </w:r>
      <w:r w:rsidR="005C75A4">
        <w:rPr>
          <w:rFonts w:hint="eastAsia"/>
        </w:rPr>
        <w:t>缓存服务器、</w:t>
      </w:r>
      <w:r w:rsidR="005C75A4">
        <w:rPr>
          <w:rFonts w:hint="eastAsia"/>
        </w:rPr>
        <w:t>HBase</w:t>
      </w:r>
      <w:r w:rsidR="005C75A4">
        <w:rPr>
          <w:rFonts w:hint="eastAsia"/>
        </w:rPr>
        <w:t>集群服务器</w:t>
      </w:r>
      <w:r w:rsidR="008D44FC">
        <w:rPr>
          <w:rFonts w:hint="eastAsia"/>
        </w:rPr>
        <w:t>的</w:t>
      </w:r>
      <w:del w:id="80" w:author="李星毅" w:date="2017-02-22T08:32:00Z">
        <w:r w:rsidR="008D44FC" w:rsidDel="00802038">
          <w:rPr>
            <w:rFonts w:hint="eastAsia"/>
          </w:rPr>
          <w:delText>共同协作</w:delText>
        </w:r>
        <w:r w:rsidR="00857FCB" w:rsidDel="00802038">
          <w:rPr>
            <w:rFonts w:hint="eastAsia"/>
          </w:rPr>
          <w:delText>成为可能</w:delText>
        </w:r>
      </w:del>
      <w:ins w:id="81" w:author="李星毅" w:date="2017-02-22T08:32:00Z">
        <w:r w:rsidR="00802038">
          <w:rPr>
            <w:rFonts w:hint="eastAsia"/>
          </w:rPr>
          <w:t>协同的</w:t>
        </w:r>
        <w:r w:rsidR="00802038">
          <w:t>查询</w:t>
        </w:r>
        <w:r w:rsidR="00802038">
          <w:rPr>
            <w:rFonts w:hint="eastAsia"/>
          </w:rPr>
          <w:t>解析</w:t>
        </w:r>
        <w:r w:rsidR="00802038">
          <w:t>和调度模块</w:t>
        </w:r>
      </w:ins>
      <w:r w:rsidR="000D3854">
        <w:rPr>
          <w:rFonts w:hint="eastAsia"/>
        </w:rPr>
        <w:t>，提高了</w:t>
      </w:r>
      <w:del w:id="82" w:author="李星毅" w:date="2017-02-22T08:32:00Z">
        <w:r w:rsidR="000D3854" w:rsidDel="00802038">
          <w:rPr>
            <w:rFonts w:hint="eastAsia"/>
          </w:rPr>
          <w:delText>数据</w:delText>
        </w:r>
      </w:del>
      <w:r w:rsidR="000D3854">
        <w:rPr>
          <w:rFonts w:hint="eastAsia"/>
        </w:rPr>
        <w:t>查询效率</w:t>
      </w:r>
      <w:r w:rsidR="00E60D69">
        <w:rPr>
          <w:rFonts w:hint="eastAsia"/>
        </w:rPr>
        <w:t>。</w:t>
      </w:r>
    </w:p>
    <w:p w14:paraId="57A80220" w14:textId="7266FA70" w:rsidR="00FA366B" w:rsidRPr="008F22B6" w:rsidRDefault="00FA366B" w:rsidP="005A03F9">
      <w:pPr>
        <w:pStyle w:val="aa"/>
        <w:numPr>
          <w:ilvl w:val="0"/>
          <w:numId w:val="35"/>
        </w:numPr>
        <w:ind w:firstLineChars="0"/>
      </w:pPr>
      <w:del w:id="83" w:author="李星毅" w:date="2017-02-22T08:33:00Z">
        <w:r w:rsidDel="00B13041">
          <w:delText>最后，在</w:delText>
        </w:r>
        <w:r w:rsidR="0032149C" w:rsidDel="00B13041">
          <w:delText>理论设计的基础上，</w:delText>
        </w:r>
        <w:r w:rsidR="001F3302" w:rsidDel="00B13041">
          <w:delText>本文</w:delText>
        </w:r>
        <w:r w:rsidR="003F5873" w:rsidDel="00B13041">
          <w:delText>进行了实验设计，通过相关实验分析和数据对比，为理论提供了有力的支撑，也证明了</w:delText>
        </w:r>
        <w:r w:rsidR="005A03F9" w:rsidRPr="005A03F9" w:rsidDel="00B13041">
          <w:rPr>
            <w:rFonts w:hint="eastAsia"/>
          </w:rPr>
          <w:delText>交通流数据实时存储与查询系统</w:delText>
        </w:r>
        <w:r w:rsidR="005A03F9" w:rsidDel="00B13041">
          <w:rPr>
            <w:rFonts w:hint="eastAsia"/>
          </w:rPr>
          <w:delText>存在的必要性。</w:delText>
        </w:r>
      </w:del>
      <w:ins w:id="84" w:author="李星毅" w:date="2017-02-22T08:33:00Z">
        <w:r w:rsidR="00B13041">
          <w:rPr>
            <w:rFonts w:hint="eastAsia"/>
          </w:rPr>
          <w:t>构建了基于</w:t>
        </w:r>
        <w:r w:rsidR="00B13041">
          <w:t>HBASE</w:t>
        </w:r>
        <w:r w:rsidR="00B13041">
          <w:t>的交通</w:t>
        </w:r>
        <w:r w:rsidR="00B13041">
          <w:rPr>
            <w:rFonts w:hint="eastAsia"/>
          </w:rPr>
          <w:t>数据</w:t>
        </w:r>
        <w:r w:rsidR="00B13041">
          <w:t>实时</w:t>
        </w:r>
        <w:r w:rsidR="00B13041">
          <w:rPr>
            <w:rFonts w:hint="eastAsia"/>
          </w:rPr>
          <w:t>存储</w:t>
        </w:r>
        <w:r w:rsidR="00B13041">
          <w:t>和查询</w:t>
        </w:r>
        <w:r w:rsidR="00B13041">
          <w:t>DEMO</w:t>
        </w:r>
      </w:ins>
      <w:ins w:id="85" w:author="李星毅" w:date="2017-02-22T08:34:00Z">
        <w:r w:rsidR="00B13041">
          <w:t>系统，通过实验和</w:t>
        </w:r>
        <w:r w:rsidR="00B13041">
          <w:rPr>
            <w:rFonts w:hint="eastAsia"/>
          </w:rPr>
          <w:t>效率</w:t>
        </w:r>
        <w:r w:rsidR="00B13041">
          <w:t>比对验证了研究成果的可</w:t>
        </w:r>
        <w:r w:rsidR="00B13041">
          <w:rPr>
            <w:rFonts w:hint="eastAsia"/>
          </w:rPr>
          <w:t>用</w:t>
        </w:r>
        <w:r w:rsidR="00B13041">
          <w:t>性和高效性</w:t>
        </w:r>
      </w:ins>
      <w:ins w:id="86" w:author="李星毅" w:date="2017-02-22T08:35:00Z">
        <w:r w:rsidR="00631155">
          <w:rPr>
            <w:rFonts w:hint="eastAsia"/>
          </w:rPr>
          <w:t>。</w:t>
        </w:r>
      </w:ins>
    </w:p>
    <w:p w14:paraId="2E900367" w14:textId="77777777" w:rsidR="004B63DF" w:rsidRPr="00013DCE" w:rsidRDefault="004B63DF" w:rsidP="002A22B7"/>
    <w:p w14:paraId="65DF401C" w14:textId="269073AC" w:rsidR="004B63DF" w:rsidRPr="007F15FA" w:rsidRDefault="004B63DF" w:rsidP="002A22B7">
      <w:pPr>
        <w:rPr>
          <w:b/>
        </w:rPr>
      </w:pPr>
      <w:r w:rsidRPr="007F15FA">
        <w:rPr>
          <w:rFonts w:hint="eastAsia"/>
          <w:b/>
        </w:rPr>
        <w:t>关键词：</w:t>
      </w:r>
      <w:r w:rsidR="007F15FA" w:rsidRPr="007F15FA">
        <w:rPr>
          <w:rFonts w:hint="eastAsia"/>
          <w:b/>
        </w:rPr>
        <w:t xml:space="preserve"> </w:t>
      </w:r>
      <w:r w:rsidR="009E65F8">
        <w:rPr>
          <w:b/>
        </w:rPr>
        <w:t>HBase</w:t>
      </w:r>
      <w:r w:rsidR="009E65F8">
        <w:rPr>
          <w:b/>
        </w:rPr>
        <w:t>，交通</w:t>
      </w:r>
      <w:r w:rsidR="00EF6C20">
        <w:rPr>
          <w:rFonts w:hint="eastAsia"/>
          <w:b/>
        </w:rPr>
        <w:t>数据</w:t>
      </w:r>
      <w:r w:rsidR="009E65F8">
        <w:rPr>
          <w:b/>
        </w:rPr>
        <w:t>流，</w:t>
      </w:r>
      <w:r w:rsidR="00830AE5">
        <w:rPr>
          <w:b/>
        </w:rPr>
        <w:t>Redis</w:t>
      </w:r>
      <w:r w:rsidR="00830AE5">
        <w:rPr>
          <w:b/>
        </w:rPr>
        <w:t>集群</w:t>
      </w:r>
      <w:r w:rsidR="006B7045">
        <w:rPr>
          <w:b/>
        </w:rPr>
        <w:t>，</w:t>
      </w:r>
      <w:r w:rsidR="00CF2DE8">
        <w:rPr>
          <w:rFonts w:hint="eastAsia"/>
          <w:b/>
        </w:rPr>
        <w:t>SQL</w:t>
      </w:r>
      <w:r w:rsidR="00CF2DE8">
        <w:rPr>
          <w:rFonts w:hint="eastAsia"/>
          <w:b/>
        </w:rPr>
        <w:t>解析</w:t>
      </w:r>
      <w:r w:rsidR="00177F89">
        <w:rPr>
          <w:rFonts w:hint="eastAsia"/>
          <w:b/>
        </w:rPr>
        <w:t>，</w:t>
      </w:r>
      <w:r w:rsidR="00177F89">
        <w:rPr>
          <w:rFonts w:hint="eastAsia"/>
          <w:b/>
        </w:rPr>
        <w:t>TwemProxy</w:t>
      </w:r>
    </w:p>
    <w:p w14:paraId="0D655974" w14:textId="77777777" w:rsidR="008E7990" w:rsidRDefault="008E7990">
      <w:pPr>
        <w:widowControl/>
        <w:jc w:val="left"/>
      </w:pPr>
      <w:r>
        <w:br w:type="page"/>
      </w:r>
    </w:p>
    <w:p w14:paraId="614A66D5" w14:textId="78076AB5" w:rsidR="002A22B7" w:rsidRDefault="008E7990" w:rsidP="009326FC">
      <w:pPr>
        <w:pStyle w:val="ABSTRACT"/>
      </w:pPr>
      <w:bookmarkStart w:id="87" w:name="_Toc474308094"/>
      <w:r w:rsidRPr="008E7990">
        <w:lastRenderedPageBreak/>
        <w:t>ABSTRACT</w:t>
      </w:r>
      <w:bookmarkEnd w:id="87"/>
    </w:p>
    <w:p w14:paraId="4C50865F" w14:textId="26047846" w:rsidR="00D04C30" w:rsidRPr="00990DA4" w:rsidRDefault="001C570E" w:rsidP="00CE2F46">
      <w:pPr>
        <w:pStyle w:val="aa"/>
      </w:pPr>
      <w:r w:rsidRPr="00990DA4">
        <w:t>Intelligent Transportation S</w:t>
      </w:r>
      <w:r w:rsidR="00316FD8" w:rsidRPr="00990DA4">
        <w:t>ystem is a typical interdisciplinary application system, which combines signal processing technology, information processing technology and monitoring technology to provide more efficient traffic control for the management department. It can predict and alleviate the traffic congestion in time, providing a favorable basis for city planning. Intelligent transportation system data sources are very extensive, intelligent traffic monitoring equipment, roadside GPS equipment, and even the vehicle information of parking lot belong to the category of intelligent traffic data.</w:t>
      </w:r>
    </w:p>
    <w:p w14:paraId="730DA719" w14:textId="659F984A" w:rsidR="001C570E" w:rsidRPr="00990DA4" w:rsidRDefault="001069A5" w:rsidP="00CE2F46">
      <w:pPr>
        <w:pStyle w:val="aa"/>
      </w:pPr>
      <w:r w:rsidRPr="00990DA4">
        <w:t>With the rapid development of economy, the automobile has become an indispensable means of transportation. Along with the continuous improvement of transportation, the channels for acquiring intelligent traffic data are becoming more and more diversified. Taking one large city as an example, according to government data released on the website</w:t>
      </w:r>
      <w:r w:rsidRPr="00990DA4">
        <w:t>，</w:t>
      </w:r>
      <w:r w:rsidRPr="00990DA4">
        <w:t>the city's motor vehicle population in 2015 exceeded 4.3 million, an average of one hundred families have 52 private cars. As of 2016, the city has a total of 15 473 roads, vehicle identification sensor deployed in each crossing being over more than 5000, producing tens of millions of data per day, hundreds of terabytes of data annually. With the development of urban construction, digital scale will continue to expand. Faced with such a huge amount of data, developers must optimize their storage and query system, otherwise, in such a large amount of data in a single query time-consuming will be inestimable. At present, most of the intelligent transportation system are using the traditional relational database as a storage medium, such as MySQL, Oracle, etc. These traditional relational databases have problems such as high write latency and difficulty in horizontal extension.</w:t>
      </w:r>
    </w:p>
    <w:p w14:paraId="03E79083" w14:textId="512CDC85" w:rsidR="001069A5" w:rsidRPr="00990DA4" w:rsidRDefault="001069A5" w:rsidP="00CE2F46">
      <w:pPr>
        <w:pStyle w:val="aa"/>
      </w:pPr>
      <w:r w:rsidRPr="00990DA4">
        <w:t>As a more mature large data processing technology, Hadoop has been gradually favored by the major companies and used to deal with large data-related business scenarios. Hadoop's two most prominent features, HDFS and MapReduce, provide efficient data storage and data analysis capabilities. The HBase is located in the Hadoop ecosystem and supports for MapReduce parallel computing distributed database, the bottom of which using HDFS implementation. Therefore, the use of HBase as a traffic flow data real-time storage and query system storage media, than the traditional relational database with higher reliability and processing power.</w:t>
      </w:r>
    </w:p>
    <w:p w14:paraId="39BB6CF9" w14:textId="675E3C93" w:rsidR="001069A5" w:rsidRPr="00990DA4" w:rsidRDefault="001069A5" w:rsidP="00CE2F46">
      <w:pPr>
        <w:pStyle w:val="aa"/>
      </w:pPr>
      <w:r w:rsidRPr="00990DA4">
        <w:t xml:space="preserve">In order to solve the performance flaw of traffic flow data on traditional relational database, this paper designs and realizes a real-time storage and query </w:t>
      </w:r>
      <w:r w:rsidRPr="00990DA4">
        <w:lastRenderedPageBreak/>
        <w:t>system of traffic flow data based on HBase, studying data writing and data reading on the basis .The main research work is as follows:</w:t>
      </w:r>
    </w:p>
    <w:p w14:paraId="0039395C" w14:textId="77777777" w:rsidR="004539D5" w:rsidRPr="004539D5" w:rsidRDefault="004539D5" w:rsidP="00492DDD">
      <w:pPr>
        <w:pStyle w:val="aa"/>
        <w:numPr>
          <w:ilvl w:val="0"/>
          <w:numId w:val="37"/>
        </w:numPr>
        <w:ind w:firstLineChars="0"/>
      </w:pPr>
      <w:r w:rsidRPr="004539D5">
        <w:t>Firstly, the paper deeply understands and analyzes the related technologies and characteristics of HBase, and focus on understanding the data model and cluster architecture of HBase. On this basis, we design a traffic data storage model.</w:t>
      </w:r>
    </w:p>
    <w:p w14:paraId="2E5A228A" w14:textId="77777777" w:rsidR="004539D5" w:rsidRPr="004539D5" w:rsidRDefault="004539D5" w:rsidP="00492DDD">
      <w:pPr>
        <w:pStyle w:val="aa"/>
        <w:numPr>
          <w:ilvl w:val="0"/>
          <w:numId w:val="37"/>
        </w:numPr>
        <w:ind w:firstLineChars="0"/>
      </w:pPr>
      <w:r w:rsidRPr="004539D5">
        <w:t>Secondly, on the basis of traffic data storage model, data preprocessing layer, data buffer layer and data writing layer are designed and introduced in order to prevent performance problems such as write blocking caused by large data volume.</w:t>
      </w:r>
    </w:p>
    <w:p w14:paraId="52EBD0BD" w14:textId="77777777" w:rsidR="004539D5" w:rsidRPr="004539D5" w:rsidRDefault="004539D5" w:rsidP="00492DDD">
      <w:pPr>
        <w:pStyle w:val="aa"/>
        <w:numPr>
          <w:ilvl w:val="0"/>
          <w:numId w:val="37"/>
        </w:numPr>
        <w:ind w:firstLineChars="0"/>
      </w:pPr>
      <w:r w:rsidRPr="004539D5">
        <w:t>In the aspect of data query, the paper introduces the SQL parsing function and implements a high performance cache server based on Redis cluster. By cooperating with several modules and optimizing the Redis cache data model, the efficiency of data query is improved.</w:t>
      </w:r>
    </w:p>
    <w:p w14:paraId="582B4ACB" w14:textId="3934009C" w:rsidR="002943C0" w:rsidRDefault="004539D5" w:rsidP="00492DDD">
      <w:pPr>
        <w:pStyle w:val="aa"/>
        <w:numPr>
          <w:ilvl w:val="0"/>
          <w:numId w:val="37"/>
        </w:numPr>
        <w:ind w:firstLineChars="0"/>
      </w:pPr>
      <w:r w:rsidRPr="004539D5">
        <w:t>Finally, on the basis of theoretical design, the experimental design is carried out. Through the correlation analysis and data comparison, it provides strong support for the theory, and proves the necessity of the real-time storage and que</w:t>
      </w:r>
      <w:r w:rsidR="00FE2FF1">
        <w:t>ry system of traffic flow data.</w:t>
      </w:r>
    </w:p>
    <w:p w14:paraId="3DF10B9F" w14:textId="77777777" w:rsidR="00360A56" w:rsidRPr="00CA598A" w:rsidRDefault="00360A56" w:rsidP="006D16D7">
      <w:pPr>
        <w:pStyle w:val="aa"/>
        <w:ind w:firstLineChars="0" w:firstLine="0"/>
      </w:pPr>
    </w:p>
    <w:p w14:paraId="33B81FF1" w14:textId="14407818" w:rsidR="00794712" w:rsidRPr="00926A94" w:rsidRDefault="00794712" w:rsidP="008E54CA">
      <w:pPr>
        <w:pStyle w:val="aa"/>
        <w:ind w:firstLineChars="0" w:firstLine="0"/>
        <w:jc w:val="left"/>
        <w:rPr>
          <w:b/>
        </w:rPr>
      </w:pPr>
      <w:r w:rsidRPr="00926A94">
        <w:rPr>
          <w:b/>
        </w:rPr>
        <w:t>Keywods</w:t>
      </w:r>
      <w:r w:rsidRPr="00926A94">
        <w:rPr>
          <w:b/>
        </w:rPr>
        <w:t>：</w:t>
      </w:r>
      <w:r w:rsidR="00AE6D0D">
        <w:rPr>
          <w:b/>
        </w:rPr>
        <w:t>HBase, Traffic Data F</w:t>
      </w:r>
      <w:r w:rsidR="007075D1">
        <w:rPr>
          <w:b/>
        </w:rPr>
        <w:t>low, Redis cluster, SQL P</w:t>
      </w:r>
      <w:r w:rsidR="00221434" w:rsidRPr="00221434">
        <w:rPr>
          <w:b/>
        </w:rPr>
        <w:t>arsing, TwemProxy</w:t>
      </w:r>
    </w:p>
    <w:p w14:paraId="1FBB32B0" w14:textId="77777777" w:rsidR="00FE2FF1" w:rsidRDefault="00FE2FF1">
      <w:pPr>
        <w:widowControl/>
        <w:jc w:val="left"/>
        <w:rPr>
          <w:rFonts w:ascii="黑体" w:eastAsia="黑体" w:hAnsi="黑体"/>
          <w:sz w:val="32"/>
          <w:szCs w:val="32"/>
        </w:rPr>
      </w:pPr>
      <w:r>
        <w:rPr>
          <w:rFonts w:ascii="黑体" w:eastAsia="黑体" w:hAnsi="黑体"/>
          <w:sz w:val="32"/>
          <w:szCs w:val="32"/>
        </w:rPr>
        <w:br w:type="page"/>
      </w:r>
    </w:p>
    <w:p w14:paraId="41F2FE06" w14:textId="45566DB3" w:rsidR="004B63DF" w:rsidRDefault="003B0FE5" w:rsidP="003B0FE5">
      <w:pPr>
        <w:jc w:val="center"/>
        <w:rPr>
          <w:rFonts w:ascii="黑体" w:eastAsia="黑体" w:hAnsi="黑体"/>
          <w:sz w:val="32"/>
          <w:szCs w:val="32"/>
        </w:rPr>
      </w:pPr>
      <w:r w:rsidRPr="003B0FE5">
        <w:rPr>
          <w:rFonts w:ascii="黑体" w:eastAsia="黑体" w:hAnsi="黑体" w:hint="eastAsia"/>
          <w:sz w:val="32"/>
          <w:szCs w:val="32"/>
        </w:rPr>
        <w:lastRenderedPageBreak/>
        <w:t>目</w:t>
      </w:r>
      <w:r>
        <w:rPr>
          <w:rFonts w:ascii="黑体" w:eastAsia="黑体" w:hAnsi="黑体" w:hint="eastAsia"/>
          <w:sz w:val="32"/>
          <w:szCs w:val="32"/>
        </w:rPr>
        <w:t xml:space="preserve"> </w:t>
      </w:r>
      <w:r w:rsidRPr="003B0FE5">
        <w:rPr>
          <w:rFonts w:ascii="黑体" w:eastAsia="黑体" w:hAnsi="黑体" w:hint="eastAsia"/>
          <w:sz w:val="32"/>
          <w:szCs w:val="32"/>
        </w:rPr>
        <w:t>录</w:t>
      </w:r>
    </w:p>
    <w:p w14:paraId="5ECEE9A7" w14:textId="77777777" w:rsidR="00952DD0" w:rsidRDefault="00893B21">
      <w:pPr>
        <w:pStyle w:val="11"/>
        <w:tabs>
          <w:tab w:val="right" w:leader="dot" w:pos="8296"/>
        </w:tabs>
        <w:rPr>
          <w:rFonts w:asciiTheme="minorHAnsi" w:hAnsiTheme="minorHAnsi" w:cstheme="minorBidi"/>
          <w:b w:val="0"/>
          <w:bCs w:val="0"/>
          <w:caps w:val="0"/>
          <w:noProof/>
          <w:sz w:val="21"/>
          <w:szCs w:val="22"/>
        </w:rPr>
      </w:pPr>
      <w:r w:rsidRPr="00893B21">
        <w:rPr>
          <w:rFonts w:asciiTheme="minorEastAsia" w:hAnsiTheme="minorEastAsia"/>
          <w:b w:val="0"/>
          <w:bCs w:val="0"/>
          <w:caps w:val="0"/>
          <w:szCs w:val="24"/>
        </w:rPr>
        <w:fldChar w:fldCharType="begin"/>
      </w:r>
      <w:r w:rsidRPr="00893B21">
        <w:rPr>
          <w:rFonts w:asciiTheme="minorEastAsia" w:hAnsiTheme="minorEastAsia"/>
          <w:b w:val="0"/>
          <w:bCs w:val="0"/>
          <w:caps w:val="0"/>
          <w:szCs w:val="24"/>
        </w:rPr>
        <w:instrText xml:space="preserve"> TOC \o "1-3" \h \z \u </w:instrText>
      </w:r>
      <w:r w:rsidRPr="00893B21">
        <w:rPr>
          <w:rFonts w:asciiTheme="minorEastAsia" w:hAnsiTheme="minorEastAsia"/>
          <w:b w:val="0"/>
          <w:bCs w:val="0"/>
          <w:caps w:val="0"/>
          <w:szCs w:val="24"/>
        </w:rPr>
        <w:fldChar w:fldCharType="separate"/>
      </w:r>
      <w:hyperlink w:anchor="_Toc474308093" w:history="1">
        <w:r w:rsidR="00952DD0" w:rsidRPr="00E039C5">
          <w:rPr>
            <w:rStyle w:val="afb"/>
            <w:rFonts w:hint="eastAsia"/>
            <w:noProof/>
          </w:rPr>
          <w:t>摘</w:t>
        </w:r>
        <w:r w:rsidR="00952DD0" w:rsidRPr="00E039C5">
          <w:rPr>
            <w:rStyle w:val="afb"/>
            <w:noProof/>
          </w:rPr>
          <w:t xml:space="preserve"> </w:t>
        </w:r>
        <w:r w:rsidR="00952DD0" w:rsidRPr="00E039C5">
          <w:rPr>
            <w:rStyle w:val="afb"/>
            <w:rFonts w:hint="eastAsia"/>
            <w:noProof/>
          </w:rPr>
          <w:t>要</w:t>
        </w:r>
        <w:r w:rsidR="00952DD0">
          <w:rPr>
            <w:noProof/>
            <w:webHidden/>
          </w:rPr>
          <w:tab/>
        </w:r>
        <w:r w:rsidR="00952DD0">
          <w:rPr>
            <w:noProof/>
            <w:webHidden/>
          </w:rPr>
          <w:fldChar w:fldCharType="begin"/>
        </w:r>
        <w:r w:rsidR="00952DD0">
          <w:rPr>
            <w:noProof/>
            <w:webHidden/>
          </w:rPr>
          <w:instrText xml:space="preserve"> PAGEREF _Toc474308093 \h </w:instrText>
        </w:r>
        <w:r w:rsidR="00952DD0">
          <w:rPr>
            <w:noProof/>
            <w:webHidden/>
          </w:rPr>
        </w:r>
        <w:r w:rsidR="00952DD0">
          <w:rPr>
            <w:noProof/>
            <w:webHidden/>
          </w:rPr>
          <w:fldChar w:fldCharType="separate"/>
        </w:r>
        <w:r w:rsidR="00952DD0">
          <w:rPr>
            <w:noProof/>
            <w:webHidden/>
          </w:rPr>
          <w:t>III</w:t>
        </w:r>
        <w:r w:rsidR="00952DD0">
          <w:rPr>
            <w:noProof/>
            <w:webHidden/>
          </w:rPr>
          <w:fldChar w:fldCharType="end"/>
        </w:r>
      </w:hyperlink>
    </w:p>
    <w:p w14:paraId="42E6A354"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094" w:history="1">
        <w:r w:rsidR="00952DD0" w:rsidRPr="00E039C5">
          <w:rPr>
            <w:rStyle w:val="afb"/>
            <w:noProof/>
          </w:rPr>
          <w:t>ABSTRACT</w:t>
        </w:r>
        <w:r w:rsidR="00952DD0">
          <w:rPr>
            <w:noProof/>
            <w:webHidden/>
          </w:rPr>
          <w:tab/>
        </w:r>
        <w:r w:rsidR="00952DD0">
          <w:rPr>
            <w:noProof/>
            <w:webHidden/>
          </w:rPr>
          <w:fldChar w:fldCharType="begin"/>
        </w:r>
        <w:r w:rsidR="00952DD0">
          <w:rPr>
            <w:noProof/>
            <w:webHidden/>
          </w:rPr>
          <w:instrText xml:space="preserve"> PAGEREF _Toc474308094 \h </w:instrText>
        </w:r>
        <w:r w:rsidR="00952DD0">
          <w:rPr>
            <w:noProof/>
            <w:webHidden/>
          </w:rPr>
        </w:r>
        <w:r w:rsidR="00952DD0">
          <w:rPr>
            <w:noProof/>
            <w:webHidden/>
          </w:rPr>
          <w:fldChar w:fldCharType="separate"/>
        </w:r>
        <w:r w:rsidR="00952DD0">
          <w:rPr>
            <w:noProof/>
            <w:webHidden/>
          </w:rPr>
          <w:t>V</w:t>
        </w:r>
        <w:r w:rsidR="00952DD0">
          <w:rPr>
            <w:noProof/>
            <w:webHidden/>
          </w:rPr>
          <w:fldChar w:fldCharType="end"/>
        </w:r>
      </w:hyperlink>
    </w:p>
    <w:p w14:paraId="2514AA6E"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095" w:history="1">
        <w:r w:rsidR="00952DD0" w:rsidRPr="00E039C5">
          <w:rPr>
            <w:rStyle w:val="afb"/>
            <w:rFonts w:hint="eastAsia"/>
            <w:noProof/>
          </w:rPr>
          <w:t>第一章</w:t>
        </w:r>
        <w:r w:rsidR="00952DD0" w:rsidRPr="00E039C5">
          <w:rPr>
            <w:rStyle w:val="afb"/>
            <w:noProof/>
          </w:rPr>
          <w:t xml:space="preserve"> </w:t>
        </w:r>
        <w:r w:rsidR="00952DD0" w:rsidRPr="00E039C5">
          <w:rPr>
            <w:rStyle w:val="afb"/>
            <w:rFonts w:hint="eastAsia"/>
            <w:noProof/>
          </w:rPr>
          <w:t>绪论</w:t>
        </w:r>
        <w:r w:rsidR="00952DD0">
          <w:rPr>
            <w:noProof/>
            <w:webHidden/>
          </w:rPr>
          <w:tab/>
        </w:r>
        <w:r w:rsidR="00952DD0">
          <w:rPr>
            <w:noProof/>
            <w:webHidden/>
          </w:rPr>
          <w:fldChar w:fldCharType="begin"/>
        </w:r>
        <w:r w:rsidR="00952DD0">
          <w:rPr>
            <w:noProof/>
            <w:webHidden/>
          </w:rPr>
          <w:instrText xml:space="preserve"> PAGEREF _Toc474308095 \h </w:instrText>
        </w:r>
        <w:r w:rsidR="00952DD0">
          <w:rPr>
            <w:noProof/>
            <w:webHidden/>
          </w:rPr>
        </w:r>
        <w:r w:rsidR="00952DD0">
          <w:rPr>
            <w:noProof/>
            <w:webHidden/>
          </w:rPr>
          <w:fldChar w:fldCharType="separate"/>
        </w:r>
        <w:r w:rsidR="00952DD0">
          <w:rPr>
            <w:noProof/>
            <w:webHidden/>
          </w:rPr>
          <w:t>1</w:t>
        </w:r>
        <w:r w:rsidR="00952DD0">
          <w:rPr>
            <w:noProof/>
            <w:webHidden/>
          </w:rPr>
          <w:fldChar w:fldCharType="end"/>
        </w:r>
      </w:hyperlink>
    </w:p>
    <w:p w14:paraId="24DAFA6E" w14:textId="77777777" w:rsidR="00952DD0" w:rsidRDefault="00B51235">
      <w:pPr>
        <w:pStyle w:val="2"/>
        <w:tabs>
          <w:tab w:val="right" w:leader="dot" w:pos="8296"/>
        </w:tabs>
        <w:rPr>
          <w:rFonts w:cstheme="minorBidi"/>
          <w:smallCaps w:val="0"/>
          <w:noProof/>
          <w:sz w:val="21"/>
          <w:szCs w:val="22"/>
        </w:rPr>
      </w:pPr>
      <w:hyperlink w:anchor="_Toc474308096" w:history="1">
        <w:r w:rsidR="00952DD0" w:rsidRPr="00E039C5">
          <w:rPr>
            <w:rStyle w:val="afb"/>
            <w:noProof/>
          </w:rPr>
          <w:t xml:space="preserve">1.1 </w:t>
        </w:r>
        <w:r w:rsidR="00952DD0" w:rsidRPr="00E039C5">
          <w:rPr>
            <w:rStyle w:val="afb"/>
            <w:rFonts w:hint="eastAsia"/>
            <w:noProof/>
          </w:rPr>
          <w:t>课题研究背景与意义</w:t>
        </w:r>
        <w:r w:rsidR="00952DD0">
          <w:rPr>
            <w:noProof/>
            <w:webHidden/>
          </w:rPr>
          <w:tab/>
        </w:r>
        <w:r w:rsidR="00952DD0">
          <w:rPr>
            <w:noProof/>
            <w:webHidden/>
          </w:rPr>
          <w:fldChar w:fldCharType="begin"/>
        </w:r>
        <w:r w:rsidR="00952DD0">
          <w:rPr>
            <w:noProof/>
            <w:webHidden/>
          </w:rPr>
          <w:instrText xml:space="preserve"> PAGEREF _Toc474308096 \h </w:instrText>
        </w:r>
        <w:r w:rsidR="00952DD0">
          <w:rPr>
            <w:noProof/>
            <w:webHidden/>
          </w:rPr>
        </w:r>
        <w:r w:rsidR="00952DD0">
          <w:rPr>
            <w:noProof/>
            <w:webHidden/>
          </w:rPr>
          <w:fldChar w:fldCharType="separate"/>
        </w:r>
        <w:r w:rsidR="00952DD0">
          <w:rPr>
            <w:noProof/>
            <w:webHidden/>
          </w:rPr>
          <w:t>1</w:t>
        </w:r>
        <w:r w:rsidR="00952DD0">
          <w:rPr>
            <w:noProof/>
            <w:webHidden/>
          </w:rPr>
          <w:fldChar w:fldCharType="end"/>
        </w:r>
      </w:hyperlink>
    </w:p>
    <w:p w14:paraId="7FC617D6" w14:textId="77777777" w:rsidR="00952DD0" w:rsidRDefault="00B51235">
      <w:pPr>
        <w:pStyle w:val="2"/>
        <w:tabs>
          <w:tab w:val="right" w:leader="dot" w:pos="8296"/>
        </w:tabs>
        <w:rPr>
          <w:rFonts w:cstheme="minorBidi"/>
          <w:smallCaps w:val="0"/>
          <w:noProof/>
          <w:sz w:val="21"/>
          <w:szCs w:val="22"/>
        </w:rPr>
      </w:pPr>
      <w:hyperlink w:anchor="_Toc474308097" w:history="1">
        <w:r w:rsidR="00952DD0" w:rsidRPr="00E039C5">
          <w:rPr>
            <w:rStyle w:val="afb"/>
            <w:noProof/>
          </w:rPr>
          <w:t xml:space="preserve">1.2 </w:t>
        </w:r>
        <w:r w:rsidR="00952DD0" w:rsidRPr="00E039C5">
          <w:rPr>
            <w:rStyle w:val="afb"/>
            <w:rFonts w:hint="eastAsia"/>
            <w:noProof/>
          </w:rPr>
          <w:t>主要研究内容</w:t>
        </w:r>
        <w:r w:rsidR="00952DD0">
          <w:rPr>
            <w:noProof/>
            <w:webHidden/>
          </w:rPr>
          <w:tab/>
        </w:r>
        <w:r w:rsidR="00952DD0">
          <w:rPr>
            <w:noProof/>
            <w:webHidden/>
          </w:rPr>
          <w:fldChar w:fldCharType="begin"/>
        </w:r>
        <w:r w:rsidR="00952DD0">
          <w:rPr>
            <w:noProof/>
            <w:webHidden/>
          </w:rPr>
          <w:instrText xml:space="preserve"> PAGEREF _Toc474308097 \h </w:instrText>
        </w:r>
        <w:r w:rsidR="00952DD0">
          <w:rPr>
            <w:noProof/>
            <w:webHidden/>
          </w:rPr>
        </w:r>
        <w:r w:rsidR="00952DD0">
          <w:rPr>
            <w:noProof/>
            <w:webHidden/>
          </w:rPr>
          <w:fldChar w:fldCharType="separate"/>
        </w:r>
        <w:r w:rsidR="00952DD0">
          <w:rPr>
            <w:noProof/>
            <w:webHidden/>
          </w:rPr>
          <w:t>1</w:t>
        </w:r>
        <w:r w:rsidR="00952DD0">
          <w:rPr>
            <w:noProof/>
            <w:webHidden/>
          </w:rPr>
          <w:fldChar w:fldCharType="end"/>
        </w:r>
      </w:hyperlink>
    </w:p>
    <w:p w14:paraId="6D8D70B0" w14:textId="77777777" w:rsidR="00952DD0" w:rsidRDefault="00B51235">
      <w:pPr>
        <w:pStyle w:val="2"/>
        <w:tabs>
          <w:tab w:val="right" w:leader="dot" w:pos="8296"/>
        </w:tabs>
        <w:rPr>
          <w:rFonts w:cstheme="minorBidi"/>
          <w:smallCaps w:val="0"/>
          <w:noProof/>
          <w:sz w:val="21"/>
          <w:szCs w:val="22"/>
        </w:rPr>
      </w:pPr>
      <w:hyperlink w:anchor="_Toc474308098" w:history="1">
        <w:r w:rsidR="00952DD0" w:rsidRPr="00E039C5">
          <w:rPr>
            <w:rStyle w:val="afb"/>
            <w:noProof/>
          </w:rPr>
          <w:t>1.3</w:t>
        </w:r>
        <w:r w:rsidR="00952DD0" w:rsidRPr="00E039C5">
          <w:rPr>
            <w:rStyle w:val="afb"/>
            <w:rFonts w:hint="eastAsia"/>
            <w:noProof/>
          </w:rPr>
          <w:t>国内外研究现状</w:t>
        </w:r>
        <w:r w:rsidR="00952DD0">
          <w:rPr>
            <w:noProof/>
            <w:webHidden/>
          </w:rPr>
          <w:tab/>
        </w:r>
        <w:r w:rsidR="00952DD0">
          <w:rPr>
            <w:noProof/>
            <w:webHidden/>
          </w:rPr>
          <w:fldChar w:fldCharType="begin"/>
        </w:r>
        <w:r w:rsidR="00952DD0">
          <w:rPr>
            <w:noProof/>
            <w:webHidden/>
          </w:rPr>
          <w:instrText xml:space="preserve"> PAGEREF _Toc474308098 \h </w:instrText>
        </w:r>
        <w:r w:rsidR="00952DD0">
          <w:rPr>
            <w:noProof/>
            <w:webHidden/>
          </w:rPr>
        </w:r>
        <w:r w:rsidR="00952DD0">
          <w:rPr>
            <w:noProof/>
            <w:webHidden/>
          </w:rPr>
          <w:fldChar w:fldCharType="separate"/>
        </w:r>
        <w:r w:rsidR="00952DD0">
          <w:rPr>
            <w:noProof/>
            <w:webHidden/>
          </w:rPr>
          <w:t>2</w:t>
        </w:r>
        <w:r w:rsidR="00952DD0">
          <w:rPr>
            <w:noProof/>
            <w:webHidden/>
          </w:rPr>
          <w:fldChar w:fldCharType="end"/>
        </w:r>
      </w:hyperlink>
    </w:p>
    <w:p w14:paraId="66290B31" w14:textId="77777777" w:rsidR="00952DD0" w:rsidRDefault="00B51235">
      <w:pPr>
        <w:pStyle w:val="2"/>
        <w:tabs>
          <w:tab w:val="right" w:leader="dot" w:pos="8296"/>
        </w:tabs>
        <w:rPr>
          <w:rFonts w:cstheme="minorBidi"/>
          <w:smallCaps w:val="0"/>
          <w:noProof/>
          <w:sz w:val="21"/>
          <w:szCs w:val="22"/>
        </w:rPr>
      </w:pPr>
      <w:hyperlink w:anchor="_Toc474308099" w:history="1">
        <w:r w:rsidR="00952DD0" w:rsidRPr="00E039C5">
          <w:rPr>
            <w:rStyle w:val="afb"/>
            <w:noProof/>
          </w:rPr>
          <w:t>1.4</w:t>
        </w:r>
        <w:r w:rsidR="00952DD0" w:rsidRPr="00E039C5">
          <w:rPr>
            <w:rStyle w:val="afb"/>
            <w:rFonts w:hint="eastAsia"/>
            <w:noProof/>
          </w:rPr>
          <w:t>本文组织结构</w:t>
        </w:r>
        <w:r w:rsidR="00952DD0">
          <w:rPr>
            <w:noProof/>
            <w:webHidden/>
          </w:rPr>
          <w:tab/>
        </w:r>
        <w:r w:rsidR="00952DD0">
          <w:rPr>
            <w:noProof/>
            <w:webHidden/>
          </w:rPr>
          <w:fldChar w:fldCharType="begin"/>
        </w:r>
        <w:r w:rsidR="00952DD0">
          <w:rPr>
            <w:noProof/>
            <w:webHidden/>
          </w:rPr>
          <w:instrText xml:space="preserve"> PAGEREF _Toc474308099 \h </w:instrText>
        </w:r>
        <w:r w:rsidR="00952DD0">
          <w:rPr>
            <w:noProof/>
            <w:webHidden/>
          </w:rPr>
        </w:r>
        <w:r w:rsidR="00952DD0">
          <w:rPr>
            <w:noProof/>
            <w:webHidden/>
          </w:rPr>
          <w:fldChar w:fldCharType="separate"/>
        </w:r>
        <w:r w:rsidR="00952DD0">
          <w:rPr>
            <w:noProof/>
            <w:webHidden/>
          </w:rPr>
          <w:t>2</w:t>
        </w:r>
        <w:r w:rsidR="00952DD0">
          <w:rPr>
            <w:noProof/>
            <w:webHidden/>
          </w:rPr>
          <w:fldChar w:fldCharType="end"/>
        </w:r>
      </w:hyperlink>
    </w:p>
    <w:p w14:paraId="4F9F4F5C"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100" w:history="1">
        <w:r w:rsidR="00952DD0" w:rsidRPr="00E039C5">
          <w:rPr>
            <w:rStyle w:val="afb"/>
            <w:rFonts w:hint="eastAsia"/>
            <w:noProof/>
          </w:rPr>
          <w:t>第二章</w:t>
        </w:r>
        <w:r w:rsidR="00952DD0" w:rsidRPr="00E039C5">
          <w:rPr>
            <w:rStyle w:val="afb"/>
            <w:noProof/>
          </w:rPr>
          <w:t xml:space="preserve"> </w:t>
        </w:r>
        <w:r w:rsidR="00952DD0" w:rsidRPr="00E039C5">
          <w:rPr>
            <w:rStyle w:val="afb"/>
            <w:rFonts w:hint="eastAsia"/>
            <w:noProof/>
          </w:rPr>
          <w:t>技术相关</w:t>
        </w:r>
        <w:r w:rsidR="00952DD0">
          <w:rPr>
            <w:noProof/>
            <w:webHidden/>
          </w:rPr>
          <w:tab/>
        </w:r>
        <w:r w:rsidR="00952DD0">
          <w:rPr>
            <w:noProof/>
            <w:webHidden/>
          </w:rPr>
          <w:fldChar w:fldCharType="begin"/>
        </w:r>
        <w:r w:rsidR="00952DD0">
          <w:rPr>
            <w:noProof/>
            <w:webHidden/>
          </w:rPr>
          <w:instrText xml:space="preserve"> PAGEREF _Toc474308100 \h </w:instrText>
        </w:r>
        <w:r w:rsidR="00952DD0">
          <w:rPr>
            <w:noProof/>
            <w:webHidden/>
          </w:rPr>
        </w:r>
        <w:r w:rsidR="00952DD0">
          <w:rPr>
            <w:noProof/>
            <w:webHidden/>
          </w:rPr>
          <w:fldChar w:fldCharType="separate"/>
        </w:r>
        <w:r w:rsidR="00952DD0">
          <w:rPr>
            <w:noProof/>
            <w:webHidden/>
          </w:rPr>
          <w:t>4</w:t>
        </w:r>
        <w:r w:rsidR="00952DD0">
          <w:rPr>
            <w:noProof/>
            <w:webHidden/>
          </w:rPr>
          <w:fldChar w:fldCharType="end"/>
        </w:r>
      </w:hyperlink>
    </w:p>
    <w:p w14:paraId="2DB4603A" w14:textId="77777777" w:rsidR="00952DD0" w:rsidRDefault="00B51235">
      <w:pPr>
        <w:pStyle w:val="2"/>
        <w:tabs>
          <w:tab w:val="right" w:leader="dot" w:pos="8296"/>
        </w:tabs>
        <w:rPr>
          <w:rFonts w:cstheme="minorBidi"/>
          <w:smallCaps w:val="0"/>
          <w:noProof/>
          <w:sz w:val="21"/>
          <w:szCs w:val="22"/>
        </w:rPr>
      </w:pPr>
      <w:hyperlink w:anchor="_Toc474308101" w:history="1">
        <w:r w:rsidR="00952DD0" w:rsidRPr="00E039C5">
          <w:rPr>
            <w:rStyle w:val="afb"/>
            <w:noProof/>
          </w:rPr>
          <w:t>2.1 Hadoop</w:t>
        </w:r>
        <w:r w:rsidR="00952DD0" w:rsidRPr="00E039C5">
          <w:rPr>
            <w:rStyle w:val="afb"/>
            <w:rFonts w:hint="eastAsia"/>
            <w:noProof/>
          </w:rPr>
          <w:t>技术</w:t>
        </w:r>
        <w:r w:rsidR="00952DD0">
          <w:rPr>
            <w:noProof/>
            <w:webHidden/>
          </w:rPr>
          <w:tab/>
        </w:r>
        <w:r w:rsidR="00952DD0">
          <w:rPr>
            <w:noProof/>
            <w:webHidden/>
          </w:rPr>
          <w:fldChar w:fldCharType="begin"/>
        </w:r>
        <w:r w:rsidR="00952DD0">
          <w:rPr>
            <w:noProof/>
            <w:webHidden/>
          </w:rPr>
          <w:instrText xml:space="preserve"> PAGEREF _Toc474308101 \h </w:instrText>
        </w:r>
        <w:r w:rsidR="00952DD0">
          <w:rPr>
            <w:noProof/>
            <w:webHidden/>
          </w:rPr>
        </w:r>
        <w:r w:rsidR="00952DD0">
          <w:rPr>
            <w:noProof/>
            <w:webHidden/>
          </w:rPr>
          <w:fldChar w:fldCharType="separate"/>
        </w:r>
        <w:r w:rsidR="00952DD0">
          <w:rPr>
            <w:noProof/>
            <w:webHidden/>
          </w:rPr>
          <w:t>4</w:t>
        </w:r>
        <w:r w:rsidR="00952DD0">
          <w:rPr>
            <w:noProof/>
            <w:webHidden/>
          </w:rPr>
          <w:fldChar w:fldCharType="end"/>
        </w:r>
      </w:hyperlink>
    </w:p>
    <w:p w14:paraId="7BDC68CF" w14:textId="77777777" w:rsidR="00952DD0" w:rsidRDefault="00B51235">
      <w:pPr>
        <w:pStyle w:val="3"/>
        <w:tabs>
          <w:tab w:val="right" w:leader="dot" w:pos="8296"/>
        </w:tabs>
        <w:rPr>
          <w:rFonts w:cstheme="minorBidi"/>
          <w:i w:val="0"/>
          <w:iCs w:val="0"/>
          <w:noProof/>
          <w:sz w:val="21"/>
          <w:szCs w:val="22"/>
        </w:rPr>
      </w:pPr>
      <w:hyperlink w:anchor="_Toc474308102" w:history="1">
        <w:r w:rsidR="00952DD0" w:rsidRPr="00E039C5">
          <w:rPr>
            <w:rStyle w:val="afb"/>
            <w:noProof/>
          </w:rPr>
          <w:t>2.1.1 HDFS</w:t>
        </w:r>
        <w:r w:rsidR="00952DD0">
          <w:rPr>
            <w:noProof/>
            <w:webHidden/>
          </w:rPr>
          <w:tab/>
        </w:r>
        <w:r w:rsidR="00952DD0">
          <w:rPr>
            <w:noProof/>
            <w:webHidden/>
          </w:rPr>
          <w:fldChar w:fldCharType="begin"/>
        </w:r>
        <w:r w:rsidR="00952DD0">
          <w:rPr>
            <w:noProof/>
            <w:webHidden/>
          </w:rPr>
          <w:instrText xml:space="preserve"> PAGEREF _Toc474308102 \h </w:instrText>
        </w:r>
        <w:r w:rsidR="00952DD0">
          <w:rPr>
            <w:noProof/>
            <w:webHidden/>
          </w:rPr>
        </w:r>
        <w:r w:rsidR="00952DD0">
          <w:rPr>
            <w:noProof/>
            <w:webHidden/>
          </w:rPr>
          <w:fldChar w:fldCharType="separate"/>
        </w:r>
        <w:r w:rsidR="00952DD0">
          <w:rPr>
            <w:noProof/>
            <w:webHidden/>
          </w:rPr>
          <w:t>4</w:t>
        </w:r>
        <w:r w:rsidR="00952DD0">
          <w:rPr>
            <w:noProof/>
            <w:webHidden/>
          </w:rPr>
          <w:fldChar w:fldCharType="end"/>
        </w:r>
      </w:hyperlink>
    </w:p>
    <w:p w14:paraId="51ADC1F0" w14:textId="77777777" w:rsidR="00952DD0" w:rsidRDefault="00B51235">
      <w:pPr>
        <w:pStyle w:val="3"/>
        <w:tabs>
          <w:tab w:val="right" w:leader="dot" w:pos="8296"/>
        </w:tabs>
        <w:rPr>
          <w:rFonts w:cstheme="minorBidi"/>
          <w:i w:val="0"/>
          <w:iCs w:val="0"/>
          <w:noProof/>
          <w:sz w:val="21"/>
          <w:szCs w:val="22"/>
        </w:rPr>
      </w:pPr>
      <w:hyperlink w:anchor="_Toc474308103" w:history="1">
        <w:r w:rsidR="00952DD0" w:rsidRPr="00E039C5">
          <w:rPr>
            <w:rStyle w:val="afb"/>
            <w:noProof/>
          </w:rPr>
          <w:t>2.1.2 MapReduce</w:t>
        </w:r>
        <w:r w:rsidR="00952DD0">
          <w:rPr>
            <w:noProof/>
            <w:webHidden/>
          </w:rPr>
          <w:tab/>
        </w:r>
        <w:r w:rsidR="00952DD0">
          <w:rPr>
            <w:noProof/>
            <w:webHidden/>
          </w:rPr>
          <w:fldChar w:fldCharType="begin"/>
        </w:r>
        <w:r w:rsidR="00952DD0">
          <w:rPr>
            <w:noProof/>
            <w:webHidden/>
          </w:rPr>
          <w:instrText xml:space="preserve"> PAGEREF _Toc474308103 \h </w:instrText>
        </w:r>
        <w:r w:rsidR="00952DD0">
          <w:rPr>
            <w:noProof/>
            <w:webHidden/>
          </w:rPr>
        </w:r>
        <w:r w:rsidR="00952DD0">
          <w:rPr>
            <w:noProof/>
            <w:webHidden/>
          </w:rPr>
          <w:fldChar w:fldCharType="separate"/>
        </w:r>
        <w:r w:rsidR="00952DD0">
          <w:rPr>
            <w:noProof/>
            <w:webHidden/>
          </w:rPr>
          <w:t>6</w:t>
        </w:r>
        <w:r w:rsidR="00952DD0">
          <w:rPr>
            <w:noProof/>
            <w:webHidden/>
          </w:rPr>
          <w:fldChar w:fldCharType="end"/>
        </w:r>
      </w:hyperlink>
    </w:p>
    <w:p w14:paraId="11F5EE08" w14:textId="77777777" w:rsidR="00952DD0" w:rsidRDefault="00B51235">
      <w:pPr>
        <w:pStyle w:val="2"/>
        <w:tabs>
          <w:tab w:val="right" w:leader="dot" w:pos="8296"/>
        </w:tabs>
        <w:rPr>
          <w:rFonts w:cstheme="minorBidi"/>
          <w:smallCaps w:val="0"/>
          <w:noProof/>
          <w:sz w:val="21"/>
          <w:szCs w:val="22"/>
        </w:rPr>
      </w:pPr>
      <w:hyperlink w:anchor="_Toc474308104" w:history="1">
        <w:r w:rsidR="00952DD0" w:rsidRPr="00E039C5">
          <w:rPr>
            <w:rStyle w:val="afb"/>
            <w:noProof/>
          </w:rPr>
          <w:t>2.2 HBase</w:t>
        </w:r>
        <w:r w:rsidR="00952DD0" w:rsidRPr="00E039C5">
          <w:rPr>
            <w:rStyle w:val="afb"/>
            <w:rFonts w:hint="eastAsia"/>
            <w:noProof/>
          </w:rPr>
          <w:t>技术</w:t>
        </w:r>
        <w:r w:rsidR="00952DD0">
          <w:rPr>
            <w:noProof/>
            <w:webHidden/>
          </w:rPr>
          <w:tab/>
        </w:r>
        <w:r w:rsidR="00952DD0">
          <w:rPr>
            <w:noProof/>
            <w:webHidden/>
          </w:rPr>
          <w:fldChar w:fldCharType="begin"/>
        </w:r>
        <w:r w:rsidR="00952DD0">
          <w:rPr>
            <w:noProof/>
            <w:webHidden/>
          </w:rPr>
          <w:instrText xml:space="preserve"> PAGEREF _Toc474308104 \h </w:instrText>
        </w:r>
        <w:r w:rsidR="00952DD0">
          <w:rPr>
            <w:noProof/>
            <w:webHidden/>
          </w:rPr>
        </w:r>
        <w:r w:rsidR="00952DD0">
          <w:rPr>
            <w:noProof/>
            <w:webHidden/>
          </w:rPr>
          <w:fldChar w:fldCharType="separate"/>
        </w:r>
        <w:r w:rsidR="00952DD0">
          <w:rPr>
            <w:noProof/>
            <w:webHidden/>
          </w:rPr>
          <w:t>6</w:t>
        </w:r>
        <w:r w:rsidR="00952DD0">
          <w:rPr>
            <w:noProof/>
            <w:webHidden/>
          </w:rPr>
          <w:fldChar w:fldCharType="end"/>
        </w:r>
      </w:hyperlink>
    </w:p>
    <w:p w14:paraId="22B95438" w14:textId="77777777" w:rsidR="00952DD0" w:rsidRDefault="00B51235">
      <w:pPr>
        <w:pStyle w:val="3"/>
        <w:tabs>
          <w:tab w:val="right" w:leader="dot" w:pos="8296"/>
        </w:tabs>
        <w:rPr>
          <w:rFonts w:cstheme="minorBidi"/>
          <w:i w:val="0"/>
          <w:iCs w:val="0"/>
          <w:noProof/>
          <w:sz w:val="21"/>
          <w:szCs w:val="22"/>
        </w:rPr>
      </w:pPr>
      <w:hyperlink w:anchor="_Toc474308105" w:history="1">
        <w:r w:rsidR="00952DD0" w:rsidRPr="00E039C5">
          <w:rPr>
            <w:rStyle w:val="afb"/>
            <w:noProof/>
          </w:rPr>
          <w:t>2.2.1 HBase</w:t>
        </w:r>
        <w:r w:rsidR="00952DD0" w:rsidRPr="00E039C5">
          <w:rPr>
            <w:rStyle w:val="afb"/>
            <w:rFonts w:hint="eastAsia"/>
            <w:noProof/>
          </w:rPr>
          <w:t>集群架构</w:t>
        </w:r>
        <w:r w:rsidR="00952DD0">
          <w:rPr>
            <w:noProof/>
            <w:webHidden/>
          </w:rPr>
          <w:tab/>
        </w:r>
        <w:r w:rsidR="00952DD0">
          <w:rPr>
            <w:noProof/>
            <w:webHidden/>
          </w:rPr>
          <w:fldChar w:fldCharType="begin"/>
        </w:r>
        <w:r w:rsidR="00952DD0">
          <w:rPr>
            <w:noProof/>
            <w:webHidden/>
          </w:rPr>
          <w:instrText xml:space="preserve"> PAGEREF _Toc474308105 \h </w:instrText>
        </w:r>
        <w:r w:rsidR="00952DD0">
          <w:rPr>
            <w:noProof/>
            <w:webHidden/>
          </w:rPr>
        </w:r>
        <w:r w:rsidR="00952DD0">
          <w:rPr>
            <w:noProof/>
            <w:webHidden/>
          </w:rPr>
          <w:fldChar w:fldCharType="separate"/>
        </w:r>
        <w:r w:rsidR="00952DD0">
          <w:rPr>
            <w:noProof/>
            <w:webHidden/>
          </w:rPr>
          <w:t>7</w:t>
        </w:r>
        <w:r w:rsidR="00952DD0">
          <w:rPr>
            <w:noProof/>
            <w:webHidden/>
          </w:rPr>
          <w:fldChar w:fldCharType="end"/>
        </w:r>
      </w:hyperlink>
    </w:p>
    <w:p w14:paraId="3AE09B5F" w14:textId="77777777" w:rsidR="00952DD0" w:rsidRDefault="00B51235">
      <w:pPr>
        <w:pStyle w:val="3"/>
        <w:tabs>
          <w:tab w:val="right" w:leader="dot" w:pos="8296"/>
        </w:tabs>
        <w:rPr>
          <w:rFonts w:cstheme="minorBidi"/>
          <w:i w:val="0"/>
          <w:iCs w:val="0"/>
          <w:noProof/>
          <w:sz w:val="21"/>
          <w:szCs w:val="22"/>
        </w:rPr>
      </w:pPr>
      <w:hyperlink w:anchor="_Toc474308106" w:history="1">
        <w:r w:rsidR="00952DD0" w:rsidRPr="00E039C5">
          <w:rPr>
            <w:rStyle w:val="afb"/>
            <w:noProof/>
          </w:rPr>
          <w:t>2.2.2 HBase</w:t>
        </w:r>
        <w:r w:rsidR="00952DD0" w:rsidRPr="00E039C5">
          <w:rPr>
            <w:rStyle w:val="afb"/>
            <w:rFonts w:hint="eastAsia"/>
            <w:noProof/>
          </w:rPr>
          <w:t>数据模型</w:t>
        </w:r>
        <w:r w:rsidR="00952DD0">
          <w:rPr>
            <w:noProof/>
            <w:webHidden/>
          </w:rPr>
          <w:tab/>
        </w:r>
        <w:r w:rsidR="00952DD0">
          <w:rPr>
            <w:noProof/>
            <w:webHidden/>
          </w:rPr>
          <w:fldChar w:fldCharType="begin"/>
        </w:r>
        <w:r w:rsidR="00952DD0">
          <w:rPr>
            <w:noProof/>
            <w:webHidden/>
          </w:rPr>
          <w:instrText xml:space="preserve"> PAGEREF _Toc474308106 \h </w:instrText>
        </w:r>
        <w:r w:rsidR="00952DD0">
          <w:rPr>
            <w:noProof/>
            <w:webHidden/>
          </w:rPr>
        </w:r>
        <w:r w:rsidR="00952DD0">
          <w:rPr>
            <w:noProof/>
            <w:webHidden/>
          </w:rPr>
          <w:fldChar w:fldCharType="separate"/>
        </w:r>
        <w:r w:rsidR="00952DD0">
          <w:rPr>
            <w:noProof/>
            <w:webHidden/>
          </w:rPr>
          <w:t>8</w:t>
        </w:r>
        <w:r w:rsidR="00952DD0">
          <w:rPr>
            <w:noProof/>
            <w:webHidden/>
          </w:rPr>
          <w:fldChar w:fldCharType="end"/>
        </w:r>
      </w:hyperlink>
    </w:p>
    <w:p w14:paraId="55B559BC" w14:textId="77777777" w:rsidR="00952DD0" w:rsidRDefault="00B51235">
      <w:pPr>
        <w:pStyle w:val="2"/>
        <w:tabs>
          <w:tab w:val="right" w:leader="dot" w:pos="8296"/>
        </w:tabs>
        <w:rPr>
          <w:rFonts w:cstheme="minorBidi"/>
          <w:smallCaps w:val="0"/>
          <w:noProof/>
          <w:sz w:val="21"/>
          <w:szCs w:val="22"/>
        </w:rPr>
      </w:pPr>
      <w:hyperlink w:anchor="_Toc474308107" w:history="1">
        <w:r w:rsidR="00952DD0" w:rsidRPr="00E039C5">
          <w:rPr>
            <w:rStyle w:val="afb"/>
            <w:noProof/>
          </w:rPr>
          <w:t>2.3 Redis</w:t>
        </w:r>
        <w:r w:rsidR="00952DD0" w:rsidRPr="00E039C5">
          <w:rPr>
            <w:rStyle w:val="afb"/>
            <w:rFonts w:hint="eastAsia"/>
            <w:noProof/>
          </w:rPr>
          <w:t>技术</w:t>
        </w:r>
        <w:r w:rsidR="00952DD0">
          <w:rPr>
            <w:noProof/>
            <w:webHidden/>
          </w:rPr>
          <w:tab/>
        </w:r>
        <w:r w:rsidR="00952DD0">
          <w:rPr>
            <w:noProof/>
            <w:webHidden/>
          </w:rPr>
          <w:fldChar w:fldCharType="begin"/>
        </w:r>
        <w:r w:rsidR="00952DD0">
          <w:rPr>
            <w:noProof/>
            <w:webHidden/>
          </w:rPr>
          <w:instrText xml:space="preserve"> PAGEREF _Toc474308107 \h </w:instrText>
        </w:r>
        <w:r w:rsidR="00952DD0">
          <w:rPr>
            <w:noProof/>
            <w:webHidden/>
          </w:rPr>
        </w:r>
        <w:r w:rsidR="00952DD0">
          <w:rPr>
            <w:noProof/>
            <w:webHidden/>
          </w:rPr>
          <w:fldChar w:fldCharType="separate"/>
        </w:r>
        <w:r w:rsidR="00952DD0">
          <w:rPr>
            <w:noProof/>
            <w:webHidden/>
          </w:rPr>
          <w:t>10</w:t>
        </w:r>
        <w:r w:rsidR="00952DD0">
          <w:rPr>
            <w:noProof/>
            <w:webHidden/>
          </w:rPr>
          <w:fldChar w:fldCharType="end"/>
        </w:r>
      </w:hyperlink>
    </w:p>
    <w:p w14:paraId="2940736A" w14:textId="77777777" w:rsidR="00952DD0" w:rsidRDefault="00B51235">
      <w:pPr>
        <w:pStyle w:val="3"/>
        <w:tabs>
          <w:tab w:val="right" w:leader="dot" w:pos="8296"/>
        </w:tabs>
        <w:rPr>
          <w:rFonts w:cstheme="minorBidi"/>
          <w:i w:val="0"/>
          <w:iCs w:val="0"/>
          <w:noProof/>
          <w:sz w:val="21"/>
          <w:szCs w:val="22"/>
        </w:rPr>
      </w:pPr>
      <w:hyperlink w:anchor="_Toc474308108" w:history="1">
        <w:r w:rsidR="00952DD0" w:rsidRPr="00E039C5">
          <w:rPr>
            <w:rStyle w:val="afb"/>
            <w:noProof/>
          </w:rPr>
          <w:t>2.3.1 Redis</w:t>
        </w:r>
        <w:r w:rsidR="00952DD0" w:rsidRPr="00E039C5">
          <w:rPr>
            <w:rStyle w:val="afb"/>
            <w:rFonts w:hint="eastAsia"/>
            <w:noProof/>
          </w:rPr>
          <w:t>概述</w:t>
        </w:r>
        <w:r w:rsidR="00952DD0">
          <w:rPr>
            <w:noProof/>
            <w:webHidden/>
          </w:rPr>
          <w:tab/>
        </w:r>
        <w:r w:rsidR="00952DD0">
          <w:rPr>
            <w:noProof/>
            <w:webHidden/>
          </w:rPr>
          <w:fldChar w:fldCharType="begin"/>
        </w:r>
        <w:r w:rsidR="00952DD0">
          <w:rPr>
            <w:noProof/>
            <w:webHidden/>
          </w:rPr>
          <w:instrText xml:space="preserve"> PAGEREF _Toc474308108 \h </w:instrText>
        </w:r>
        <w:r w:rsidR="00952DD0">
          <w:rPr>
            <w:noProof/>
            <w:webHidden/>
          </w:rPr>
        </w:r>
        <w:r w:rsidR="00952DD0">
          <w:rPr>
            <w:noProof/>
            <w:webHidden/>
          </w:rPr>
          <w:fldChar w:fldCharType="separate"/>
        </w:r>
        <w:r w:rsidR="00952DD0">
          <w:rPr>
            <w:noProof/>
            <w:webHidden/>
          </w:rPr>
          <w:t>10</w:t>
        </w:r>
        <w:r w:rsidR="00952DD0">
          <w:rPr>
            <w:noProof/>
            <w:webHidden/>
          </w:rPr>
          <w:fldChar w:fldCharType="end"/>
        </w:r>
      </w:hyperlink>
    </w:p>
    <w:p w14:paraId="2898757D" w14:textId="77777777" w:rsidR="00952DD0" w:rsidRDefault="00B51235">
      <w:pPr>
        <w:pStyle w:val="3"/>
        <w:tabs>
          <w:tab w:val="right" w:leader="dot" w:pos="8296"/>
        </w:tabs>
        <w:rPr>
          <w:rFonts w:cstheme="minorBidi"/>
          <w:i w:val="0"/>
          <w:iCs w:val="0"/>
          <w:noProof/>
          <w:sz w:val="21"/>
          <w:szCs w:val="22"/>
        </w:rPr>
      </w:pPr>
      <w:hyperlink w:anchor="_Toc474308109" w:history="1">
        <w:r w:rsidR="00952DD0" w:rsidRPr="00E039C5">
          <w:rPr>
            <w:rStyle w:val="afb"/>
            <w:noProof/>
          </w:rPr>
          <w:t>2.3.2 Redis</w:t>
        </w:r>
        <w:r w:rsidR="00952DD0" w:rsidRPr="00E039C5">
          <w:rPr>
            <w:rStyle w:val="afb"/>
            <w:rFonts w:hint="eastAsia"/>
            <w:noProof/>
          </w:rPr>
          <w:t>数据类型</w:t>
        </w:r>
        <w:r w:rsidR="00952DD0">
          <w:rPr>
            <w:noProof/>
            <w:webHidden/>
          </w:rPr>
          <w:tab/>
        </w:r>
        <w:r w:rsidR="00952DD0">
          <w:rPr>
            <w:noProof/>
            <w:webHidden/>
          </w:rPr>
          <w:fldChar w:fldCharType="begin"/>
        </w:r>
        <w:r w:rsidR="00952DD0">
          <w:rPr>
            <w:noProof/>
            <w:webHidden/>
          </w:rPr>
          <w:instrText xml:space="preserve"> PAGEREF _Toc474308109 \h </w:instrText>
        </w:r>
        <w:r w:rsidR="00952DD0">
          <w:rPr>
            <w:noProof/>
            <w:webHidden/>
          </w:rPr>
        </w:r>
        <w:r w:rsidR="00952DD0">
          <w:rPr>
            <w:noProof/>
            <w:webHidden/>
          </w:rPr>
          <w:fldChar w:fldCharType="separate"/>
        </w:r>
        <w:r w:rsidR="00952DD0">
          <w:rPr>
            <w:noProof/>
            <w:webHidden/>
          </w:rPr>
          <w:t>10</w:t>
        </w:r>
        <w:r w:rsidR="00952DD0">
          <w:rPr>
            <w:noProof/>
            <w:webHidden/>
          </w:rPr>
          <w:fldChar w:fldCharType="end"/>
        </w:r>
      </w:hyperlink>
    </w:p>
    <w:p w14:paraId="7BDFF6ED" w14:textId="77777777" w:rsidR="00952DD0" w:rsidRDefault="00B51235">
      <w:pPr>
        <w:pStyle w:val="3"/>
        <w:tabs>
          <w:tab w:val="right" w:leader="dot" w:pos="8296"/>
        </w:tabs>
        <w:rPr>
          <w:rFonts w:cstheme="minorBidi"/>
          <w:i w:val="0"/>
          <w:iCs w:val="0"/>
          <w:noProof/>
          <w:sz w:val="21"/>
          <w:szCs w:val="22"/>
        </w:rPr>
      </w:pPr>
      <w:hyperlink w:anchor="_Toc474308110" w:history="1">
        <w:r w:rsidR="00952DD0" w:rsidRPr="00E039C5">
          <w:rPr>
            <w:rStyle w:val="afb"/>
            <w:noProof/>
          </w:rPr>
          <w:t xml:space="preserve">2.3.3 </w:t>
        </w:r>
        <w:r w:rsidR="00952DD0" w:rsidRPr="00E039C5">
          <w:rPr>
            <w:rStyle w:val="afb"/>
            <w:rFonts w:hint="eastAsia"/>
            <w:noProof/>
          </w:rPr>
          <w:t>持久化</w:t>
        </w:r>
        <w:r w:rsidR="00952DD0">
          <w:rPr>
            <w:noProof/>
            <w:webHidden/>
          </w:rPr>
          <w:tab/>
        </w:r>
        <w:r w:rsidR="00952DD0">
          <w:rPr>
            <w:noProof/>
            <w:webHidden/>
          </w:rPr>
          <w:fldChar w:fldCharType="begin"/>
        </w:r>
        <w:r w:rsidR="00952DD0">
          <w:rPr>
            <w:noProof/>
            <w:webHidden/>
          </w:rPr>
          <w:instrText xml:space="preserve"> PAGEREF _Toc474308110 \h </w:instrText>
        </w:r>
        <w:r w:rsidR="00952DD0">
          <w:rPr>
            <w:noProof/>
            <w:webHidden/>
          </w:rPr>
        </w:r>
        <w:r w:rsidR="00952DD0">
          <w:rPr>
            <w:noProof/>
            <w:webHidden/>
          </w:rPr>
          <w:fldChar w:fldCharType="separate"/>
        </w:r>
        <w:r w:rsidR="00952DD0">
          <w:rPr>
            <w:noProof/>
            <w:webHidden/>
          </w:rPr>
          <w:t>12</w:t>
        </w:r>
        <w:r w:rsidR="00952DD0">
          <w:rPr>
            <w:noProof/>
            <w:webHidden/>
          </w:rPr>
          <w:fldChar w:fldCharType="end"/>
        </w:r>
      </w:hyperlink>
    </w:p>
    <w:p w14:paraId="5A10DCFB" w14:textId="77777777" w:rsidR="00952DD0" w:rsidRDefault="00B51235">
      <w:pPr>
        <w:pStyle w:val="3"/>
        <w:tabs>
          <w:tab w:val="right" w:leader="dot" w:pos="8296"/>
        </w:tabs>
        <w:rPr>
          <w:rFonts w:cstheme="minorBidi"/>
          <w:i w:val="0"/>
          <w:iCs w:val="0"/>
          <w:noProof/>
          <w:sz w:val="21"/>
          <w:szCs w:val="22"/>
        </w:rPr>
      </w:pPr>
      <w:hyperlink w:anchor="_Toc474308111" w:history="1">
        <w:r w:rsidR="00952DD0" w:rsidRPr="00E039C5">
          <w:rPr>
            <w:rStyle w:val="afb"/>
            <w:noProof/>
          </w:rPr>
          <w:t xml:space="preserve">2.3.4 </w:t>
        </w:r>
        <w:r w:rsidR="00952DD0" w:rsidRPr="00E039C5">
          <w:rPr>
            <w:rStyle w:val="afb"/>
            <w:rFonts w:hint="eastAsia"/>
            <w:noProof/>
          </w:rPr>
          <w:t>主</w:t>
        </w:r>
        <w:r w:rsidR="00952DD0" w:rsidRPr="00E039C5">
          <w:rPr>
            <w:rStyle w:val="afb"/>
            <w:noProof/>
          </w:rPr>
          <w:t>-</w:t>
        </w:r>
        <w:r w:rsidR="00952DD0" w:rsidRPr="00E039C5">
          <w:rPr>
            <w:rStyle w:val="afb"/>
            <w:rFonts w:hint="eastAsia"/>
            <w:noProof/>
          </w:rPr>
          <w:t>从复制</w:t>
        </w:r>
        <w:r w:rsidR="00952DD0">
          <w:rPr>
            <w:noProof/>
            <w:webHidden/>
          </w:rPr>
          <w:tab/>
        </w:r>
        <w:r w:rsidR="00952DD0">
          <w:rPr>
            <w:noProof/>
            <w:webHidden/>
          </w:rPr>
          <w:fldChar w:fldCharType="begin"/>
        </w:r>
        <w:r w:rsidR="00952DD0">
          <w:rPr>
            <w:noProof/>
            <w:webHidden/>
          </w:rPr>
          <w:instrText xml:space="preserve"> PAGEREF _Toc474308111 \h </w:instrText>
        </w:r>
        <w:r w:rsidR="00952DD0">
          <w:rPr>
            <w:noProof/>
            <w:webHidden/>
          </w:rPr>
        </w:r>
        <w:r w:rsidR="00952DD0">
          <w:rPr>
            <w:noProof/>
            <w:webHidden/>
          </w:rPr>
          <w:fldChar w:fldCharType="separate"/>
        </w:r>
        <w:r w:rsidR="00952DD0">
          <w:rPr>
            <w:noProof/>
            <w:webHidden/>
          </w:rPr>
          <w:t>13</w:t>
        </w:r>
        <w:r w:rsidR="00952DD0">
          <w:rPr>
            <w:noProof/>
            <w:webHidden/>
          </w:rPr>
          <w:fldChar w:fldCharType="end"/>
        </w:r>
      </w:hyperlink>
    </w:p>
    <w:p w14:paraId="53FA5ED3" w14:textId="77777777" w:rsidR="00952DD0" w:rsidRDefault="00B51235">
      <w:pPr>
        <w:pStyle w:val="2"/>
        <w:tabs>
          <w:tab w:val="right" w:leader="dot" w:pos="8296"/>
        </w:tabs>
        <w:rPr>
          <w:rFonts w:cstheme="minorBidi"/>
          <w:smallCaps w:val="0"/>
          <w:noProof/>
          <w:sz w:val="21"/>
          <w:szCs w:val="22"/>
        </w:rPr>
      </w:pPr>
      <w:hyperlink w:anchor="_Toc474308112" w:history="1">
        <w:r w:rsidR="00952DD0" w:rsidRPr="00E039C5">
          <w:rPr>
            <w:rStyle w:val="afb"/>
            <w:noProof/>
          </w:rPr>
          <w:t xml:space="preserve">2.4 </w:t>
        </w:r>
        <w:r w:rsidR="00952DD0" w:rsidRPr="00E039C5">
          <w:rPr>
            <w:rStyle w:val="afb"/>
            <w:rFonts w:hint="eastAsia"/>
            <w:noProof/>
          </w:rPr>
          <w:t>本章小结</w:t>
        </w:r>
        <w:r w:rsidR="00952DD0">
          <w:rPr>
            <w:noProof/>
            <w:webHidden/>
          </w:rPr>
          <w:tab/>
        </w:r>
        <w:r w:rsidR="00952DD0">
          <w:rPr>
            <w:noProof/>
            <w:webHidden/>
          </w:rPr>
          <w:fldChar w:fldCharType="begin"/>
        </w:r>
        <w:r w:rsidR="00952DD0">
          <w:rPr>
            <w:noProof/>
            <w:webHidden/>
          </w:rPr>
          <w:instrText xml:space="preserve"> PAGEREF _Toc474308112 \h </w:instrText>
        </w:r>
        <w:r w:rsidR="00952DD0">
          <w:rPr>
            <w:noProof/>
            <w:webHidden/>
          </w:rPr>
        </w:r>
        <w:r w:rsidR="00952DD0">
          <w:rPr>
            <w:noProof/>
            <w:webHidden/>
          </w:rPr>
          <w:fldChar w:fldCharType="separate"/>
        </w:r>
        <w:r w:rsidR="00952DD0">
          <w:rPr>
            <w:noProof/>
            <w:webHidden/>
          </w:rPr>
          <w:t>14</w:t>
        </w:r>
        <w:r w:rsidR="00952DD0">
          <w:rPr>
            <w:noProof/>
            <w:webHidden/>
          </w:rPr>
          <w:fldChar w:fldCharType="end"/>
        </w:r>
      </w:hyperlink>
    </w:p>
    <w:p w14:paraId="4714B618"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113" w:history="1">
        <w:r w:rsidR="00952DD0" w:rsidRPr="00E039C5">
          <w:rPr>
            <w:rStyle w:val="afb"/>
            <w:rFonts w:hint="eastAsia"/>
            <w:noProof/>
          </w:rPr>
          <w:t>第三章</w:t>
        </w:r>
        <w:r w:rsidR="00952DD0" w:rsidRPr="00E039C5">
          <w:rPr>
            <w:rStyle w:val="afb"/>
            <w:noProof/>
          </w:rPr>
          <w:t xml:space="preserve"> </w:t>
        </w:r>
        <w:r w:rsidR="00952DD0" w:rsidRPr="00E039C5">
          <w:rPr>
            <w:rStyle w:val="afb"/>
            <w:rFonts w:hint="eastAsia"/>
            <w:noProof/>
          </w:rPr>
          <w:t>交通流数据实时存储与查询系统的设计</w:t>
        </w:r>
        <w:r w:rsidR="00952DD0">
          <w:rPr>
            <w:noProof/>
            <w:webHidden/>
          </w:rPr>
          <w:tab/>
        </w:r>
        <w:r w:rsidR="00952DD0">
          <w:rPr>
            <w:noProof/>
            <w:webHidden/>
          </w:rPr>
          <w:fldChar w:fldCharType="begin"/>
        </w:r>
        <w:r w:rsidR="00952DD0">
          <w:rPr>
            <w:noProof/>
            <w:webHidden/>
          </w:rPr>
          <w:instrText xml:space="preserve"> PAGEREF _Toc474308113 \h </w:instrText>
        </w:r>
        <w:r w:rsidR="00952DD0">
          <w:rPr>
            <w:noProof/>
            <w:webHidden/>
          </w:rPr>
        </w:r>
        <w:r w:rsidR="00952DD0">
          <w:rPr>
            <w:noProof/>
            <w:webHidden/>
          </w:rPr>
          <w:fldChar w:fldCharType="separate"/>
        </w:r>
        <w:r w:rsidR="00952DD0">
          <w:rPr>
            <w:noProof/>
            <w:webHidden/>
          </w:rPr>
          <w:t>15</w:t>
        </w:r>
        <w:r w:rsidR="00952DD0">
          <w:rPr>
            <w:noProof/>
            <w:webHidden/>
          </w:rPr>
          <w:fldChar w:fldCharType="end"/>
        </w:r>
      </w:hyperlink>
    </w:p>
    <w:p w14:paraId="009A90B6" w14:textId="77777777" w:rsidR="00952DD0" w:rsidRDefault="00B51235">
      <w:pPr>
        <w:pStyle w:val="2"/>
        <w:tabs>
          <w:tab w:val="right" w:leader="dot" w:pos="8296"/>
        </w:tabs>
        <w:rPr>
          <w:rFonts w:cstheme="minorBidi"/>
          <w:smallCaps w:val="0"/>
          <w:noProof/>
          <w:sz w:val="21"/>
          <w:szCs w:val="22"/>
        </w:rPr>
      </w:pPr>
      <w:hyperlink w:anchor="_Toc474308114" w:history="1">
        <w:r w:rsidR="00952DD0" w:rsidRPr="00E039C5">
          <w:rPr>
            <w:rStyle w:val="afb"/>
            <w:noProof/>
          </w:rPr>
          <w:t>3.1</w:t>
        </w:r>
        <w:r w:rsidR="00952DD0" w:rsidRPr="00E039C5">
          <w:rPr>
            <w:rStyle w:val="afb"/>
            <w:rFonts w:hint="eastAsia"/>
            <w:noProof/>
          </w:rPr>
          <w:t>道路车辆信息数据模型</w:t>
        </w:r>
        <w:r w:rsidR="00952DD0">
          <w:rPr>
            <w:noProof/>
            <w:webHidden/>
          </w:rPr>
          <w:tab/>
        </w:r>
        <w:r w:rsidR="00952DD0">
          <w:rPr>
            <w:noProof/>
            <w:webHidden/>
          </w:rPr>
          <w:fldChar w:fldCharType="begin"/>
        </w:r>
        <w:r w:rsidR="00952DD0">
          <w:rPr>
            <w:noProof/>
            <w:webHidden/>
          </w:rPr>
          <w:instrText xml:space="preserve"> PAGEREF _Toc474308114 \h </w:instrText>
        </w:r>
        <w:r w:rsidR="00952DD0">
          <w:rPr>
            <w:noProof/>
            <w:webHidden/>
          </w:rPr>
        </w:r>
        <w:r w:rsidR="00952DD0">
          <w:rPr>
            <w:noProof/>
            <w:webHidden/>
          </w:rPr>
          <w:fldChar w:fldCharType="separate"/>
        </w:r>
        <w:r w:rsidR="00952DD0">
          <w:rPr>
            <w:noProof/>
            <w:webHidden/>
          </w:rPr>
          <w:t>15</w:t>
        </w:r>
        <w:r w:rsidR="00952DD0">
          <w:rPr>
            <w:noProof/>
            <w:webHidden/>
          </w:rPr>
          <w:fldChar w:fldCharType="end"/>
        </w:r>
      </w:hyperlink>
    </w:p>
    <w:p w14:paraId="44AE4F5D" w14:textId="77777777" w:rsidR="00952DD0" w:rsidRDefault="00B51235">
      <w:pPr>
        <w:pStyle w:val="2"/>
        <w:tabs>
          <w:tab w:val="right" w:leader="dot" w:pos="8296"/>
        </w:tabs>
        <w:rPr>
          <w:rFonts w:cstheme="minorBidi"/>
          <w:smallCaps w:val="0"/>
          <w:noProof/>
          <w:sz w:val="21"/>
          <w:szCs w:val="22"/>
        </w:rPr>
      </w:pPr>
      <w:hyperlink w:anchor="_Toc474308115" w:history="1">
        <w:r w:rsidR="00952DD0" w:rsidRPr="00E039C5">
          <w:rPr>
            <w:rStyle w:val="afb"/>
            <w:noProof/>
          </w:rPr>
          <w:t xml:space="preserve">3.2 </w:t>
        </w:r>
        <w:r w:rsidR="00952DD0" w:rsidRPr="00E039C5">
          <w:rPr>
            <w:rStyle w:val="afb"/>
            <w:rFonts w:hint="eastAsia"/>
            <w:noProof/>
          </w:rPr>
          <w:t>系统整体架构</w:t>
        </w:r>
        <w:r w:rsidR="00952DD0">
          <w:rPr>
            <w:noProof/>
            <w:webHidden/>
          </w:rPr>
          <w:tab/>
        </w:r>
        <w:r w:rsidR="00952DD0">
          <w:rPr>
            <w:noProof/>
            <w:webHidden/>
          </w:rPr>
          <w:fldChar w:fldCharType="begin"/>
        </w:r>
        <w:r w:rsidR="00952DD0">
          <w:rPr>
            <w:noProof/>
            <w:webHidden/>
          </w:rPr>
          <w:instrText xml:space="preserve"> PAGEREF _Toc474308115 \h </w:instrText>
        </w:r>
        <w:r w:rsidR="00952DD0">
          <w:rPr>
            <w:noProof/>
            <w:webHidden/>
          </w:rPr>
        </w:r>
        <w:r w:rsidR="00952DD0">
          <w:rPr>
            <w:noProof/>
            <w:webHidden/>
          </w:rPr>
          <w:fldChar w:fldCharType="separate"/>
        </w:r>
        <w:r w:rsidR="00952DD0">
          <w:rPr>
            <w:noProof/>
            <w:webHidden/>
          </w:rPr>
          <w:t>15</w:t>
        </w:r>
        <w:r w:rsidR="00952DD0">
          <w:rPr>
            <w:noProof/>
            <w:webHidden/>
          </w:rPr>
          <w:fldChar w:fldCharType="end"/>
        </w:r>
      </w:hyperlink>
    </w:p>
    <w:p w14:paraId="6E2773EE" w14:textId="77777777" w:rsidR="00952DD0" w:rsidRDefault="00B51235">
      <w:pPr>
        <w:pStyle w:val="2"/>
        <w:tabs>
          <w:tab w:val="right" w:leader="dot" w:pos="8296"/>
        </w:tabs>
        <w:rPr>
          <w:rFonts w:cstheme="minorBidi"/>
          <w:smallCaps w:val="0"/>
          <w:noProof/>
          <w:sz w:val="21"/>
          <w:szCs w:val="22"/>
        </w:rPr>
      </w:pPr>
      <w:hyperlink w:anchor="_Toc474308116" w:history="1">
        <w:r w:rsidR="00952DD0" w:rsidRPr="00E039C5">
          <w:rPr>
            <w:rStyle w:val="afb"/>
            <w:noProof/>
          </w:rPr>
          <w:t>3.3 HBase</w:t>
        </w:r>
        <w:r w:rsidR="00952DD0" w:rsidRPr="00E039C5">
          <w:rPr>
            <w:rStyle w:val="afb"/>
            <w:rFonts w:hint="eastAsia"/>
            <w:noProof/>
          </w:rPr>
          <w:t>集群模型结构设计</w:t>
        </w:r>
        <w:r w:rsidR="00952DD0">
          <w:rPr>
            <w:noProof/>
            <w:webHidden/>
          </w:rPr>
          <w:tab/>
        </w:r>
        <w:r w:rsidR="00952DD0">
          <w:rPr>
            <w:noProof/>
            <w:webHidden/>
          </w:rPr>
          <w:fldChar w:fldCharType="begin"/>
        </w:r>
        <w:r w:rsidR="00952DD0">
          <w:rPr>
            <w:noProof/>
            <w:webHidden/>
          </w:rPr>
          <w:instrText xml:space="preserve"> PAGEREF _Toc474308116 \h </w:instrText>
        </w:r>
        <w:r w:rsidR="00952DD0">
          <w:rPr>
            <w:noProof/>
            <w:webHidden/>
          </w:rPr>
        </w:r>
        <w:r w:rsidR="00952DD0">
          <w:rPr>
            <w:noProof/>
            <w:webHidden/>
          </w:rPr>
          <w:fldChar w:fldCharType="separate"/>
        </w:r>
        <w:r w:rsidR="00952DD0">
          <w:rPr>
            <w:noProof/>
            <w:webHidden/>
          </w:rPr>
          <w:t>18</w:t>
        </w:r>
        <w:r w:rsidR="00952DD0">
          <w:rPr>
            <w:noProof/>
            <w:webHidden/>
          </w:rPr>
          <w:fldChar w:fldCharType="end"/>
        </w:r>
      </w:hyperlink>
    </w:p>
    <w:p w14:paraId="7A977242" w14:textId="77777777" w:rsidR="00952DD0" w:rsidRDefault="00B51235">
      <w:pPr>
        <w:pStyle w:val="3"/>
        <w:tabs>
          <w:tab w:val="right" w:leader="dot" w:pos="8296"/>
        </w:tabs>
        <w:rPr>
          <w:rFonts w:cstheme="minorBidi"/>
          <w:i w:val="0"/>
          <w:iCs w:val="0"/>
          <w:noProof/>
          <w:sz w:val="21"/>
          <w:szCs w:val="22"/>
        </w:rPr>
      </w:pPr>
      <w:hyperlink w:anchor="_Toc474308117" w:history="1">
        <w:r w:rsidR="00952DD0" w:rsidRPr="00E039C5">
          <w:rPr>
            <w:rStyle w:val="afb"/>
            <w:noProof/>
          </w:rPr>
          <w:t>3.3.1 Column Family</w:t>
        </w:r>
        <w:r w:rsidR="00952DD0">
          <w:rPr>
            <w:noProof/>
            <w:webHidden/>
          </w:rPr>
          <w:tab/>
        </w:r>
        <w:r w:rsidR="00952DD0">
          <w:rPr>
            <w:noProof/>
            <w:webHidden/>
          </w:rPr>
          <w:fldChar w:fldCharType="begin"/>
        </w:r>
        <w:r w:rsidR="00952DD0">
          <w:rPr>
            <w:noProof/>
            <w:webHidden/>
          </w:rPr>
          <w:instrText xml:space="preserve"> PAGEREF _Toc474308117 \h </w:instrText>
        </w:r>
        <w:r w:rsidR="00952DD0">
          <w:rPr>
            <w:noProof/>
            <w:webHidden/>
          </w:rPr>
        </w:r>
        <w:r w:rsidR="00952DD0">
          <w:rPr>
            <w:noProof/>
            <w:webHidden/>
          </w:rPr>
          <w:fldChar w:fldCharType="separate"/>
        </w:r>
        <w:r w:rsidR="00952DD0">
          <w:rPr>
            <w:noProof/>
            <w:webHidden/>
          </w:rPr>
          <w:t>18</w:t>
        </w:r>
        <w:r w:rsidR="00952DD0">
          <w:rPr>
            <w:noProof/>
            <w:webHidden/>
          </w:rPr>
          <w:fldChar w:fldCharType="end"/>
        </w:r>
      </w:hyperlink>
    </w:p>
    <w:p w14:paraId="1F075779" w14:textId="77777777" w:rsidR="00952DD0" w:rsidRDefault="00B51235">
      <w:pPr>
        <w:pStyle w:val="3"/>
        <w:tabs>
          <w:tab w:val="right" w:leader="dot" w:pos="8296"/>
        </w:tabs>
        <w:rPr>
          <w:rFonts w:cstheme="minorBidi"/>
          <w:i w:val="0"/>
          <w:iCs w:val="0"/>
          <w:noProof/>
          <w:sz w:val="21"/>
          <w:szCs w:val="22"/>
        </w:rPr>
      </w:pPr>
      <w:hyperlink w:anchor="_Toc474308118" w:history="1">
        <w:r w:rsidR="00952DD0" w:rsidRPr="00E039C5">
          <w:rPr>
            <w:rStyle w:val="afb"/>
            <w:noProof/>
          </w:rPr>
          <w:t>3.3.2 Row Key</w:t>
        </w:r>
        <w:r w:rsidR="00952DD0">
          <w:rPr>
            <w:noProof/>
            <w:webHidden/>
          </w:rPr>
          <w:tab/>
        </w:r>
        <w:r w:rsidR="00952DD0">
          <w:rPr>
            <w:noProof/>
            <w:webHidden/>
          </w:rPr>
          <w:fldChar w:fldCharType="begin"/>
        </w:r>
        <w:r w:rsidR="00952DD0">
          <w:rPr>
            <w:noProof/>
            <w:webHidden/>
          </w:rPr>
          <w:instrText xml:space="preserve"> PAGEREF _Toc474308118 \h </w:instrText>
        </w:r>
        <w:r w:rsidR="00952DD0">
          <w:rPr>
            <w:noProof/>
            <w:webHidden/>
          </w:rPr>
        </w:r>
        <w:r w:rsidR="00952DD0">
          <w:rPr>
            <w:noProof/>
            <w:webHidden/>
          </w:rPr>
          <w:fldChar w:fldCharType="separate"/>
        </w:r>
        <w:r w:rsidR="00952DD0">
          <w:rPr>
            <w:noProof/>
            <w:webHidden/>
          </w:rPr>
          <w:t>18</w:t>
        </w:r>
        <w:r w:rsidR="00952DD0">
          <w:rPr>
            <w:noProof/>
            <w:webHidden/>
          </w:rPr>
          <w:fldChar w:fldCharType="end"/>
        </w:r>
      </w:hyperlink>
    </w:p>
    <w:p w14:paraId="77B37C6B" w14:textId="77777777" w:rsidR="00952DD0" w:rsidRDefault="00B51235">
      <w:pPr>
        <w:pStyle w:val="2"/>
        <w:tabs>
          <w:tab w:val="right" w:leader="dot" w:pos="8296"/>
        </w:tabs>
        <w:rPr>
          <w:rFonts w:cstheme="minorBidi"/>
          <w:smallCaps w:val="0"/>
          <w:noProof/>
          <w:sz w:val="21"/>
          <w:szCs w:val="22"/>
        </w:rPr>
      </w:pPr>
      <w:hyperlink w:anchor="_Toc474308119" w:history="1">
        <w:r w:rsidR="00952DD0" w:rsidRPr="00E039C5">
          <w:rPr>
            <w:rStyle w:val="afb"/>
            <w:noProof/>
          </w:rPr>
          <w:t>3.4 Redis</w:t>
        </w:r>
        <w:r w:rsidR="00952DD0" w:rsidRPr="00E039C5">
          <w:rPr>
            <w:rStyle w:val="afb"/>
            <w:rFonts w:hint="eastAsia"/>
            <w:noProof/>
          </w:rPr>
          <w:t>缓存服务器设计</w:t>
        </w:r>
        <w:r w:rsidR="00952DD0">
          <w:rPr>
            <w:noProof/>
            <w:webHidden/>
          </w:rPr>
          <w:tab/>
        </w:r>
        <w:r w:rsidR="00952DD0">
          <w:rPr>
            <w:noProof/>
            <w:webHidden/>
          </w:rPr>
          <w:fldChar w:fldCharType="begin"/>
        </w:r>
        <w:r w:rsidR="00952DD0">
          <w:rPr>
            <w:noProof/>
            <w:webHidden/>
          </w:rPr>
          <w:instrText xml:space="preserve"> PAGEREF _Toc474308119 \h </w:instrText>
        </w:r>
        <w:r w:rsidR="00952DD0">
          <w:rPr>
            <w:noProof/>
            <w:webHidden/>
          </w:rPr>
        </w:r>
        <w:r w:rsidR="00952DD0">
          <w:rPr>
            <w:noProof/>
            <w:webHidden/>
          </w:rPr>
          <w:fldChar w:fldCharType="separate"/>
        </w:r>
        <w:r w:rsidR="00952DD0">
          <w:rPr>
            <w:noProof/>
            <w:webHidden/>
          </w:rPr>
          <w:t>19</w:t>
        </w:r>
        <w:r w:rsidR="00952DD0">
          <w:rPr>
            <w:noProof/>
            <w:webHidden/>
          </w:rPr>
          <w:fldChar w:fldCharType="end"/>
        </w:r>
      </w:hyperlink>
    </w:p>
    <w:p w14:paraId="3BB90F4E" w14:textId="77777777" w:rsidR="00952DD0" w:rsidRDefault="00B51235">
      <w:pPr>
        <w:pStyle w:val="3"/>
        <w:tabs>
          <w:tab w:val="right" w:leader="dot" w:pos="8296"/>
        </w:tabs>
        <w:rPr>
          <w:rFonts w:cstheme="minorBidi"/>
          <w:i w:val="0"/>
          <w:iCs w:val="0"/>
          <w:noProof/>
          <w:sz w:val="21"/>
          <w:szCs w:val="22"/>
        </w:rPr>
      </w:pPr>
      <w:hyperlink w:anchor="_Toc474308120" w:history="1">
        <w:r w:rsidR="00952DD0" w:rsidRPr="00E039C5">
          <w:rPr>
            <w:rStyle w:val="afb"/>
            <w:noProof/>
          </w:rPr>
          <w:t xml:space="preserve">3.4.1 </w:t>
        </w:r>
        <w:r w:rsidR="00952DD0" w:rsidRPr="00E039C5">
          <w:rPr>
            <w:rStyle w:val="afb"/>
            <w:rFonts w:hint="eastAsia"/>
            <w:noProof/>
          </w:rPr>
          <w:t>需求分析</w:t>
        </w:r>
        <w:r w:rsidR="00952DD0">
          <w:rPr>
            <w:noProof/>
            <w:webHidden/>
          </w:rPr>
          <w:tab/>
        </w:r>
        <w:r w:rsidR="00952DD0">
          <w:rPr>
            <w:noProof/>
            <w:webHidden/>
          </w:rPr>
          <w:fldChar w:fldCharType="begin"/>
        </w:r>
        <w:r w:rsidR="00952DD0">
          <w:rPr>
            <w:noProof/>
            <w:webHidden/>
          </w:rPr>
          <w:instrText xml:space="preserve"> PAGEREF _Toc474308120 \h </w:instrText>
        </w:r>
        <w:r w:rsidR="00952DD0">
          <w:rPr>
            <w:noProof/>
            <w:webHidden/>
          </w:rPr>
        </w:r>
        <w:r w:rsidR="00952DD0">
          <w:rPr>
            <w:noProof/>
            <w:webHidden/>
          </w:rPr>
          <w:fldChar w:fldCharType="separate"/>
        </w:r>
        <w:r w:rsidR="00952DD0">
          <w:rPr>
            <w:noProof/>
            <w:webHidden/>
          </w:rPr>
          <w:t>19</w:t>
        </w:r>
        <w:r w:rsidR="00952DD0">
          <w:rPr>
            <w:noProof/>
            <w:webHidden/>
          </w:rPr>
          <w:fldChar w:fldCharType="end"/>
        </w:r>
      </w:hyperlink>
    </w:p>
    <w:p w14:paraId="458CF5AF" w14:textId="77777777" w:rsidR="00952DD0" w:rsidRDefault="00B51235">
      <w:pPr>
        <w:pStyle w:val="3"/>
        <w:tabs>
          <w:tab w:val="right" w:leader="dot" w:pos="8296"/>
        </w:tabs>
        <w:rPr>
          <w:rFonts w:cstheme="minorBidi"/>
          <w:i w:val="0"/>
          <w:iCs w:val="0"/>
          <w:noProof/>
          <w:sz w:val="21"/>
          <w:szCs w:val="22"/>
        </w:rPr>
      </w:pPr>
      <w:hyperlink w:anchor="_Toc474308121" w:history="1">
        <w:r w:rsidR="00952DD0" w:rsidRPr="00E039C5">
          <w:rPr>
            <w:rStyle w:val="afb"/>
            <w:noProof/>
          </w:rPr>
          <w:t>3.4.2</w:t>
        </w:r>
        <w:r w:rsidR="00952DD0" w:rsidRPr="00E039C5">
          <w:rPr>
            <w:rStyle w:val="afb"/>
            <w:rFonts w:hint="eastAsia"/>
            <w:noProof/>
          </w:rPr>
          <w:t>系统架构</w:t>
        </w:r>
        <w:r w:rsidR="00952DD0">
          <w:rPr>
            <w:noProof/>
            <w:webHidden/>
          </w:rPr>
          <w:tab/>
        </w:r>
        <w:r w:rsidR="00952DD0">
          <w:rPr>
            <w:noProof/>
            <w:webHidden/>
          </w:rPr>
          <w:fldChar w:fldCharType="begin"/>
        </w:r>
        <w:r w:rsidR="00952DD0">
          <w:rPr>
            <w:noProof/>
            <w:webHidden/>
          </w:rPr>
          <w:instrText xml:space="preserve"> PAGEREF _Toc474308121 \h </w:instrText>
        </w:r>
        <w:r w:rsidR="00952DD0">
          <w:rPr>
            <w:noProof/>
            <w:webHidden/>
          </w:rPr>
        </w:r>
        <w:r w:rsidR="00952DD0">
          <w:rPr>
            <w:noProof/>
            <w:webHidden/>
          </w:rPr>
          <w:fldChar w:fldCharType="separate"/>
        </w:r>
        <w:r w:rsidR="00952DD0">
          <w:rPr>
            <w:noProof/>
            <w:webHidden/>
          </w:rPr>
          <w:t>21</w:t>
        </w:r>
        <w:r w:rsidR="00952DD0">
          <w:rPr>
            <w:noProof/>
            <w:webHidden/>
          </w:rPr>
          <w:fldChar w:fldCharType="end"/>
        </w:r>
      </w:hyperlink>
    </w:p>
    <w:p w14:paraId="4BBA05F4" w14:textId="77777777" w:rsidR="00952DD0" w:rsidRDefault="00B51235">
      <w:pPr>
        <w:pStyle w:val="3"/>
        <w:tabs>
          <w:tab w:val="right" w:leader="dot" w:pos="8296"/>
        </w:tabs>
        <w:rPr>
          <w:rFonts w:cstheme="minorBidi"/>
          <w:i w:val="0"/>
          <w:iCs w:val="0"/>
          <w:noProof/>
          <w:sz w:val="21"/>
          <w:szCs w:val="22"/>
        </w:rPr>
      </w:pPr>
      <w:hyperlink w:anchor="_Toc474308122" w:history="1">
        <w:r w:rsidR="00952DD0" w:rsidRPr="00E039C5">
          <w:rPr>
            <w:rStyle w:val="afb"/>
            <w:noProof/>
          </w:rPr>
          <w:t xml:space="preserve">3.4.3 Redis </w:t>
        </w:r>
        <w:r w:rsidR="00952DD0" w:rsidRPr="00E039C5">
          <w:rPr>
            <w:rStyle w:val="afb"/>
            <w:rFonts w:hint="eastAsia"/>
            <w:noProof/>
          </w:rPr>
          <w:t>键值设计</w:t>
        </w:r>
        <w:r w:rsidR="00952DD0">
          <w:rPr>
            <w:noProof/>
            <w:webHidden/>
          </w:rPr>
          <w:tab/>
        </w:r>
        <w:r w:rsidR="00952DD0">
          <w:rPr>
            <w:noProof/>
            <w:webHidden/>
          </w:rPr>
          <w:fldChar w:fldCharType="begin"/>
        </w:r>
        <w:r w:rsidR="00952DD0">
          <w:rPr>
            <w:noProof/>
            <w:webHidden/>
          </w:rPr>
          <w:instrText xml:space="preserve"> PAGEREF _Toc474308122 \h </w:instrText>
        </w:r>
        <w:r w:rsidR="00952DD0">
          <w:rPr>
            <w:noProof/>
            <w:webHidden/>
          </w:rPr>
        </w:r>
        <w:r w:rsidR="00952DD0">
          <w:rPr>
            <w:noProof/>
            <w:webHidden/>
          </w:rPr>
          <w:fldChar w:fldCharType="separate"/>
        </w:r>
        <w:r w:rsidR="00952DD0">
          <w:rPr>
            <w:noProof/>
            <w:webHidden/>
          </w:rPr>
          <w:t>22</w:t>
        </w:r>
        <w:r w:rsidR="00952DD0">
          <w:rPr>
            <w:noProof/>
            <w:webHidden/>
          </w:rPr>
          <w:fldChar w:fldCharType="end"/>
        </w:r>
      </w:hyperlink>
    </w:p>
    <w:p w14:paraId="3A833124" w14:textId="77777777" w:rsidR="00952DD0" w:rsidRDefault="00B51235">
      <w:pPr>
        <w:pStyle w:val="3"/>
        <w:tabs>
          <w:tab w:val="right" w:leader="dot" w:pos="8296"/>
        </w:tabs>
        <w:rPr>
          <w:rFonts w:cstheme="minorBidi"/>
          <w:i w:val="0"/>
          <w:iCs w:val="0"/>
          <w:noProof/>
          <w:sz w:val="21"/>
          <w:szCs w:val="22"/>
        </w:rPr>
      </w:pPr>
      <w:hyperlink w:anchor="_Toc474308123" w:history="1">
        <w:r w:rsidR="00952DD0" w:rsidRPr="00E039C5">
          <w:rPr>
            <w:rStyle w:val="afb"/>
            <w:noProof/>
          </w:rPr>
          <w:t xml:space="preserve">3.4.4 </w:t>
        </w:r>
        <w:r w:rsidR="00952DD0" w:rsidRPr="00E039C5">
          <w:rPr>
            <w:rStyle w:val="afb"/>
            <w:rFonts w:hint="eastAsia"/>
            <w:noProof/>
          </w:rPr>
          <w:t>缓存淘汰算法</w:t>
        </w:r>
        <w:r w:rsidR="00952DD0">
          <w:rPr>
            <w:noProof/>
            <w:webHidden/>
          </w:rPr>
          <w:tab/>
        </w:r>
        <w:r w:rsidR="00952DD0">
          <w:rPr>
            <w:noProof/>
            <w:webHidden/>
          </w:rPr>
          <w:fldChar w:fldCharType="begin"/>
        </w:r>
        <w:r w:rsidR="00952DD0">
          <w:rPr>
            <w:noProof/>
            <w:webHidden/>
          </w:rPr>
          <w:instrText xml:space="preserve"> PAGEREF _Toc474308123 \h </w:instrText>
        </w:r>
        <w:r w:rsidR="00952DD0">
          <w:rPr>
            <w:noProof/>
            <w:webHidden/>
          </w:rPr>
        </w:r>
        <w:r w:rsidR="00952DD0">
          <w:rPr>
            <w:noProof/>
            <w:webHidden/>
          </w:rPr>
          <w:fldChar w:fldCharType="separate"/>
        </w:r>
        <w:r w:rsidR="00952DD0">
          <w:rPr>
            <w:noProof/>
            <w:webHidden/>
          </w:rPr>
          <w:t>23</w:t>
        </w:r>
        <w:r w:rsidR="00952DD0">
          <w:rPr>
            <w:noProof/>
            <w:webHidden/>
          </w:rPr>
          <w:fldChar w:fldCharType="end"/>
        </w:r>
      </w:hyperlink>
    </w:p>
    <w:p w14:paraId="56010134" w14:textId="77777777" w:rsidR="00952DD0" w:rsidRDefault="00B51235">
      <w:pPr>
        <w:pStyle w:val="2"/>
        <w:tabs>
          <w:tab w:val="right" w:leader="dot" w:pos="8296"/>
        </w:tabs>
        <w:rPr>
          <w:rFonts w:cstheme="minorBidi"/>
          <w:smallCaps w:val="0"/>
          <w:noProof/>
          <w:sz w:val="21"/>
          <w:szCs w:val="22"/>
        </w:rPr>
      </w:pPr>
      <w:hyperlink w:anchor="_Toc474308124" w:history="1">
        <w:r w:rsidR="00952DD0" w:rsidRPr="00E039C5">
          <w:rPr>
            <w:rStyle w:val="afb"/>
            <w:noProof/>
          </w:rPr>
          <w:t xml:space="preserve">3.5 </w:t>
        </w:r>
        <w:r w:rsidR="00952DD0" w:rsidRPr="00E039C5">
          <w:rPr>
            <w:rStyle w:val="afb"/>
            <w:rFonts w:hint="eastAsia"/>
            <w:noProof/>
          </w:rPr>
          <w:t>本章小结</w:t>
        </w:r>
        <w:r w:rsidR="00952DD0">
          <w:rPr>
            <w:noProof/>
            <w:webHidden/>
          </w:rPr>
          <w:tab/>
        </w:r>
        <w:r w:rsidR="00952DD0">
          <w:rPr>
            <w:noProof/>
            <w:webHidden/>
          </w:rPr>
          <w:fldChar w:fldCharType="begin"/>
        </w:r>
        <w:r w:rsidR="00952DD0">
          <w:rPr>
            <w:noProof/>
            <w:webHidden/>
          </w:rPr>
          <w:instrText xml:space="preserve"> PAGEREF _Toc474308124 \h </w:instrText>
        </w:r>
        <w:r w:rsidR="00952DD0">
          <w:rPr>
            <w:noProof/>
            <w:webHidden/>
          </w:rPr>
        </w:r>
        <w:r w:rsidR="00952DD0">
          <w:rPr>
            <w:noProof/>
            <w:webHidden/>
          </w:rPr>
          <w:fldChar w:fldCharType="separate"/>
        </w:r>
        <w:r w:rsidR="00952DD0">
          <w:rPr>
            <w:noProof/>
            <w:webHidden/>
          </w:rPr>
          <w:t>25</w:t>
        </w:r>
        <w:r w:rsidR="00952DD0">
          <w:rPr>
            <w:noProof/>
            <w:webHidden/>
          </w:rPr>
          <w:fldChar w:fldCharType="end"/>
        </w:r>
      </w:hyperlink>
    </w:p>
    <w:p w14:paraId="7F97FA88"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125" w:history="1">
        <w:r w:rsidR="00952DD0" w:rsidRPr="00E039C5">
          <w:rPr>
            <w:rStyle w:val="afb"/>
            <w:rFonts w:hint="eastAsia"/>
            <w:noProof/>
          </w:rPr>
          <w:t>第四章</w:t>
        </w:r>
        <w:r w:rsidR="00952DD0" w:rsidRPr="00E039C5">
          <w:rPr>
            <w:rStyle w:val="afb"/>
            <w:noProof/>
          </w:rPr>
          <w:t xml:space="preserve"> </w:t>
        </w:r>
        <w:r w:rsidR="00952DD0" w:rsidRPr="00E039C5">
          <w:rPr>
            <w:rStyle w:val="afb"/>
            <w:rFonts w:hint="eastAsia"/>
            <w:noProof/>
          </w:rPr>
          <w:t>交通流数据实时存储与查询系统的实现</w:t>
        </w:r>
        <w:r w:rsidR="00952DD0">
          <w:rPr>
            <w:noProof/>
            <w:webHidden/>
          </w:rPr>
          <w:tab/>
        </w:r>
        <w:r w:rsidR="00952DD0">
          <w:rPr>
            <w:noProof/>
            <w:webHidden/>
          </w:rPr>
          <w:fldChar w:fldCharType="begin"/>
        </w:r>
        <w:r w:rsidR="00952DD0">
          <w:rPr>
            <w:noProof/>
            <w:webHidden/>
          </w:rPr>
          <w:instrText xml:space="preserve"> PAGEREF _Toc474308125 \h </w:instrText>
        </w:r>
        <w:r w:rsidR="00952DD0">
          <w:rPr>
            <w:noProof/>
            <w:webHidden/>
          </w:rPr>
        </w:r>
        <w:r w:rsidR="00952DD0">
          <w:rPr>
            <w:noProof/>
            <w:webHidden/>
          </w:rPr>
          <w:fldChar w:fldCharType="separate"/>
        </w:r>
        <w:r w:rsidR="00952DD0">
          <w:rPr>
            <w:noProof/>
            <w:webHidden/>
          </w:rPr>
          <w:t>26</w:t>
        </w:r>
        <w:r w:rsidR="00952DD0">
          <w:rPr>
            <w:noProof/>
            <w:webHidden/>
          </w:rPr>
          <w:fldChar w:fldCharType="end"/>
        </w:r>
      </w:hyperlink>
    </w:p>
    <w:p w14:paraId="04734106" w14:textId="77777777" w:rsidR="00952DD0" w:rsidRDefault="00B51235">
      <w:pPr>
        <w:pStyle w:val="2"/>
        <w:tabs>
          <w:tab w:val="right" w:leader="dot" w:pos="8296"/>
        </w:tabs>
        <w:rPr>
          <w:rFonts w:cstheme="minorBidi"/>
          <w:smallCaps w:val="0"/>
          <w:noProof/>
          <w:sz w:val="21"/>
          <w:szCs w:val="22"/>
        </w:rPr>
      </w:pPr>
      <w:hyperlink w:anchor="_Toc474308126" w:history="1">
        <w:r w:rsidR="00952DD0" w:rsidRPr="00E039C5">
          <w:rPr>
            <w:rStyle w:val="afb"/>
            <w:noProof/>
          </w:rPr>
          <w:t xml:space="preserve">4.1 </w:t>
        </w:r>
        <w:r w:rsidR="00952DD0" w:rsidRPr="00E039C5">
          <w:rPr>
            <w:rStyle w:val="afb"/>
            <w:rFonts w:hint="eastAsia"/>
            <w:noProof/>
          </w:rPr>
          <w:t>数据写入功能</w:t>
        </w:r>
        <w:r w:rsidR="00952DD0">
          <w:rPr>
            <w:noProof/>
            <w:webHidden/>
          </w:rPr>
          <w:tab/>
        </w:r>
        <w:r w:rsidR="00952DD0">
          <w:rPr>
            <w:noProof/>
            <w:webHidden/>
          </w:rPr>
          <w:fldChar w:fldCharType="begin"/>
        </w:r>
        <w:r w:rsidR="00952DD0">
          <w:rPr>
            <w:noProof/>
            <w:webHidden/>
          </w:rPr>
          <w:instrText xml:space="preserve"> PAGEREF _Toc474308126 \h </w:instrText>
        </w:r>
        <w:r w:rsidR="00952DD0">
          <w:rPr>
            <w:noProof/>
            <w:webHidden/>
          </w:rPr>
        </w:r>
        <w:r w:rsidR="00952DD0">
          <w:rPr>
            <w:noProof/>
            <w:webHidden/>
          </w:rPr>
          <w:fldChar w:fldCharType="separate"/>
        </w:r>
        <w:r w:rsidR="00952DD0">
          <w:rPr>
            <w:noProof/>
            <w:webHidden/>
          </w:rPr>
          <w:t>26</w:t>
        </w:r>
        <w:r w:rsidR="00952DD0">
          <w:rPr>
            <w:noProof/>
            <w:webHidden/>
          </w:rPr>
          <w:fldChar w:fldCharType="end"/>
        </w:r>
      </w:hyperlink>
    </w:p>
    <w:p w14:paraId="54924258" w14:textId="77777777" w:rsidR="00952DD0" w:rsidRDefault="00B51235">
      <w:pPr>
        <w:pStyle w:val="3"/>
        <w:tabs>
          <w:tab w:val="right" w:leader="dot" w:pos="8296"/>
        </w:tabs>
        <w:rPr>
          <w:rFonts w:cstheme="minorBidi"/>
          <w:i w:val="0"/>
          <w:iCs w:val="0"/>
          <w:noProof/>
          <w:sz w:val="21"/>
          <w:szCs w:val="22"/>
        </w:rPr>
      </w:pPr>
      <w:hyperlink w:anchor="_Toc474308127" w:history="1">
        <w:r w:rsidR="00952DD0" w:rsidRPr="00E039C5">
          <w:rPr>
            <w:rStyle w:val="afb"/>
            <w:noProof/>
          </w:rPr>
          <w:t xml:space="preserve">4.1.1 </w:t>
        </w:r>
        <w:r w:rsidR="00952DD0" w:rsidRPr="00E039C5">
          <w:rPr>
            <w:rStyle w:val="afb"/>
            <w:rFonts w:hint="eastAsia"/>
            <w:noProof/>
          </w:rPr>
          <w:t>数据写入流程</w:t>
        </w:r>
        <w:r w:rsidR="00952DD0">
          <w:rPr>
            <w:noProof/>
            <w:webHidden/>
          </w:rPr>
          <w:tab/>
        </w:r>
        <w:r w:rsidR="00952DD0">
          <w:rPr>
            <w:noProof/>
            <w:webHidden/>
          </w:rPr>
          <w:fldChar w:fldCharType="begin"/>
        </w:r>
        <w:r w:rsidR="00952DD0">
          <w:rPr>
            <w:noProof/>
            <w:webHidden/>
          </w:rPr>
          <w:instrText xml:space="preserve"> PAGEREF _Toc474308127 \h </w:instrText>
        </w:r>
        <w:r w:rsidR="00952DD0">
          <w:rPr>
            <w:noProof/>
            <w:webHidden/>
          </w:rPr>
        </w:r>
        <w:r w:rsidR="00952DD0">
          <w:rPr>
            <w:noProof/>
            <w:webHidden/>
          </w:rPr>
          <w:fldChar w:fldCharType="separate"/>
        </w:r>
        <w:r w:rsidR="00952DD0">
          <w:rPr>
            <w:noProof/>
            <w:webHidden/>
          </w:rPr>
          <w:t>26</w:t>
        </w:r>
        <w:r w:rsidR="00952DD0">
          <w:rPr>
            <w:noProof/>
            <w:webHidden/>
          </w:rPr>
          <w:fldChar w:fldCharType="end"/>
        </w:r>
      </w:hyperlink>
    </w:p>
    <w:p w14:paraId="0A080888" w14:textId="77777777" w:rsidR="00952DD0" w:rsidRDefault="00B51235">
      <w:pPr>
        <w:pStyle w:val="3"/>
        <w:tabs>
          <w:tab w:val="right" w:leader="dot" w:pos="8296"/>
        </w:tabs>
        <w:rPr>
          <w:rFonts w:cstheme="minorBidi"/>
          <w:i w:val="0"/>
          <w:iCs w:val="0"/>
          <w:noProof/>
          <w:sz w:val="21"/>
          <w:szCs w:val="22"/>
        </w:rPr>
      </w:pPr>
      <w:hyperlink w:anchor="_Toc474308128" w:history="1">
        <w:r w:rsidR="00952DD0" w:rsidRPr="00E039C5">
          <w:rPr>
            <w:rStyle w:val="afb"/>
            <w:noProof/>
          </w:rPr>
          <w:t xml:space="preserve">4.1.2 </w:t>
        </w:r>
        <w:r w:rsidR="00952DD0" w:rsidRPr="00E039C5">
          <w:rPr>
            <w:rStyle w:val="afb"/>
            <w:rFonts w:hint="eastAsia"/>
            <w:noProof/>
          </w:rPr>
          <w:t>数据缓冲层的实现</w:t>
        </w:r>
        <w:r w:rsidR="00952DD0">
          <w:rPr>
            <w:noProof/>
            <w:webHidden/>
          </w:rPr>
          <w:tab/>
        </w:r>
        <w:r w:rsidR="00952DD0">
          <w:rPr>
            <w:noProof/>
            <w:webHidden/>
          </w:rPr>
          <w:fldChar w:fldCharType="begin"/>
        </w:r>
        <w:r w:rsidR="00952DD0">
          <w:rPr>
            <w:noProof/>
            <w:webHidden/>
          </w:rPr>
          <w:instrText xml:space="preserve"> PAGEREF _Toc474308128 \h </w:instrText>
        </w:r>
        <w:r w:rsidR="00952DD0">
          <w:rPr>
            <w:noProof/>
            <w:webHidden/>
          </w:rPr>
        </w:r>
        <w:r w:rsidR="00952DD0">
          <w:rPr>
            <w:noProof/>
            <w:webHidden/>
          </w:rPr>
          <w:fldChar w:fldCharType="separate"/>
        </w:r>
        <w:r w:rsidR="00952DD0">
          <w:rPr>
            <w:noProof/>
            <w:webHidden/>
          </w:rPr>
          <w:t>27</w:t>
        </w:r>
        <w:r w:rsidR="00952DD0">
          <w:rPr>
            <w:noProof/>
            <w:webHidden/>
          </w:rPr>
          <w:fldChar w:fldCharType="end"/>
        </w:r>
      </w:hyperlink>
    </w:p>
    <w:p w14:paraId="713C05B9" w14:textId="77777777" w:rsidR="00952DD0" w:rsidRDefault="00B51235">
      <w:pPr>
        <w:pStyle w:val="3"/>
        <w:tabs>
          <w:tab w:val="right" w:leader="dot" w:pos="8296"/>
        </w:tabs>
        <w:rPr>
          <w:rFonts w:cstheme="minorBidi"/>
          <w:i w:val="0"/>
          <w:iCs w:val="0"/>
          <w:noProof/>
          <w:sz w:val="21"/>
          <w:szCs w:val="22"/>
        </w:rPr>
      </w:pPr>
      <w:hyperlink w:anchor="_Toc474308129" w:history="1">
        <w:r w:rsidR="00952DD0" w:rsidRPr="00E039C5">
          <w:rPr>
            <w:rStyle w:val="afb"/>
            <w:noProof/>
          </w:rPr>
          <w:t xml:space="preserve">4.1.3 </w:t>
        </w:r>
        <w:r w:rsidR="00952DD0" w:rsidRPr="00E039C5">
          <w:rPr>
            <w:rStyle w:val="afb"/>
            <w:rFonts w:hint="eastAsia"/>
            <w:noProof/>
          </w:rPr>
          <w:t>数据写入层的实现</w:t>
        </w:r>
        <w:r w:rsidR="00952DD0">
          <w:rPr>
            <w:noProof/>
            <w:webHidden/>
          </w:rPr>
          <w:tab/>
        </w:r>
        <w:r w:rsidR="00952DD0">
          <w:rPr>
            <w:noProof/>
            <w:webHidden/>
          </w:rPr>
          <w:fldChar w:fldCharType="begin"/>
        </w:r>
        <w:r w:rsidR="00952DD0">
          <w:rPr>
            <w:noProof/>
            <w:webHidden/>
          </w:rPr>
          <w:instrText xml:space="preserve"> PAGEREF _Toc474308129 \h </w:instrText>
        </w:r>
        <w:r w:rsidR="00952DD0">
          <w:rPr>
            <w:noProof/>
            <w:webHidden/>
          </w:rPr>
        </w:r>
        <w:r w:rsidR="00952DD0">
          <w:rPr>
            <w:noProof/>
            <w:webHidden/>
          </w:rPr>
          <w:fldChar w:fldCharType="separate"/>
        </w:r>
        <w:r w:rsidR="00952DD0">
          <w:rPr>
            <w:noProof/>
            <w:webHidden/>
          </w:rPr>
          <w:t>30</w:t>
        </w:r>
        <w:r w:rsidR="00952DD0">
          <w:rPr>
            <w:noProof/>
            <w:webHidden/>
          </w:rPr>
          <w:fldChar w:fldCharType="end"/>
        </w:r>
      </w:hyperlink>
    </w:p>
    <w:p w14:paraId="26B46C84" w14:textId="77777777" w:rsidR="00952DD0" w:rsidRDefault="00B51235">
      <w:pPr>
        <w:pStyle w:val="3"/>
        <w:tabs>
          <w:tab w:val="right" w:leader="dot" w:pos="8296"/>
        </w:tabs>
        <w:rPr>
          <w:rFonts w:cstheme="minorBidi"/>
          <w:i w:val="0"/>
          <w:iCs w:val="0"/>
          <w:noProof/>
          <w:sz w:val="21"/>
          <w:szCs w:val="22"/>
        </w:rPr>
      </w:pPr>
      <w:hyperlink w:anchor="_Toc474308130" w:history="1">
        <w:r w:rsidR="00952DD0" w:rsidRPr="00E039C5">
          <w:rPr>
            <w:rStyle w:val="afb"/>
            <w:noProof/>
          </w:rPr>
          <w:t>4.1.4 HBase</w:t>
        </w:r>
        <w:r w:rsidR="00952DD0" w:rsidRPr="00E039C5">
          <w:rPr>
            <w:rStyle w:val="afb"/>
            <w:rFonts w:hint="eastAsia"/>
            <w:noProof/>
          </w:rPr>
          <w:t>集群扩展</w:t>
        </w:r>
        <w:r w:rsidR="00952DD0">
          <w:rPr>
            <w:noProof/>
            <w:webHidden/>
          </w:rPr>
          <w:tab/>
        </w:r>
        <w:r w:rsidR="00952DD0">
          <w:rPr>
            <w:noProof/>
            <w:webHidden/>
          </w:rPr>
          <w:fldChar w:fldCharType="begin"/>
        </w:r>
        <w:r w:rsidR="00952DD0">
          <w:rPr>
            <w:noProof/>
            <w:webHidden/>
          </w:rPr>
          <w:instrText xml:space="preserve"> PAGEREF _Toc474308130 \h </w:instrText>
        </w:r>
        <w:r w:rsidR="00952DD0">
          <w:rPr>
            <w:noProof/>
            <w:webHidden/>
          </w:rPr>
        </w:r>
        <w:r w:rsidR="00952DD0">
          <w:rPr>
            <w:noProof/>
            <w:webHidden/>
          </w:rPr>
          <w:fldChar w:fldCharType="separate"/>
        </w:r>
        <w:r w:rsidR="00952DD0">
          <w:rPr>
            <w:noProof/>
            <w:webHidden/>
          </w:rPr>
          <w:t>32</w:t>
        </w:r>
        <w:r w:rsidR="00952DD0">
          <w:rPr>
            <w:noProof/>
            <w:webHidden/>
          </w:rPr>
          <w:fldChar w:fldCharType="end"/>
        </w:r>
      </w:hyperlink>
    </w:p>
    <w:p w14:paraId="72B3C36A" w14:textId="77777777" w:rsidR="00952DD0" w:rsidRDefault="00B51235">
      <w:pPr>
        <w:pStyle w:val="2"/>
        <w:tabs>
          <w:tab w:val="right" w:leader="dot" w:pos="8296"/>
        </w:tabs>
        <w:rPr>
          <w:rFonts w:cstheme="minorBidi"/>
          <w:smallCaps w:val="0"/>
          <w:noProof/>
          <w:sz w:val="21"/>
          <w:szCs w:val="22"/>
        </w:rPr>
      </w:pPr>
      <w:hyperlink w:anchor="_Toc474308131" w:history="1">
        <w:r w:rsidR="00952DD0" w:rsidRPr="00E039C5">
          <w:rPr>
            <w:rStyle w:val="afb"/>
            <w:noProof/>
          </w:rPr>
          <w:t>4.2 SQL</w:t>
        </w:r>
        <w:r w:rsidR="00952DD0" w:rsidRPr="00E039C5">
          <w:rPr>
            <w:rStyle w:val="afb"/>
            <w:rFonts w:hint="eastAsia"/>
            <w:noProof/>
          </w:rPr>
          <w:t>解析</w:t>
        </w:r>
        <w:r w:rsidR="00952DD0">
          <w:rPr>
            <w:noProof/>
            <w:webHidden/>
          </w:rPr>
          <w:tab/>
        </w:r>
        <w:r w:rsidR="00952DD0">
          <w:rPr>
            <w:noProof/>
            <w:webHidden/>
          </w:rPr>
          <w:fldChar w:fldCharType="begin"/>
        </w:r>
        <w:r w:rsidR="00952DD0">
          <w:rPr>
            <w:noProof/>
            <w:webHidden/>
          </w:rPr>
          <w:instrText xml:space="preserve"> PAGEREF _Toc474308131 \h </w:instrText>
        </w:r>
        <w:r w:rsidR="00952DD0">
          <w:rPr>
            <w:noProof/>
            <w:webHidden/>
          </w:rPr>
        </w:r>
        <w:r w:rsidR="00952DD0">
          <w:rPr>
            <w:noProof/>
            <w:webHidden/>
          </w:rPr>
          <w:fldChar w:fldCharType="separate"/>
        </w:r>
        <w:r w:rsidR="00952DD0">
          <w:rPr>
            <w:noProof/>
            <w:webHidden/>
          </w:rPr>
          <w:t>32</w:t>
        </w:r>
        <w:r w:rsidR="00952DD0">
          <w:rPr>
            <w:noProof/>
            <w:webHidden/>
          </w:rPr>
          <w:fldChar w:fldCharType="end"/>
        </w:r>
      </w:hyperlink>
    </w:p>
    <w:p w14:paraId="755CB3F0" w14:textId="77777777" w:rsidR="00952DD0" w:rsidRDefault="00B51235">
      <w:pPr>
        <w:pStyle w:val="3"/>
        <w:tabs>
          <w:tab w:val="right" w:leader="dot" w:pos="8296"/>
        </w:tabs>
        <w:rPr>
          <w:rFonts w:cstheme="minorBidi"/>
          <w:i w:val="0"/>
          <w:iCs w:val="0"/>
          <w:noProof/>
          <w:sz w:val="21"/>
          <w:szCs w:val="22"/>
        </w:rPr>
      </w:pPr>
      <w:hyperlink w:anchor="_Toc474308132" w:history="1">
        <w:r w:rsidR="00952DD0" w:rsidRPr="00E039C5">
          <w:rPr>
            <w:rStyle w:val="afb"/>
            <w:noProof/>
          </w:rPr>
          <w:t>4.2.1 Phoenix</w:t>
        </w:r>
        <w:r w:rsidR="00952DD0" w:rsidRPr="00E039C5">
          <w:rPr>
            <w:rStyle w:val="afb"/>
            <w:rFonts w:hint="eastAsia"/>
            <w:noProof/>
          </w:rPr>
          <w:t>解析器介绍</w:t>
        </w:r>
        <w:r w:rsidR="00952DD0">
          <w:rPr>
            <w:noProof/>
            <w:webHidden/>
          </w:rPr>
          <w:tab/>
        </w:r>
        <w:r w:rsidR="00952DD0">
          <w:rPr>
            <w:noProof/>
            <w:webHidden/>
          </w:rPr>
          <w:fldChar w:fldCharType="begin"/>
        </w:r>
        <w:r w:rsidR="00952DD0">
          <w:rPr>
            <w:noProof/>
            <w:webHidden/>
          </w:rPr>
          <w:instrText xml:space="preserve"> PAGEREF _Toc474308132 \h </w:instrText>
        </w:r>
        <w:r w:rsidR="00952DD0">
          <w:rPr>
            <w:noProof/>
            <w:webHidden/>
          </w:rPr>
        </w:r>
        <w:r w:rsidR="00952DD0">
          <w:rPr>
            <w:noProof/>
            <w:webHidden/>
          </w:rPr>
          <w:fldChar w:fldCharType="separate"/>
        </w:r>
        <w:r w:rsidR="00952DD0">
          <w:rPr>
            <w:noProof/>
            <w:webHidden/>
          </w:rPr>
          <w:t>32</w:t>
        </w:r>
        <w:r w:rsidR="00952DD0">
          <w:rPr>
            <w:noProof/>
            <w:webHidden/>
          </w:rPr>
          <w:fldChar w:fldCharType="end"/>
        </w:r>
      </w:hyperlink>
    </w:p>
    <w:p w14:paraId="006FF6E7" w14:textId="77777777" w:rsidR="00952DD0" w:rsidRDefault="00B51235">
      <w:pPr>
        <w:pStyle w:val="3"/>
        <w:tabs>
          <w:tab w:val="right" w:leader="dot" w:pos="8296"/>
        </w:tabs>
        <w:rPr>
          <w:rFonts w:cstheme="minorBidi"/>
          <w:i w:val="0"/>
          <w:iCs w:val="0"/>
          <w:noProof/>
          <w:sz w:val="21"/>
          <w:szCs w:val="22"/>
        </w:rPr>
      </w:pPr>
      <w:hyperlink w:anchor="_Toc474308133" w:history="1">
        <w:r w:rsidR="00952DD0" w:rsidRPr="00E039C5">
          <w:rPr>
            <w:rStyle w:val="afb"/>
            <w:noProof/>
          </w:rPr>
          <w:t>4.2.2 Phoenix</w:t>
        </w:r>
        <w:r w:rsidR="00952DD0" w:rsidRPr="00E039C5">
          <w:rPr>
            <w:rStyle w:val="afb"/>
            <w:rFonts w:hint="eastAsia"/>
            <w:noProof/>
          </w:rPr>
          <w:t>解析器配置</w:t>
        </w:r>
        <w:r w:rsidR="00952DD0">
          <w:rPr>
            <w:noProof/>
            <w:webHidden/>
          </w:rPr>
          <w:tab/>
        </w:r>
        <w:r w:rsidR="00952DD0">
          <w:rPr>
            <w:noProof/>
            <w:webHidden/>
          </w:rPr>
          <w:fldChar w:fldCharType="begin"/>
        </w:r>
        <w:r w:rsidR="00952DD0">
          <w:rPr>
            <w:noProof/>
            <w:webHidden/>
          </w:rPr>
          <w:instrText xml:space="preserve"> PAGEREF _Toc474308133 \h </w:instrText>
        </w:r>
        <w:r w:rsidR="00952DD0">
          <w:rPr>
            <w:noProof/>
            <w:webHidden/>
          </w:rPr>
        </w:r>
        <w:r w:rsidR="00952DD0">
          <w:rPr>
            <w:noProof/>
            <w:webHidden/>
          </w:rPr>
          <w:fldChar w:fldCharType="separate"/>
        </w:r>
        <w:r w:rsidR="00952DD0">
          <w:rPr>
            <w:noProof/>
            <w:webHidden/>
          </w:rPr>
          <w:t>35</w:t>
        </w:r>
        <w:r w:rsidR="00952DD0">
          <w:rPr>
            <w:noProof/>
            <w:webHidden/>
          </w:rPr>
          <w:fldChar w:fldCharType="end"/>
        </w:r>
      </w:hyperlink>
    </w:p>
    <w:p w14:paraId="625FA101" w14:textId="77777777" w:rsidR="00952DD0" w:rsidRDefault="00B51235">
      <w:pPr>
        <w:pStyle w:val="2"/>
        <w:tabs>
          <w:tab w:val="right" w:leader="dot" w:pos="8296"/>
        </w:tabs>
        <w:rPr>
          <w:rFonts w:cstheme="minorBidi"/>
          <w:smallCaps w:val="0"/>
          <w:noProof/>
          <w:sz w:val="21"/>
          <w:szCs w:val="22"/>
        </w:rPr>
      </w:pPr>
      <w:hyperlink w:anchor="_Toc474308134" w:history="1">
        <w:r w:rsidR="00952DD0" w:rsidRPr="00E039C5">
          <w:rPr>
            <w:rStyle w:val="afb"/>
            <w:noProof/>
          </w:rPr>
          <w:t xml:space="preserve">4.3 </w:t>
        </w:r>
        <w:r w:rsidR="00952DD0" w:rsidRPr="00E039C5">
          <w:rPr>
            <w:rStyle w:val="afb"/>
            <w:rFonts w:hint="eastAsia"/>
            <w:noProof/>
          </w:rPr>
          <w:t>缓存集群服务器的实现</w:t>
        </w:r>
        <w:r w:rsidR="00952DD0">
          <w:rPr>
            <w:noProof/>
            <w:webHidden/>
          </w:rPr>
          <w:tab/>
        </w:r>
        <w:r w:rsidR="00952DD0">
          <w:rPr>
            <w:noProof/>
            <w:webHidden/>
          </w:rPr>
          <w:fldChar w:fldCharType="begin"/>
        </w:r>
        <w:r w:rsidR="00952DD0">
          <w:rPr>
            <w:noProof/>
            <w:webHidden/>
          </w:rPr>
          <w:instrText xml:space="preserve"> PAGEREF _Toc474308134 \h </w:instrText>
        </w:r>
        <w:r w:rsidR="00952DD0">
          <w:rPr>
            <w:noProof/>
            <w:webHidden/>
          </w:rPr>
        </w:r>
        <w:r w:rsidR="00952DD0">
          <w:rPr>
            <w:noProof/>
            <w:webHidden/>
          </w:rPr>
          <w:fldChar w:fldCharType="separate"/>
        </w:r>
        <w:r w:rsidR="00952DD0">
          <w:rPr>
            <w:noProof/>
            <w:webHidden/>
          </w:rPr>
          <w:t>35</w:t>
        </w:r>
        <w:r w:rsidR="00952DD0">
          <w:rPr>
            <w:noProof/>
            <w:webHidden/>
          </w:rPr>
          <w:fldChar w:fldCharType="end"/>
        </w:r>
      </w:hyperlink>
    </w:p>
    <w:p w14:paraId="09B0A033" w14:textId="77777777" w:rsidR="00952DD0" w:rsidRDefault="00B51235">
      <w:pPr>
        <w:pStyle w:val="3"/>
        <w:tabs>
          <w:tab w:val="right" w:leader="dot" w:pos="8296"/>
        </w:tabs>
        <w:rPr>
          <w:rFonts w:cstheme="minorBidi"/>
          <w:i w:val="0"/>
          <w:iCs w:val="0"/>
          <w:noProof/>
          <w:sz w:val="21"/>
          <w:szCs w:val="22"/>
        </w:rPr>
      </w:pPr>
      <w:hyperlink w:anchor="_Toc474308135" w:history="1">
        <w:r w:rsidR="00952DD0" w:rsidRPr="00E039C5">
          <w:rPr>
            <w:rStyle w:val="afb"/>
            <w:noProof/>
          </w:rPr>
          <w:t>4.3.1 KeepAlived</w:t>
        </w:r>
        <w:r w:rsidR="00952DD0" w:rsidRPr="00E039C5">
          <w:rPr>
            <w:rStyle w:val="afb"/>
            <w:rFonts w:hint="eastAsia"/>
            <w:noProof/>
          </w:rPr>
          <w:t>配置</w:t>
        </w:r>
        <w:r w:rsidR="00952DD0">
          <w:rPr>
            <w:noProof/>
            <w:webHidden/>
          </w:rPr>
          <w:tab/>
        </w:r>
        <w:r w:rsidR="00952DD0">
          <w:rPr>
            <w:noProof/>
            <w:webHidden/>
          </w:rPr>
          <w:fldChar w:fldCharType="begin"/>
        </w:r>
        <w:r w:rsidR="00952DD0">
          <w:rPr>
            <w:noProof/>
            <w:webHidden/>
          </w:rPr>
          <w:instrText xml:space="preserve"> PAGEREF _Toc474308135 \h </w:instrText>
        </w:r>
        <w:r w:rsidR="00952DD0">
          <w:rPr>
            <w:noProof/>
            <w:webHidden/>
          </w:rPr>
        </w:r>
        <w:r w:rsidR="00952DD0">
          <w:rPr>
            <w:noProof/>
            <w:webHidden/>
          </w:rPr>
          <w:fldChar w:fldCharType="separate"/>
        </w:r>
        <w:r w:rsidR="00952DD0">
          <w:rPr>
            <w:noProof/>
            <w:webHidden/>
          </w:rPr>
          <w:t>35</w:t>
        </w:r>
        <w:r w:rsidR="00952DD0">
          <w:rPr>
            <w:noProof/>
            <w:webHidden/>
          </w:rPr>
          <w:fldChar w:fldCharType="end"/>
        </w:r>
      </w:hyperlink>
    </w:p>
    <w:p w14:paraId="57FE74A1" w14:textId="77777777" w:rsidR="00952DD0" w:rsidRDefault="00B51235">
      <w:pPr>
        <w:pStyle w:val="3"/>
        <w:tabs>
          <w:tab w:val="right" w:leader="dot" w:pos="8296"/>
        </w:tabs>
        <w:rPr>
          <w:rFonts w:cstheme="minorBidi"/>
          <w:i w:val="0"/>
          <w:iCs w:val="0"/>
          <w:noProof/>
          <w:sz w:val="21"/>
          <w:szCs w:val="22"/>
        </w:rPr>
      </w:pPr>
      <w:hyperlink w:anchor="_Toc474308136" w:history="1">
        <w:r w:rsidR="00952DD0" w:rsidRPr="00E039C5">
          <w:rPr>
            <w:rStyle w:val="afb"/>
            <w:noProof/>
          </w:rPr>
          <w:t>4.3.2 Redis Cluster</w:t>
        </w:r>
        <w:r w:rsidR="00952DD0" w:rsidRPr="00E039C5">
          <w:rPr>
            <w:rStyle w:val="afb"/>
            <w:rFonts w:hint="eastAsia"/>
            <w:noProof/>
          </w:rPr>
          <w:t>搭建</w:t>
        </w:r>
        <w:r w:rsidR="00952DD0">
          <w:rPr>
            <w:noProof/>
            <w:webHidden/>
          </w:rPr>
          <w:tab/>
        </w:r>
        <w:r w:rsidR="00952DD0">
          <w:rPr>
            <w:noProof/>
            <w:webHidden/>
          </w:rPr>
          <w:fldChar w:fldCharType="begin"/>
        </w:r>
        <w:r w:rsidR="00952DD0">
          <w:rPr>
            <w:noProof/>
            <w:webHidden/>
          </w:rPr>
          <w:instrText xml:space="preserve"> PAGEREF _Toc474308136 \h </w:instrText>
        </w:r>
        <w:r w:rsidR="00952DD0">
          <w:rPr>
            <w:noProof/>
            <w:webHidden/>
          </w:rPr>
        </w:r>
        <w:r w:rsidR="00952DD0">
          <w:rPr>
            <w:noProof/>
            <w:webHidden/>
          </w:rPr>
          <w:fldChar w:fldCharType="separate"/>
        </w:r>
        <w:r w:rsidR="00952DD0">
          <w:rPr>
            <w:noProof/>
            <w:webHidden/>
          </w:rPr>
          <w:t>38</w:t>
        </w:r>
        <w:r w:rsidR="00952DD0">
          <w:rPr>
            <w:noProof/>
            <w:webHidden/>
          </w:rPr>
          <w:fldChar w:fldCharType="end"/>
        </w:r>
      </w:hyperlink>
    </w:p>
    <w:p w14:paraId="57CD35DB" w14:textId="77777777" w:rsidR="00952DD0" w:rsidRDefault="00B51235">
      <w:pPr>
        <w:pStyle w:val="3"/>
        <w:tabs>
          <w:tab w:val="right" w:leader="dot" w:pos="8296"/>
        </w:tabs>
        <w:rPr>
          <w:rFonts w:cstheme="minorBidi"/>
          <w:i w:val="0"/>
          <w:iCs w:val="0"/>
          <w:noProof/>
          <w:sz w:val="21"/>
          <w:szCs w:val="22"/>
        </w:rPr>
      </w:pPr>
      <w:hyperlink w:anchor="_Toc474308137" w:history="1">
        <w:r w:rsidR="00952DD0" w:rsidRPr="00E039C5">
          <w:rPr>
            <w:rStyle w:val="afb"/>
            <w:noProof/>
          </w:rPr>
          <w:t>4.3.3 TwemProxy</w:t>
        </w:r>
        <w:r w:rsidR="00952DD0" w:rsidRPr="00E039C5">
          <w:rPr>
            <w:rStyle w:val="afb"/>
            <w:rFonts w:hint="eastAsia"/>
            <w:noProof/>
          </w:rPr>
          <w:t>配置</w:t>
        </w:r>
        <w:r w:rsidR="00952DD0">
          <w:rPr>
            <w:noProof/>
            <w:webHidden/>
          </w:rPr>
          <w:tab/>
        </w:r>
        <w:r w:rsidR="00952DD0">
          <w:rPr>
            <w:noProof/>
            <w:webHidden/>
          </w:rPr>
          <w:fldChar w:fldCharType="begin"/>
        </w:r>
        <w:r w:rsidR="00952DD0">
          <w:rPr>
            <w:noProof/>
            <w:webHidden/>
          </w:rPr>
          <w:instrText xml:space="preserve"> PAGEREF _Toc474308137 \h </w:instrText>
        </w:r>
        <w:r w:rsidR="00952DD0">
          <w:rPr>
            <w:noProof/>
            <w:webHidden/>
          </w:rPr>
        </w:r>
        <w:r w:rsidR="00952DD0">
          <w:rPr>
            <w:noProof/>
            <w:webHidden/>
          </w:rPr>
          <w:fldChar w:fldCharType="separate"/>
        </w:r>
        <w:r w:rsidR="00952DD0">
          <w:rPr>
            <w:noProof/>
            <w:webHidden/>
          </w:rPr>
          <w:t>38</w:t>
        </w:r>
        <w:r w:rsidR="00952DD0">
          <w:rPr>
            <w:noProof/>
            <w:webHidden/>
          </w:rPr>
          <w:fldChar w:fldCharType="end"/>
        </w:r>
      </w:hyperlink>
    </w:p>
    <w:p w14:paraId="7697E593" w14:textId="77777777" w:rsidR="00952DD0" w:rsidRDefault="00B51235">
      <w:pPr>
        <w:pStyle w:val="2"/>
        <w:tabs>
          <w:tab w:val="right" w:leader="dot" w:pos="8296"/>
        </w:tabs>
        <w:rPr>
          <w:rFonts w:cstheme="minorBidi"/>
          <w:smallCaps w:val="0"/>
          <w:noProof/>
          <w:sz w:val="21"/>
          <w:szCs w:val="22"/>
        </w:rPr>
      </w:pPr>
      <w:hyperlink w:anchor="_Toc474308138" w:history="1">
        <w:r w:rsidR="00952DD0" w:rsidRPr="00E039C5">
          <w:rPr>
            <w:rStyle w:val="afb"/>
            <w:noProof/>
          </w:rPr>
          <w:t>4.4 HBase</w:t>
        </w:r>
        <w:r w:rsidR="00952DD0" w:rsidRPr="00E039C5">
          <w:rPr>
            <w:rStyle w:val="afb"/>
            <w:rFonts w:hint="eastAsia"/>
            <w:noProof/>
          </w:rPr>
          <w:t>与缓存的交互</w:t>
        </w:r>
        <w:r w:rsidR="00952DD0">
          <w:rPr>
            <w:noProof/>
            <w:webHidden/>
          </w:rPr>
          <w:tab/>
        </w:r>
        <w:r w:rsidR="00952DD0">
          <w:rPr>
            <w:noProof/>
            <w:webHidden/>
          </w:rPr>
          <w:fldChar w:fldCharType="begin"/>
        </w:r>
        <w:r w:rsidR="00952DD0">
          <w:rPr>
            <w:noProof/>
            <w:webHidden/>
          </w:rPr>
          <w:instrText xml:space="preserve"> PAGEREF _Toc474308138 \h </w:instrText>
        </w:r>
        <w:r w:rsidR="00952DD0">
          <w:rPr>
            <w:noProof/>
            <w:webHidden/>
          </w:rPr>
        </w:r>
        <w:r w:rsidR="00952DD0">
          <w:rPr>
            <w:noProof/>
            <w:webHidden/>
          </w:rPr>
          <w:fldChar w:fldCharType="separate"/>
        </w:r>
        <w:r w:rsidR="00952DD0">
          <w:rPr>
            <w:noProof/>
            <w:webHidden/>
          </w:rPr>
          <w:t>39</w:t>
        </w:r>
        <w:r w:rsidR="00952DD0">
          <w:rPr>
            <w:noProof/>
            <w:webHidden/>
          </w:rPr>
          <w:fldChar w:fldCharType="end"/>
        </w:r>
      </w:hyperlink>
    </w:p>
    <w:p w14:paraId="3C4F427F" w14:textId="77777777" w:rsidR="00952DD0" w:rsidRDefault="00B51235">
      <w:pPr>
        <w:pStyle w:val="3"/>
        <w:tabs>
          <w:tab w:val="right" w:leader="dot" w:pos="8296"/>
        </w:tabs>
        <w:rPr>
          <w:rFonts w:cstheme="minorBidi"/>
          <w:i w:val="0"/>
          <w:iCs w:val="0"/>
          <w:noProof/>
          <w:sz w:val="21"/>
          <w:szCs w:val="22"/>
        </w:rPr>
      </w:pPr>
      <w:hyperlink w:anchor="_Toc474308139" w:history="1">
        <w:r w:rsidR="00952DD0" w:rsidRPr="00E039C5">
          <w:rPr>
            <w:rStyle w:val="afb"/>
            <w:noProof/>
          </w:rPr>
          <w:t xml:space="preserve">4.4.1 </w:t>
        </w:r>
        <w:r w:rsidR="00952DD0" w:rsidRPr="00E039C5">
          <w:rPr>
            <w:rStyle w:val="afb"/>
            <w:rFonts w:hint="eastAsia"/>
            <w:noProof/>
          </w:rPr>
          <w:t>本地缓存</w:t>
        </w:r>
        <w:r w:rsidR="00952DD0">
          <w:rPr>
            <w:noProof/>
            <w:webHidden/>
          </w:rPr>
          <w:tab/>
        </w:r>
        <w:r w:rsidR="00952DD0">
          <w:rPr>
            <w:noProof/>
            <w:webHidden/>
          </w:rPr>
          <w:fldChar w:fldCharType="begin"/>
        </w:r>
        <w:r w:rsidR="00952DD0">
          <w:rPr>
            <w:noProof/>
            <w:webHidden/>
          </w:rPr>
          <w:instrText xml:space="preserve"> PAGEREF _Toc474308139 \h </w:instrText>
        </w:r>
        <w:r w:rsidR="00952DD0">
          <w:rPr>
            <w:noProof/>
            <w:webHidden/>
          </w:rPr>
        </w:r>
        <w:r w:rsidR="00952DD0">
          <w:rPr>
            <w:noProof/>
            <w:webHidden/>
          </w:rPr>
          <w:fldChar w:fldCharType="separate"/>
        </w:r>
        <w:r w:rsidR="00952DD0">
          <w:rPr>
            <w:noProof/>
            <w:webHidden/>
          </w:rPr>
          <w:t>39</w:t>
        </w:r>
        <w:r w:rsidR="00952DD0">
          <w:rPr>
            <w:noProof/>
            <w:webHidden/>
          </w:rPr>
          <w:fldChar w:fldCharType="end"/>
        </w:r>
      </w:hyperlink>
    </w:p>
    <w:p w14:paraId="47B6D2FC" w14:textId="77777777" w:rsidR="00952DD0" w:rsidRDefault="00B51235">
      <w:pPr>
        <w:pStyle w:val="3"/>
        <w:tabs>
          <w:tab w:val="right" w:leader="dot" w:pos="8296"/>
        </w:tabs>
        <w:rPr>
          <w:rFonts w:cstheme="minorBidi"/>
          <w:i w:val="0"/>
          <w:iCs w:val="0"/>
          <w:noProof/>
          <w:sz w:val="21"/>
          <w:szCs w:val="22"/>
        </w:rPr>
      </w:pPr>
      <w:hyperlink w:anchor="_Toc474308140" w:history="1">
        <w:r w:rsidR="00952DD0" w:rsidRPr="00E039C5">
          <w:rPr>
            <w:rStyle w:val="afb"/>
            <w:noProof/>
          </w:rPr>
          <w:t>4.4.2 Cache Client</w:t>
        </w:r>
        <w:r w:rsidR="00952DD0">
          <w:rPr>
            <w:noProof/>
            <w:webHidden/>
          </w:rPr>
          <w:tab/>
        </w:r>
        <w:r w:rsidR="00952DD0">
          <w:rPr>
            <w:noProof/>
            <w:webHidden/>
          </w:rPr>
          <w:fldChar w:fldCharType="begin"/>
        </w:r>
        <w:r w:rsidR="00952DD0">
          <w:rPr>
            <w:noProof/>
            <w:webHidden/>
          </w:rPr>
          <w:instrText xml:space="preserve"> PAGEREF _Toc474308140 \h </w:instrText>
        </w:r>
        <w:r w:rsidR="00952DD0">
          <w:rPr>
            <w:noProof/>
            <w:webHidden/>
          </w:rPr>
        </w:r>
        <w:r w:rsidR="00952DD0">
          <w:rPr>
            <w:noProof/>
            <w:webHidden/>
          </w:rPr>
          <w:fldChar w:fldCharType="separate"/>
        </w:r>
        <w:r w:rsidR="00952DD0">
          <w:rPr>
            <w:noProof/>
            <w:webHidden/>
          </w:rPr>
          <w:t>44</w:t>
        </w:r>
        <w:r w:rsidR="00952DD0">
          <w:rPr>
            <w:noProof/>
            <w:webHidden/>
          </w:rPr>
          <w:fldChar w:fldCharType="end"/>
        </w:r>
      </w:hyperlink>
    </w:p>
    <w:p w14:paraId="4BC8E703" w14:textId="77777777" w:rsidR="00952DD0" w:rsidRDefault="00B51235">
      <w:pPr>
        <w:pStyle w:val="2"/>
        <w:tabs>
          <w:tab w:val="right" w:leader="dot" w:pos="8296"/>
        </w:tabs>
        <w:rPr>
          <w:rFonts w:cstheme="minorBidi"/>
          <w:smallCaps w:val="0"/>
          <w:noProof/>
          <w:sz w:val="21"/>
          <w:szCs w:val="22"/>
        </w:rPr>
      </w:pPr>
      <w:hyperlink w:anchor="_Toc474308141" w:history="1">
        <w:r w:rsidR="00952DD0" w:rsidRPr="00E039C5">
          <w:rPr>
            <w:rStyle w:val="afb"/>
            <w:noProof/>
          </w:rPr>
          <w:t xml:space="preserve">4.5 </w:t>
        </w:r>
        <w:r w:rsidR="00952DD0" w:rsidRPr="00E039C5">
          <w:rPr>
            <w:rStyle w:val="afb"/>
            <w:rFonts w:hint="eastAsia"/>
            <w:noProof/>
          </w:rPr>
          <w:t>集群优化配置</w:t>
        </w:r>
        <w:r w:rsidR="00952DD0">
          <w:rPr>
            <w:noProof/>
            <w:webHidden/>
          </w:rPr>
          <w:tab/>
        </w:r>
        <w:r w:rsidR="00952DD0">
          <w:rPr>
            <w:noProof/>
            <w:webHidden/>
          </w:rPr>
          <w:fldChar w:fldCharType="begin"/>
        </w:r>
        <w:r w:rsidR="00952DD0">
          <w:rPr>
            <w:noProof/>
            <w:webHidden/>
          </w:rPr>
          <w:instrText xml:space="preserve"> PAGEREF _Toc474308141 \h </w:instrText>
        </w:r>
        <w:r w:rsidR="00952DD0">
          <w:rPr>
            <w:noProof/>
            <w:webHidden/>
          </w:rPr>
        </w:r>
        <w:r w:rsidR="00952DD0">
          <w:rPr>
            <w:noProof/>
            <w:webHidden/>
          </w:rPr>
          <w:fldChar w:fldCharType="separate"/>
        </w:r>
        <w:r w:rsidR="00952DD0">
          <w:rPr>
            <w:noProof/>
            <w:webHidden/>
          </w:rPr>
          <w:t>46</w:t>
        </w:r>
        <w:r w:rsidR="00952DD0">
          <w:rPr>
            <w:noProof/>
            <w:webHidden/>
          </w:rPr>
          <w:fldChar w:fldCharType="end"/>
        </w:r>
      </w:hyperlink>
    </w:p>
    <w:p w14:paraId="75533348" w14:textId="77777777" w:rsidR="00952DD0" w:rsidRDefault="00B51235">
      <w:pPr>
        <w:pStyle w:val="2"/>
        <w:tabs>
          <w:tab w:val="right" w:leader="dot" w:pos="8296"/>
        </w:tabs>
        <w:rPr>
          <w:rFonts w:cstheme="minorBidi"/>
          <w:smallCaps w:val="0"/>
          <w:noProof/>
          <w:sz w:val="21"/>
          <w:szCs w:val="22"/>
        </w:rPr>
      </w:pPr>
      <w:hyperlink w:anchor="_Toc474308142" w:history="1">
        <w:r w:rsidR="00952DD0" w:rsidRPr="00E039C5">
          <w:rPr>
            <w:rStyle w:val="afb"/>
            <w:noProof/>
          </w:rPr>
          <w:t xml:space="preserve">4.6 </w:t>
        </w:r>
        <w:r w:rsidR="00952DD0" w:rsidRPr="00E039C5">
          <w:rPr>
            <w:rStyle w:val="afb"/>
            <w:rFonts w:hint="eastAsia"/>
            <w:noProof/>
          </w:rPr>
          <w:t>本章小结</w:t>
        </w:r>
        <w:r w:rsidR="00952DD0">
          <w:rPr>
            <w:noProof/>
            <w:webHidden/>
          </w:rPr>
          <w:tab/>
        </w:r>
        <w:r w:rsidR="00952DD0">
          <w:rPr>
            <w:noProof/>
            <w:webHidden/>
          </w:rPr>
          <w:fldChar w:fldCharType="begin"/>
        </w:r>
        <w:r w:rsidR="00952DD0">
          <w:rPr>
            <w:noProof/>
            <w:webHidden/>
          </w:rPr>
          <w:instrText xml:space="preserve"> PAGEREF _Toc474308142 \h </w:instrText>
        </w:r>
        <w:r w:rsidR="00952DD0">
          <w:rPr>
            <w:noProof/>
            <w:webHidden/>
          </w:rPr>
        </w:r>
        <w:r w:rsidR="00952DD0">
          <w:rPr>
            <w:noProof/>
            <w:webHidden/>
          </w:rPr>
          <w:fldChar w:fldCharType="separate"/>
        </w:r>
        <w:r w:rsidR="00952DD0">
          <w:rPr>
            <w:noProof/>
            <w:webHidden/>
          </w:rPr>
          <w:t>47</w:t>
        </w:r>
        <w:r w:rsidR="00952DD0">
          <w:rPr>
            <w:noProof/>
            <w:webHidden/>
          </w:rPr>
          <w:fldChar w:fldCharType="end"/>
        </w:r>
      </w:hyperlink>
    </w:p>
    <w:p w14:paraId="13E33F27"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143" w:history="1">
        <w:r w:rsidR="00952DD0" w:rsidRPr="00E039C5">
          <w:rPr>
            <w:rStyle w:val="afb"/>
            <w:rFonts w:hint="eastAsia"/>
            <w:noProof/>
          </w:rPr>
          <w:t>第五章</w:t>
        </w:r>
        <w:r w:rsidR="00952DD0" w:rsidRPr="00E039C5">
          <w:rPr>
            <w:rStyle w:val="afb"/>
            <w:noProof/>
          </w:rPr>
          <w:t xml:space="preserve"> </w:t>
        </w:r>
        <w:r w:rsidR="00952DD0" w:rsidRPr="00E039C5">
          <w:rPr>
            <w:rStyle w:val="afb"/>
            <w:rFonts w:hint="eastAsia"/>
            <w:noProof/>
          </w:rPr>
          <w:t>实验设计与结果分析</w:t>
        </w:r>
        <w:r w:rsidR="00952DD0">
          <w:rPr>
            <w:noProof/>
            <w:webHidden/>
          </w:rPr>
          <w:tab/>
        </w:r>
        <w:r w:rsidR="00952DD0">
          <w:rPr>
            <w:noProof/>
            <w:webHidden/>
          </w:rPr>
          <w:fldChar w:fldCharType="begin"/>
        </w:r>
        <w:r w:rsidR="00952DD0">
          <w:rPr>
            <w:noProof/>
            <w:webHidden/>
          </w:rPr>
          <w:instrText xml:space="preserve"> PAGEREF _Toc474308143 \h </w:instrText>
        </w:r>
        <w:r w:rsidR="00952DD0">
          <w:rPr>
            <w:noProof/>
            <w:webHidden/>
          </w:rPr>
        </w:r>
        <w:r w:rsidR="00952DD0">
          <w:rPr>
            <w:noProof/>
            <w:webHidden/>
          </w:rPr>
          <w:fldChar w:fldCharType="separate"/>
        </w:r>
        <w:r w:rsidR="00952DD0">
          <w:rPr>
            <w:noProof/>
            <w:webHidden/>
          </w:rPr>
          <w:t>48</w:t>
        </w:r>
        <w:r w:rsidR="00952DD0">
          <w:rPr>
            <w:noProof/>
            <w:webHidden/>
          </w:rPr>
          <w:fldChar w:fldCharType="end"/>
        </w:r>
      </w:hyperlink>
    </w:p>
    <w:p w14:paraId="0FFA8786" w14:textId="77777777" w:rsidR="00952DD0" w:rsidRDefault="00B51235">
      <w:pPr>
        <w:pStyle w:val="2"/>
        <w:tabs>
          <w:tab w:val="right" w:leader="dot" w:pos="8296"/>
        </w:tabs>
        <w:rPr>
          <w:rFonts w:cstheme="minorBidi"/>
          <w:smallCaps w:val="0"/>
          <w:noProof/>
          <w:sz w:val="21"/>
          <w:szCs w:val="22"/>
        </w:rPr>
      </w:pPr>
      <w:hyperlink w:anchor="_Toc474308144" w:history="1">
        <w:r w:rsidR="00952DD0" w:rsidRPr="00E039C5">
          <w:rPr>
            <w:rStyle w:val="afb"/>
            <w:noProof/>
          </w:rPr>
          <w:t xml:space="preserve">5.1 </w:t>
        </w:r>
        <w:r w:rsidR="00952DD0" w:rsidRPr="00E039C5">
          <w:rPr>
            <w:rStyle w:val="afb"/>
            <w:rFonts w:hint="eastAsia"/>
            <w:noProof/>
          </w:rPr>
          <w:t>系统环境搭建</w:t>
        </w:r>
        <w:r w:rsidR="00952DD0">
          <w:rPr>
            <w:noProof/>
            <w:webHidden/>
          </w:rPr>
          <w:tab/>
        </w:r>
        <w:r w:rsidR="00952DD0">
          <w:rPr>
            <w:noProof/>
            <w:webHidden/>
          </w:rPr>
          <w:fldChar w:fldCharType="begin"/>
        </w:r>
        <w:r w:rsidR="00952DD0">
          <w:rPr>
            <w:noProof/>
            <w:webHidden/>
          </w:rPr>
          <w:instrText xml:space="preserve"> PAGEREF _Toc474308144 \h </w:instrText>
        </w:r>
        <w:r w:rsidR="00952DD0">
          <w:rPr>
            <w:noProof/>
            <w:webHidden/>
          </w:rPr>
        </w:r>
        <w:r w:rsidR="00952DD0">
          <w:rPr>
            <w:noProof/>
            <w:webHidden/>
          </w:rPr>
          <w:fldChar w:fldCharType="separate"/>
        </w:r>
        <w:r w:rsidR="00952DD0">
          <w:rPr>
            <w:noProof/>
            <w:webHidden/>
          </w:rPr>
          <w:t>48</w:t>
        </w:r>
        <w:r w:rsidR="00952DD0">
          <w:rPr>
            <w:noProof/>
            <w:webHidden/>
          </w:rPr>
          <w:fldChar w:fldCharType="end"/>
        </w:r>
      </w:hyperlink>
    </w:p>
    <w:p w14:paraId="192DD6AE" w14:textId="77777777" w:rsidR="00952DD0" w:rsidRDefault="00B51235">
      <w:pPr>
        <w:pStyle w:val="3"/>
        <w:tabs>
          <w:tab w:val="right" w:leader="dot" w:pos="8296"/>
        </w:tabs>
        <w:rPr>
          <w:rFonts w:cstheme="minorBidi"/>
          <w:i w:val="0"/>
          <w:iCs w:val="0"/>
          <w:noProof/>
          <w:sz w:val="21"/>
          <w:szCs w:val="22"/>
        </w:rPr>
      </w:pPr>
      <w:hyperlink w:anchor="_Toc474308145" w:history="1">
        <w:r w:rsidR="00952DD0" w:rsidRPr="00E039C5">
          <w:rPr>
            <w:rStyle w:val="afb"/>
            <w:noProof/>
          </w:rPr>
          <w:t xml:space="preserve">5.1.1 </w:t>
        </w:r>
        <w:r w:rsidR="00952DD0" w:rsidRPr="00E039C5">
          <w:rPr>
            <w:rStyle w:val="afb"/>
            <w:rFonts w:hint="eastAsia"/>
            <w:noProof/>
          </w:rPr>
          <w:t>硬件环境</w:t>
        </w:r>
        <w:r w:rsidR="00952DD0">
          <w:rPr>
            <w:noProof/>
            <w:webHidden/>
          </w:rPr>
          <w:tab/>
        </w:r>
        <w:r w:rsidR="00952DD0">
          <w:rPr>
            <w:noProof/>
            <w:webHidden/>
          </w:rPr>
          <w:fldChar w:fldCharType="begin"/>
        </w:r>
        <w:r w:rsidR="00952DD0">
          <w:rPr>
            <w:noProof/>
            <w:webHidden/>
          </w:rPr>
          <w:instrText xml:space="preserve"> PAGEREF _Toc474308145 \h </w:instrText>
        </w:r>
        <w:r w:rsidR="00952DD0">
          <w:rPr>
            <w:noProof/>
            <w:webHidden/>
          </w:rPr>
        </w:r>
        <w:r w:rsidR="00952DD0">
          <w:rPr>
            <w:noProof/>
            <w:webHidden/>
          </w:rPr>
          <w:fldChar w:fldCharType="separate"/>
        </w:r>
        <w:r w:rsidR="00952DD0">
          <w:rPr>
            <w:noProof/>
            <w:webHidden/>
          </w:rPr>
          <w:t>48</w:t>
        </w:r>
        <w:r w:rsidR="00952DD0">
          <w:rPr>
            <w:noProof/>
            <w:webHidden/>
          </w:rPr>
          <w:fldChar w:fldCharType="end"/>
        </w:r>
      </w:hyperlink>
    </w:p>
    <w:p w14:paraId="0E919121" w14:textId="77777777" w:rsidR="00952DD0" w:rsidRDefault="00B51235">
      <w:pPr>
        <w:pStyle w:val="3"/>
        <w:tabs>
          <w:tab w:val="right" w:leader="dot" w:pos="8296"/>
        </w:tabs>
        <w:rPr>
          <w:rFonts w:cstheme="minorBidi"/>
          <w:i w:val="0"/>
          <w:iCs w:val="0"/>
          <w:noProof/>
          <w:sz w:val="21"/>
          <w:szCs w:val="22"/>
        </w:rPr>
      </w:pPr>
      <w:hyperlink w:anchor="_Toc474308146" w:history="1">
        <w:r w:rsidR="00952DD0" w:rsidRPr="00E039C5">
          <w:rPr>
            <w:rStyle w:val="afb"/>
            <w:noProof/>
          </w:rPr>
          <w:t xml:space="preserve">5.1.2 </w:t>
        </w:r>
        <w:r w:rsidR="00952DD0" w:rsidRPr="00E039C5">
          <w:rPr>
            <w:rStyle w:val="afb"/>
            <w:rFonts w:hint="eastAsia"/>
            <w:noProof/>
          </w:rPr>
          <w:t>软件环境</w:t>
        </w:r>
        <w:r w:rsidR="00952DD0">
          <w:rPr>
            <w:noProof/>
            <w:webHidden/>
          </w:rPr>
          <w:tab/>
        </w:r>
        <w:r w:rsidR="00952DD0">
          <w:rPr>
            <w:noProof/>
            <w:webHidden/>
          </w:rPr>
          <w:fldChar w:fldCharType="begin"/>
        </w:r>
        <w:r w:rsidR="00952DD0">
          <w:rPr>
            <w:noProof/>
            <w:webHidden/>
          </w:rPr>
          <w:instrText xml:space="preserve"> PAGEREF _Toc474308146 \h </w:instrText>
        </w:r>
        <w:r w:rsidR="00952DD0">
          <w:rPr>
            <w:noProof/>
            <w:webHidden/>
          </w:rPr>
        </w:r>
        <w:r w:rsidR="00952DD0">
          <w:rPr>
            <w:noProof/>
            <w:webHidden/>
          </w:rPr>
          <w:fldChar w:fldCharType="separate"/>
        </w:r>
        <w:r w:rsidR="00952DD0">
          <w:rPr>
            <w:noProof/>
            <w:webHidden/>
          </w:rPr>
          <w:t>49</w:t>
        </w:r>
        <w:r w:rsidR="00952DD0">
          <w:rPr>
            <w:noProof/>
            <w:webHidden/>
          </w:rPr>
          <w:fldChar w:fldCharType="end"/>
        </w:r>
      </w:hyperlink>
    </w:p>
    <w:p w14:paraId="01795025" w14:textId="77777777" w:rsidR="00952DD0" w:rsidRDefault="00B51235">
      <w:pPr>
        <w:pStyle w:val="3"/>
        <w:tabs>
          <w:tab w:val="right" w:leader="dot" w:pos="8296"/>
        </w:tabs>
        <w:rPr>
          <w:rFonts w:cstheme="minorBidi"/>
          <w:i w:val="0"/>
          <w:iCs w:val="0"/>
          <w:noProof/>
          <w:sz w:val="21"/>
          <w:szCs w:val="22"/>
        </w:rPr>
      </w:pPr>
      <w:hyperlink w:anchor="_Toc474308147" w:history="1">
        <w:r w:rsidR="00952DD0" w:rsidRPr="00E039C5">
          <w:rPr>
            <w:rStyle w:val="afb"/>
            <w:noProof/>
          </w:rPr>
          <w:t xml:space="preserve">5.1.3 </w:t>
        </w:r>
        <w:r w:rsidR="00952DD0" w:rsidRPr="00E039C5">
          <w:rPr>
            <w:rStyle w:val="afb"/>
            <w:rFonts w:hint="eastAsia"/>
            <w:noProof/>
          </w:rPr>
          <w:t>实验数据准备</w:t>
        </w:r>
        <w:r w:rsidR="00952DD0">
          <w:rPr>
            <w:noProof/>
            <w:webHidden/>
          </w:rPr>
          <w:tab/>
        </w:r>
        <w:r w:rsidR="00952DD0">
          <w:rPr>
            <w:noProof/>
            <w:webHidden/>
          </w:rPr>
          <w:fldChar w:fldCharType="begin"/>
        </w:r>
        <w:r w:rsidR="00952DD0">
          <w:rPr>
            <w:noProof/>
            <w:webHidden/>
          </w:rPr>
          <w:instrText xml:space="preserve"> PAGEREF _Toc474308147 \h </w:instrText>
        </w:r>
        <w:r w:rsidR="00952DD0">
          <w:rPr>
            <w:noProof/>
            <w:webHidden/>
          </w:rPr>
        </w:r>
        <w:r w:rsidR="00952DD0">
          <w:rPr>
            <w:noProof/>
            <w:webHidden/>
          </w:rPr>
          <w:fldChar w:fldCharType="separate"/>
        </w:r>
        <w:r w:rsidR="00952DD0">
          <w:rPr>
            <w:noProof/>
            <w:webHidden/>
          </w:rPr>
          <w:t>49</w:t>
        </w:r>
        <w:r w:rsidR="00952DD0">
          <w:rPr>
            <w:noProof/>
            <w:webHidden/>
          </w:rPr>
          <w:fldChar w:fldCharType="end"/>
        </w:r>
      </w:hyperlink>
    </w:p>
    <w:p w14:paraId="260454EA"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148" w:history="1">
        <w:r w:rsidR="00952DD0" w:rsidRPr="00E039C5">
          <w:rPr>
            <w:rStyle w:val="afb"/>
            <w:rFonts w:hint="eastAsia"/>
            <w:noProof/>
          </w:rPr>
          <w:t>致</w:t>
        </w:r>
        <w:r w:rsidR="00952DD0" w:rsidRPr="00E039C5">
          <w:rPr>
            <w:rStyle w:val="afb"/>
            <w:noProof/>
          </w:rPr>
          <w:t xml:space="preserve"> </w:t>
        </w:r>
        <w:r w:rsidR="00952DD0" w:rsidRPr="00E039C5">
          <w:rPr>
            <w:rStyle w:val="afb"/>
            <w:rFonts w:hint="eastAsia"/>
            <w:noProof/>
          </w:rPr>
          <w:t>谢</w:t>
        </w:r>
        <w:r w:rsidR="00952DD0">
          <w:rPr>
            <w:noProof/>
            <w:webHidden/>
          </w:rPr>
          <w:tab/>
        </w:r>
        <w:r w:rsidR="00952DD0">
          <w:rPr>
            <w:noProof/>
            <w:webHidden/>
          </w:rPr>
          <w:fldChar w:fldCharType="begin"/>
        </w:r>
        <w:r w:rsidR="00952DD0">
          <w:rPr>
            <w:noProof/>
            <w:webHidden/>
          </w:rPr>
          <w:instrText xml:space="preserve"> PAGEREF _Toc474308148 \h </w:instrText>
        </w:r>
        <w:r w:rsidR="00952DD0">
          <w:rPr>
            <w:noProof/>
            <w:webHidden/>
          </w:rPr>
        </w:r>
        <w:r w:rsidR="00952DD0">
          <w:rPr>
            <w:noProof/>
            <w:webHidden/>
          </w:rPr>
          <w:fldChar w:fldCharType="separate"/>
        </w:r>
        <w:r w:rsidR="00952DD0">
          <w:rPr>
            <w:noProof/>
            <w:webHidden/>
          </w:rPr>
          <w:t>51</w:t>
        </w:r>
        <w:r w:rsidR="00952DD0">
          <w:rPr>
            <w:noProof/>
            <w:webHidden/>
          </w:rPr>
          <w:fldChar w:fldCharType="end"/>
        </w:r>
      </w:hyperlink>
    </w:p>
    <w:p w14:paraId="0F3A54B4" w14:textId="77777777" w:rsidR="00952DD0" w:rsidRDefault="00B51235">
      <w:pPr>
        <w:pStyle w:val="11"/>
        <w:tabs>
          <w:tab w:val="right" w:leader="dot" w:pos="8296"/>
        </w:tabs>
        <w:rPr>
          <w:rFonts w:asciiTheme="minorHAnsi" w:hAnsiTheme="minorHAnsi" w:cstheme="minorBidi"/>
          <w:b w:val="0"/>
          <w:bCs w:val="0"/>
          <w:caps w:val="0"/>
          <w:noProof/>
          <w:sz w:val="21"/>
          <w:szCs w:val="22"/>
        </w:rPr>
      </w:pPr>
      <w:hyperlink w:anchor="_Toc474308149" w:history="1">
        <w:r w:rsidR="00952DD0" w:rsidRPr="00E039C5">
          <w:rPr>
            <w:rStyle w:val="afb"/>
            <w:rFonts w:hint="eastAsia"/>
            <w:noProof/>
          </w:rPr>
          <w:t>在校期间发表论文</w:t>
        </w:r>
        <w:r w:rsidR="00952DD0">
          <w:rPr>
            <w:noProof/>
            <w:webHidden/>
          </w:rPr>
          <w:tab/>
        </w:r>
        <w:r w:rsidR="00952DD0">
          <w:rPr>
            <w:noProof/>
            <w:webHidden/>
          </w:rPr>
          <w:fldChar w:fldCharType="begin"/>
        </w:r>
        <w:r w:rsidR="00952DD0">
          <w:rPr>
            <w:noProof/>
            <w:webHidden/>
          </w:rPr>
          <w:instrText xml:space="preserve"> PAGEREF _Toc474308149 \h </w:instrText>
        </w:r>
        <w:r w:rsidR="00952DD0">
          <w:rPr>
            <w:noProof/>
            <w:webHidden/>
          </w:rPr>
        </w:r>
        <w:r w:rsidR="00952DD0">
          <w:rPr>
            <w:noProof/>
            <w:webHidden/>
          </w:rPr>
          <w:fldChar w:fldCharType="separate"/>
        </w:r>
        <w:r w:rsidR="00952DD0">
          <w:rPr>
            <w:noProof/>
            <w:webHidden/>
          </w:rPr>
          <w:t>52</w:t>
        </w:r>
        <w:r w:rsidR="00952DD0">
          <w:rPr>
            <w:noProof/>
            <w:webHidden/>
          </w:rPr>
          <w:fldChar w:fldCharType="end"/>
        </w:r>
      </w:hyperlink>
    </w:p>
    <w:p w14:paraId="3768E2A3" w14:textId="3A549FEF" w:rsidR="00961611" w:rsidRDefault="00893B21" w:rsidP="00961611">
      <w:r w:rsidRPr="00893B21">
        <w:rPr>
          <w:rFonts w:asciiTheme="minorEastAsia" w:hAnsiTheme="minorEastAsia" w:cstheme="minorHAnsi"/>
          <w:bCs/>
          <w:caps/>
          <w:szCs w:val="24"/>
        </w:rPr>
        <w:fldChar w:fldCharType="end"/>
      </w:r>
    </w:p>
    <w:p w14:paraId="4ABBE851" w14:textId="673A2902" w:rsidR="001E0772" w:rsidRDefault="001E0772" w:rsidP="00961611"/>
    <w:p w14:paraId="3D4421BF" w14:textId="77777777" w:rsidR="001E0772" w:rsidRDefault="001E0772">
      <w:pPr>
        <w:widowControl/>
        <w:jc w:val="left"/>
      </w:pPr>
      <w:r>
        <w:br w:type="page"/>
      </w:r>
    </w:p>
    <w:p w14:paraId="40557D4A" w14:textId="77777777" w:rsidR="006E19D6" w:rsidRDefault="006E19D6" w:rsidP="00BE0EE8">
      <w:pPr>
        <w:jc w:val="center"/>
        <w:rPr>
          <w:rFonts w:ascii="黑体" w:eastAsia="黑体" w:hAnsi="黑体"/>
          <w:b/>
          <w:sz w:val="32"/>
          <w:szCs w:val="32"/>
        </w:rPr>
        <w:sectPr w:rsidR="006E19D6" w:rsidSect="00453B16">
          <w:endnotePr>
            <w:numFmt w:val="decimal"/>
          </w:endnotePr>
          <w:pgSz w:w="11906" w:h="16838"/>
          <w:pgMar w:top="1440" w:right="1800" w:bottom="1440" w:left="1800" w:header="851" w:footer="992" w:gutter="0"/>
          <w:pgNumType w:fmt="upperRoman"/>
          <w:cols w:space="425"/>
          <w:docGrid w:type="lines" w:linePitch="312"/>
        </w:sectPr>
      </w:pPr>
    </w:p>
    <w:p w14:paraId="2BDA0D3A" w14:textId="55DDFD91" w:rsidR="001E0772" w:rsidRDefault="00BE0EE8" w:rsidP="009D6CE3">
      <w:pPr>
        <w:pStyle w:val="ab"/>
      </w:pPr>
      <w:bookmarkStart w:id="88" w:name="_Toc474308095"/>
      <w:r w:rsidRPr="00BE0EE8">
        <w:rPr>
          <w:rFonts w:hint="eastAsia"/>
        </w:rPr>
        <w:lastRenderedPageBreak/>
        <w:t>第一章 绪论</w:t>
      </w:r>
      <w:bookmarkEnd w:id="88"/>
    </w:p>
    <w:p w14:paraId="6DCC31F1" w14:textId="15211759" w:rsidR="008D0E90" w:rsidRDefault="00FD6501" w:rsidP="009D6CE3">
      <w:pPr>
        <w:pStyle w:val="ad"/>
        <w:ind w:right="240"/>
      </w:pPr>
      <w:bookmarkStart w:id="89" w:name="_Toc474308096"/>
      <w:commentRangeStart w:id="90"/>
      <w:r w:rsidRPr="004636DD">
        <w:rPr>
          <w:rFonts w:hint="eastAsia"/>
        </w:rPr>
        <w:t>1.1</w:t>
      </w:r>
      <w:r w:rsidR="002D56FB">
        <w:t xml:space="preserve"> </w:t>
      </w:r>
      <w:r w:rsidRPr="004636DD">
        <w:rPr>
          <w:rFonts w:hint="eastAsia"/>
        </w:rPr>
        <w:t>课题研究背景与意义</w:t>
      </w:r>
      <w:bookmarkEnd w:id="89"/>
      <w:commentRangeEnd w:id="90"/>
      <w:r w:rsidR="009D3F03">
        <w:rPr>
          <w:rStyle w:val="af1"/>
          <w:rFonts w:eastAsia="宋体"/>
          <w:b w:val="0"/>
        </w:rPr>
        <w:commentReference w:id="90"/>
      </w:r>
    </w:p>
    <w:p w14:paraId="1C20B175" w14:textId="2A9015D6" w:rsidR="008A30B2" w:rsidRPr="001F2831" w:rsidRDefault="008A30B2" w:rsidP="001F2831">
      <w:pPr>
        <w:pStyle w:val="aa"/>
      </w:pPr>
      <w:commentRangeStart w:id="91"/>
      <w:r w:rsidRPr="001F2831">
        <w:rPr>
          <w:rFonts w:hint="eastAsia"/>
        </w:rPr>
        <w:t>随着互联网</w:t>
      </w:r>
      <w:r w:rsidR="00C07F14">
        <w:rPr>
          <w:rFonts w:hint="eastAsia"/>
        </w:rPr>
        <w:t>和信息采集技术</w:t>
      </w:r>
      <w:r w:rsidRPr="001F2831">
        <w:rPr>
          <w:rFonts w:hint="eastAsia"/>
        </w:rPr>
        <w:t>的飞速发展，人们</w:t>
      </w:r>
      <w:r w:rsidR="00001121">
        <w:rPr>
          <w:rFonts w:hint="eastAsia"/>
        </w:rPr>
        <w:t>迎来了</w:t>
      </w:r>
      <w:r w:rsidRPr="001F2831">
        <w:rPr>
          <w:rFonts w:hint="eastAsia"/>
        </w:rPr>
        <w:t>数据的</w:t>
      </w:r>
      <w:r w:rsidR="00001121">
        <w:rPr>
          <w:rFonts w:hint="eastAsia"/>
        </w:rPr>
        <w:t>大爆炸</w:t>
      </w:r>
      <w:r w:rsidRPr="001F2831">
        <w:rPr>
          <w:rFonts w:hint="eastAsia"/>
        </w:rPr>
        <w:t>时代，越来越多的数据被产生并</w:t>
      </w:r>
      <w:r w:rsidR="00654EEF">
        <w:rPr>
          <w:rFonts w:hint="eastAsia"/>
        </w:rPr>
        <w:t>被挖掘</w:t>
      </w:r>
      <w:r w:rsidR="00606D7E">
        <w:rPr>
          <w:rFonts w:hint="eastAsia"/>
        </w:rPr>
        <w:t>出</w:t>
      </w:r>
      <w:r w:rsidRPr="001F2831">
        <w:rPr>
          <w:rFonts w:hint="eastAsia"/>
        </w:rPr>
        <w:t>价值</w:t>
      </w:r>
      <w:commentRangeEnd w:id="91"/>
      <w:r w:rsidR="00395EC6">
        <w:rPr>
          <w:rStyle w:val="af1"/>
        </w:rPr>
        <w:commentReference w:id="91"/>
      </w:r>
      <w:r w:rsidR="00797003">
        <w:rPr>
          <w:rStyle w:val="afe"/>
        </w:rPr>
        <w:t>[</w:t>
      </w:r>
      <w:r w:rsidR="00797003">
        <w:rPr>
          <w:rStyle w:val="afe"/>
        </w:rPr>
        <w:endnoteReference w:id="1"/>
      </w:r>
      <w:r w:rsidR="00797003">
        <w:rPr>
          <w:rStyle w:val="afe"/>
        </w:rPr>
        <w:t>]</w:t>
      </w:r>
      <w:r w:rsidRPr="001F2831">
        <w:rPr>
          <w:rFonts w:hint="eastAsia"/>
        </w:rPr>
        <w:t>。其中，非结构化的数据，例如</w:t>
      </w:r>
      <w:r w:rsidR="00E80396">
        <w:rPr>
          <w:rFonts w:hint="eastAsia"/>
        </w:rPr>
        <w:t>全文</w:t>
      </w:r>
      <w:r w:rsidRPr="001F2831">
        <w:rPr>
          <w:rFonts w:hint="eastAsia"/>
        </w:rPr>
        <w:t>文本、音频</w:t>
      </w:r>
      <w:r w:rsidR="008F0BBA">
        <w:rPr>
          <w:rFonts w:hint="eastAsia"/>
        </w:rPr>
        <w:t>信息、</w:t>
      </w:r>
      <w:r w:rsidRPr="001F2831">
        <w:rPr>
          <w:rFonts w:hint="eastAsia"/>
        </w:rPr>
        <w:t>视频</w:t>
      </w:r>
      <w:r w:rsidR="008F0BBA">
        <w:rPr>
          <w:rFonts w:hint="eastAsia"/>
        </w:rPr>
        <w:t>媒体</w:t>
      </w:r>
      <w:r w:rsidRPr="001F2831">
        <w:rPr>
          <w:rFonts w:hint="eastAsia"/>
        </w:rPr>
        <w:t>、</w:t>
      </w:r>
      <w:r w:rsidR="00A568B1">
        <w:rPr>
          <w:rFonts w:hint="eastAsia"/>
        </w:rPr>
        <w:t>网络</w:t>
      </w:r>
      <w:r w:rsidRPr="001F2831">
        <w:rPr>
          <w:rFonts w:hint="eastAsia"/>
        </w:rPr>
        <w:t>日志等，超过了数据总量的</w:t>
      </w:r>
      <w:r w:rsidRPr="001F2831">
        <w:rPr>
          <w:rFonts w:hint="eastAsia"/>
        </w:rPr>
        <w:t>80%</w:t>
      </w:r>
      <w:r w:rsidRPr="001F2831">
        <w:rPr>
          <w:rFonts w:hint="eastAsia"/>
        </w:rPr>
        <w:t>以上。</w:t>
      </w:r>
      <w:commentRangeStart w:id="92"/>
      <w:r w:rsidRPr="001F2831">
        <w:rPr>
          <w:rFonts w:hint="eastAsia"/>
        </w:rPr>
        <w:t>国内外的一些著名公司，如</w:t>
      </w:r>
      <w:r w:rsidRPr="001F2831">
        <w:rPr>
          <w:rFonts w:hint="eastAsia"/>
        </w:rPr>
        <w:t>Facebook</w:t>
      </w:r>
      <w:r w:rsidRPr="001F2831">
        <w:rPr>
          <w:rFonts w:hint="eastAsia"/>
        </w:rPr>
        <w:t>、</w:t>
      </w:r>
      <w:r w:rsidRPr="001F2831">
        <w:rPr>
          <w:rFonts w:hint="eastAsia"/>
        </w:rPr>
        <w:t>Twitter</w:t>
      </w:r>
      <w:r w:rsidRPr="001F2831">
        <w:rPr>
          <w:rFonts w:hint="eastAsia"/>
        </w:rPr>
        <w:t>、</w:t>
      </w:r>
      <w:r w:rsidRPr="001F2831">
        <w:rPr>
          <w:rFonts w:hint="eastAsia"/>
        </w:rPr>
        <w:t>Tabao</w:t>
      </w:r>
      <w:r w:rsidRPr="001F2831">
        <w:rPr>
          <w:rFonts w:hint="eastAsia"/>
        </w:rPr>
        <w:t>等，用户规模量大，并发请求多，产生</w:t>
      </w:r>
      <w:r w:rsidRPr="001F2831">
        <w:rPr>
          <w:rFonts w:hint="eastAsia"/>
        </w:rPr>
        <w:t>PB</w:t>
      </w:r>
      <w:r w:rsidRPr="001F2831">
        <w:rPr>
          <w:rFonts w:hint="eastAsia"/>
        </w:rPr>
        <w:t>级别的非结构化数据</w:t>
      </w:r>
      <w:commentRangeEnd w:id="92"/>
      <w:r w:rsidR="00395EC6">
        <w:rPr>
          <w:rStyle w:val="af1"/>
        </w:rPr>
        <w:commentReference w:id="92"/>
      </w:r>
      <w:r w:rsidR="00797003">
        <w:rPr>
          <w:rStyle w:val="afe"/>
        </w:rPr>
        <w:t>[</w:t>
      </w:r>
      <w:r w:rsidR="00797003">
        <w:rPr>
          <w:rStyle w:val="afe"/>
        </w:rPr>
        <w:endnoteReference w:id="2"/>
      </w:r>
      <w:r w:rsidR="00797003">
        <w:rPr>
          <w:rStyle w:val="afe"/>
        </w:rPr>
        <w:t>]</w:t>
      </w:r>
      <w:r w:rsidRPr="001F2831">
        <w:rPr>
          <w:rFonts w:hint="eastAsia"/>
        </w:rPr>
        <w:t>，由此催生了一系列高性能、高可扩展性、廉价的分布式存储系统。</w:t>
      </w:r>
    </w:p>
    <w:p w14:paraId="2D449C2A" w14:textId="478DD257" w:rsidR="008A30B2" w:rsidRPr="008A30B2" w:rsidRDefault="008A30B2" w:rsidP="00432029">
      <w:pPr>
        <w:pStyle w:val="aa"/>
      </w:pPr>
      <w:commentRangeStart w:id="93"/>
      <w:r w:rsidRPr="008A30B2">
        <w:t>HBase</w:t>
      </w:r>
      <w:bookmarkStart w:id="94" w:name="_Ref474398095"/>
      <w:commentRangeEnd w:id="93"/>
      <w:r w:rsidR="00395EC6">
        <w:rPr>
          <w:rStyle w:val="af1"/>
        </w:rPr>
        <w:commentReference w:id="93"/>
      </w:r>
      <w:r w:rsidR="00797003">
        <w:rPr>
          <w:rStyle w:val="afe"/>
        </w:rPr>
        <w:t>[</w:t>
      </w:r>
      <w:bookmarkStart w:id="95" w:name="_Ref474409892"/>
      <w:r w:rsidR="00797003">
        <w:rPr>
          <w:rStyle w:val="afe"/>
        </w:rPr>
        <w:endnoteReference w:id="3"/>
      </w:r>
      <w:bookmarkEnd w:id="95"/>
      <w:r w:rsidR="00797003">
        <w:rPr>
          <w:rStyle w:val="afe"/>
        </w:rPr>
        <w:t>]</w:t>
      </w:r>
      <w:bookmarkEnd w:id="94"/>
      <w:r w:rsidRPr="008A30B2">
        <w:t>作为</w:t>
      </w:r>
      <w:r w:rsidRPr="008A30B2">
        <w:rPr>
          <w:rFonts w:hint="eastAsia"/>
        </w:rPr>
        <w:t>Apache</w:t>
      </w:r>
      <w:r w:rsidRPr="008A30B2">
        <w:rPr>
          <w:rFonts w:hint="eastAsia"/>
        </w:rPr>
        <w:t>社区软件基金会的子项目，是</w:t>
      </w:r>
      <w:r w:rsidRPr="008A30B2">
        <w:rPr>
          <w:rFonts w:hint="eastAsia"/>
        </w:rPr>
        <w:t>Google</w:t>
      </w:r>
      <w:r w:rsidRPr="008A30B2">
        <w:rPr>
          <w:rFonts w:hint="eastAsia"/>
        </w:rPr>
        <w:t>于</w:t>
      </w:r>
      <w:r w:rsidRPr="008A30B2">
        <w:rPr>
          <w:rFonts w:hint="eastAsia"/>
        </w:rPr>
        <w:t>2006</w:t>
      </w:r>
      <w:r w:rsidRPr="008A30B2">
        <w:rPr>
          <w:rFonts w:hint="eastAsia"/>
        </w:rPr>
        <w:t>年提出</w:t>
      </w:r>
      <w:commentRangeStart w:id="96"/>
      <w:r w:rsidRPr="008A30B2">
        <w:rPr>
          <w:rFonts w:hint="eastAsia"/>
        </w:rPr>
        <w:t>BigTable</w:t>
      </w:r>
      <w:commentRangeEnd w:id="96"/>
      <w:r w:rsidR="00395EC6">
        <w:rPr>
          <w:rStyle w:val="af1"/>
        </w:rPr>
        <w:commentReference w:id="96"/>
      </w:r>
      <w:r w:rsidR="00797003">
        <w:rPr>
          <w:rStyle w:val="afe"/>
        </w:rPr>
        <w:t>[</w:t>
      </w:r>
      <w:bookmarkStart w:id="97" w:name="_Ref474402546"/>
      <w:r w:rsidR="00797003">
        <w:rPr>
          <w:rStyle w:val="afe"/>
        </w:rPr>
        <w:endnoteReference w:id="4"/>
      </w:r>
      <w:bookmarkEnd w:id="97"/>
      <w:r w:rsidR="00797003">
        <w:rPr>
          <w:rStyle w:val="afe"/>
        </w:rPr>
        <w:t>]</w:t>
      </w:r>
      <w:r w:rsidRPr="008A30B2">
        <w:rPr>
          <w:rFonts w:hint="eastAsia"/>
        </w:rPr>
        <w:t>数据模型的一种开源实现。</w:t>
      </w:r>
      <w:r w:rsidRPr="008A30B2">
        <w:rPr>
          <w:rFonts w:hint="eastAsia"/>
        </w:rPr>
        <w:t>H</w:t>
      </w:r>
      <w:r w:rsidRPr="008A30B2">
        <w:t>Base</w:t>
      </w:r>
      <w:r w:rsidR="00DA6D9D">
        <w:t>是一种以</w:t>
      </w:r>
      <w:r w:rsidRPr="008A30B2">
        <w:t>列</w:t>
      </w:r>
      <w:r w:rsidR="00DA6D9D">
        <w:t>为单位</w:t>
      </w:r>
      <w:r w:rsidRPr="008A30B2">
        <w:t>的</w:t>
      </w:r>
      <w:r w:rsidRPr="008A30B2">
        <w:rPr>
          <w:rFonts w:hint="eastAsia"/>
        </w:rPr>
        <w:t>、</w:t>
      </w:r>
      <w:r w:rsidRPr="008A30B2">
        <w:t>可</w:t>
      </w:r>
      <w:r w:rsidR="00B57030">
        <w:t>自由扩展</w:t>
      </w:r>
      <w:r w:rsidRPr="008A30B2">
        <w:t>伸缩的</w:t>
      </w:r>
      <w:r w:rsidRPr="008A30B2">
        <w:rPr>
          <w:rFonts w:hint="eastAsia"/>
        </w:rPr>
        <w:t>键值对分布式存储系统，其</w:t>
      </w:r>
      <w:r w:rsidR="009C7CF9">
        <w:rPr>
          <w:rFonts w:hint="eastAsia"/>
        </w:rPr>
        <w:t>底层</w:t>
      </w:r>
      <w:r w:rsidRPr="008A30B2">
        <w:rPr>
          <w:rFonts w:hint="eastAsia"/>
        </w:rPr>
        <w:t>数据存储</w:t>
      </w:r>
      <w:r w:rsidR="001E244A">
        <w:rPr>
          <w:rFonts w:hint="eastAsia"/>
        </w:rPr>
        <w:t>实现方案采用的</w:t>
      </w:r>
      <w:r w:rsidR="00B10F59">
        <w:rPr>
          <w:rFonts w:hint="eastAsia"/>
        </w:rPr>
        <w:t>是</w:t>
      </w:r>
      <w:r w:rsidRPr="008A30B2">
        <w:rPr>
          <w:rFonts w:hint="eastAsia"/>
        </w:rPr>
        <w:t>Hadoop</w:t>
      </w:r>
      <w:r w:rsidRPr="008A30B2">
        <w:rPr>
          <w:rFonts w:hint="eastAsia"/>
        </w:rPr>
        <w:t>分布式文件系统</w:t>
      </w:r>
      <w:r w:rsidRPr="008A30B2">
        <w:rPr>
          <w:rFonts w:hint="eastAsia"/>
        </w:rPr>
        <w:t>HDFS</w:t>
      </w:r>
      <w:r w:rsidRPr="008A30B2">
        <w:rPr>
          <w:rFonts w:hint="eastAsia"/>
        </w:rPr>
        <w:t>。目前，</w:t>
      </w:r>
      <w:r w:rsidR="00DE7321">
        <w:rPr>
          <w:rFonts w:hint="eastAsia"/>
        </w:rPr>
        <w:t>许多</w:t>
      </w:r>
      <w:r w:rsidR="009A5C9C">
        <w:rPr>
          <w:rFonts w:hint="eastAsia"/>
        </w:rPr>
        <w:t>互联网</w:t>
      </w:r>
      <w:r w:rsidRPr="008A30B2">
        <w:rPr>
          <w:rFonts w:hint="eastAsia"/>
        </w:rPr>
        <w:t>企业开始</w:t>
      </w:r>
      <w:r w:rsidRPr="008A30B2">
        <w:t>将</w:t>
      </w:r>
      <w:r w:rsidRPr="008A30B2">
        <w:rPr>
          <w:rFonts w:hint="eastAsia"/>
        </w:rPr>
        <w:t>HBase</w:t>
      </w:r>
      <w:r w:rsidR="00AB62FD">
        <w:rPr>
          <w:rFonts w:hint="eastAsia"/>
        </w:rPr>
        <w:t>作为主流</w:t>
      </w:r>
      <w:r w:rsidR="002D37B7">
        <w:rPr>
          <w:rFonts w:hint="eastAsia"/>
        </w:rPr>
        <w:t>数据库使用</w:t>
      </w:r>
      <w:r w:rsidRPr="008A30B2">
        <w:rPr>
          <w:rFonts w:hint="eastAsia"/>
        </w:rPr>
        <w:t>。</w:t>
      </w:r>
    </w:p>
    <w:p w14:paraId="3C27B5C0" w14:textId="059934E6" w:rsidR="008A30B2" w:rsidRPr="008A30B2" w:rsidRDefault="008A30B2" w:rsidP="00432029">
      <w:pPr>
        <w:pStyle w:val="aa"/>
      </w:pPr>
      <w:r w:rsidRPr="008A30B2">
        <w:rPr>
          <w:rFonts w:hint="eastAsia"/>
        </w:rPr>
        <w:t>分布式数</w:t>
      </w:r>
      <w:r w:rsidR="0068783D">
        <w:rPr>
          <w:rFonts w:hint="eastAsia"/>
        </w:rPr>
        <w:t>据库的出现为现代城市</w:t>
      </w:r>
      <w:commentRangeStart w:id="98"/>
      <w:r w:rsidR="0068783D">
        <w:rPr>
          <w:rFonts w:hint="eastAsia"/>
        </w:rPr>
        <w:t>智能交通系统</w:t>
      </w:r>
      <w:commentRangeEnd w:id="98"/>
      <w:r w:rsidR="00817307">
        <w:rPr>
          <w:rStyle w:val="af1"/>
        </w:rPr>
        <w:commentReference w:id="98"/>
      </w:r>
      <w:r w:rsidR="00797003">
        <w:rPr>
          <w:rStyle w:val="afe"/>
        </w:rPr>
        <w:t>[</w:t>
      </w:r>
      <w:r w:rsidR="00797003">
        <w:rPr>
          <w:rStyle w:val="afe"/>
        </w:rPr>
        <w:endnoteReference w:id="5"/>
      </w:r>
      <w:r w:rsidR="00797003">
        <w:rPr>
          <w:rStyle w:val="afe"/>
        </w:rPr>
        <w:t>]</w:t>
      </w:r>
      <w:r w:rsidR="0068783D">
        <w:rPr>
          <w:rFonts w:hint="eastAsia"/>
        </w:rPr>
        <w:t>提供了新的机遇。智能交通系统</w:t>
      </w:r>
      <w:r w:rsidRPr="008A30B2">
        <w:rPr>
          <w:rFonts w:hint="eastAsia"/>
        </w:rPr>
        <w:t>将道路监控拍摄的图片、视频等信息进行收集并传</w:t>
      </w:r>
      <w:r w:rsidR="00D122CA">
        <w:rPr>
          <w:rFonts w:hint="eastAsia"/>
        </w:rPr>
        <w:t>输到省市级的数据中心，</w:t>
      </w:r>
      <w:r w:rsidR="00CF2399">
        <w:rPr>
          <w:rFonts w:hint="eastAsia"/>
        </w:rPr>
        <w:t>并</w:t>
      </w:r>
      <w:r w:rsidR="00D122CA">
        <w:rPr>
          <w:rFonts w:hint="eastAsia"/>
        </w:rPr>
        <w:t>从图片、视频中读取相应的信息存储至数据库</w:t>
      </w:r>
      <w:r w:rsidR="00797003">
        <w:rPr>
          <w:rStyle w:val="afe"/>
        </w:rPr>
        <w:t>[</w:t>
      </w:r>
      <w:r w:rsidR="00797003">
        <w:rPr>
          <w:rStyle w:val="afe"/>
        </w:rPr>
        <w:endnoteReference w:id="6"/>
      </w:r>
      <w:r w:rsidR="00797003">
        <w:rPr>
          <w:rStyle w:val="afe"/>
        </w:rPr>
        <w:t>]</w:t>
      </w:r>
      <w:r w:rsidR="00D122CA">
        <w:rPr>
          <w:rFonts w:hint="eastAsia"/>
        </w:rPr>
        <w:t>。</w:t>
      </w:r>
      <w:r w:rsidR="00632E8E">
        <w:rPr>
          <w:rFonts w:hint="eastAsia"/>
        </w:rPr>
        <w:t>在进行</w:t>
      </w:r>
      <w:r w:rsidRPr="008A30B2">
        <w:rPr>
          <w:rFonts w:hint="eastAsia"/>
        </w:rPr>
        <w:t>数据分析时，通过实时的查询</w:t>
      </w:r>
      <w:r w:rsidR="00632E8E">
        <w:rPr>
          <w:rFonts w:hint="eastAsia"/>
        </w:rPr>
        <w:t>请求获取对应</w:t>
      </w:r>
      <w:r w:rsidRPr="008A30B2">
        <w:rPr>
          <w:rFonts w:hint="eastAsia"/>
        </w:rPr>
        <w:t>数据</w:t>
      </w:r>
      <w:r w:rsidR="00632E8E">
        <w:rPr>
          <w:rFonts w:hint="eastAsia"/>
        </w:rPr>
        <w:t>信息</w:t>
      </w:r>
      <w:r w:rsidRPr="008A30B2">
        <w:rPr>
          <w:rFonts w:hint="eastAsia"/>
        </w:rPr>
        <w:t>。随着城市的发展，道路监控设备的完善，截止至</w:t>
      </w:r>
      <w:r w:rsidRPr="008A30B2">
        <w:rPr>
          <w:rFonts w:hint="eastAsia"/>
        </w:rPr>
        <w:t>2016</w:t>
      </w:r>
      <w:r w:rsidRPr="008A30B2">
        <w:rPr>
          <w:rFonts w:hint="eastAsia"/>
        </w:rPr>
        <w:t>年，道路监控几乎覆盖到城市所有路口和高速公路、国道、省道等主要出口。截止</w:t>
      </w:r>
      <w:r w:rsidRPr="008A30B2">
        <w:rPr>
          <w:rFonts w:hint="eastAsia"/>
        </w:rPr>
        <w:t>2016</w:t>
      </w:r>
      <w:r w:rsidRPr="008A30B2">
        <w:rPr>
          <w:rFonts w:hint="eastAsia"/>
        </w:rPr>
        <w:t>年</w:t>
      </w:r>
      <w:r w:rsidRPr="008A30B2">
        <w:rPr>
          <w:rFonts w:hint="eastAsia"/>
        </w:rPr>
        <w:t>6</w:t>
      </w:r>
      <w:r w:rsidRPr="008A30B2">
        <w:rPr>
          <w:rFonts w:hint="eastAsia"/>
        </w:rPr>
        <w:t>月底，全国机动车保有量达</w:t>
      </w:r>
      <w:r w:rsidRPr="008A30B2">
        <w:rPr>
          <w:rFonts w:hint="eastAsia"/>
        </w:rPr>
        <w:t>2.85</w:t>
      </w:r>
      <w:r w:rsidRPr="008A30B2">
        <w:rPr>
          <w:rFonts w:hint="eastAsia"/>
        </w:rPr>
        <w:t>亿量，随着汽车保有量逐年增加，中等地级市每年能产生数以十亿条的记录。</w:t>
      </w:r>
      <w:r w:rsidRPr="008A30B2">
        <w:t>随着采集设备的多样化</w:t>
      </w:r>
      <w:r w:rsidRPr="008A30B2">
        <w:rPr>
          <w:rFonts w:hint="eastAsia"/>
        </w:rPr>
        <w:t>，</w:t>
      </w:r>
      <w:r w:rsidRPr="008A30B2">
        <w:t>如</w:t>
      </w:r>
      <w:r w:rsidRPr="008A30B2">
        <w:rPr>
          <w:rFonts w:hint="eastAsia"/>
        </w:rPr>
        <w:t>全球定位系统（</w:t>
      </w:r>
      <w:r w:rsidRPr="008A30B2">
        <w:rPr>
          <w:rFonts w:hint="eastAsia"/>
        </w:rPr>
        <w:t>GPS</w:t>
      </w:r>
      <w:r w:rsidRPr="008A30B2">
        <w:rPr>
          <w:rFonts w:hint="eastAsia"/>
        </w:rPr>
        <w:t>）、</w:t>
      </w:r>
      <w:r w:rsidR="00A121B5">
        <w:rPr>
          <w:rFonts w:hint="eastAsia"/>
        </w:rPr>
        <w:t>路口路段监控设施</w:t>
      </w:r>
      <w:r w:rsidR="00A95188">
        <w:rPr>
          <w:rFonts w:hint="eastAsia"/>
        </w:rPr>
        <w:t>、停车场车辆信息采集</w:t>
      </w:r>
      <w:r w:rsidR="00815EB3">
        <w:rPr>
          <w:rFonts w:hint="eastAsia"/>
        </w:rPr>
        <w:t>器</w:t>
      </w:r>
      <w:r w:rsidRPr="008A30B2">
        <w:rPr>
          <w:rFonts w:hint="eastAsia"/>
        </w:rPr>
        <w:t>等设备的覆盖，采集的数据类型</w:t>
      </w:r>
      <w:r w:rsidR="000A6479">
        <w:rPr>
          <w:rFonts w:hint="eastAsia"/>
        </w:rPr>
        <w:t>也呈现出多元化</w:t>
      </w:r>
      <w:r w:rsidR="003D580A">
        <w:rPr>
          <w:rFonts w:hint="eastAsia"/>
        </w:rPr>
        <w:t>特性</w:t>
      </w:r>
      <w:r w:rsidRPr="008A30B2">
        <w:rPr>
          <w:rFonts w:hint="eastAsia"/>
        </w:rPr>
        <w:t>，如交通流</w:t>
      </w:r>
      <w:r w:rsidR="002C3146">
        <w:rPr>
          <w:rFonts w:hint="eastAsia"/>
        </w:rPr>
        <w:t>监测</w:t>
      </w:r>
      <w:r w:rsidRPr="008A30B2">
        <w:rPr>
          <w:rFonts w:hint="eastAsia"/>
        </w:rPr>
        <w:t>数据、车</w:t>
      </w:r>
      <w:r w:rsidR="001F3AF7">
        <w:rPr>
          <w:rFonts w:hint="eastAsia"/>
        </w:rPr>
        <w:t>辆</w:t>
      </w:r>
      <w:r w:rsidR="002C3146">
        <w:rPr>
          <w:rFonts w:hint="eastAsia"/>
        </w:rPr>
        <w:t>信息</w:t>
      </w:r>
      <w:r w:rsidR="001F3AF7">
        <w:rPr>
          <w:rFonts w:hint="eastAsia"/>
        </w:rPr>
        <w:t>识别数据等。这些不断产生的数据已经演变成了一种极具价值的交通</w:t>
      </w:r>
      <w:r w:rsidRPr="008A30B2">
        <w:rPr>
          <w:rFonts w:hint="eastAsia"/>
        </w:rPr>
        <w:t>数据</w:t>
      </w:r>
      <w:r w:rsidR="001F3AF7">
        <w:rPr>
          <w:rFonts w:hint="eastAsia"/>
        </w:rPr>
        <w:t>集</w:t>
      </w:r>
      <w:r w:rsidRPr="008A30B2">
        <w:rPr>
          <w:rFonts w:hint="eastAsia"/>
        </w:rPr>
        <w:t>，若配备以高效的存储与检索方案，对提升交通管理水平具有十分重大的意义。</w:t>
      </w:r>
    </w:p>
    <w:p w14:paraId="2E922A71" w14:textId="77777777" w:rsidR="00B73501" w:rsidRDefault="00B73501" w:rsidP="00B73501">
      <w:pPr>
        <w:ind w:right="240"/>
      </w:pPr>
    </w:p>
    <w:p w14:paraId="2BFAB21A" w14:textId="6EF94DA0" w:rsidR="00B73501" w:rsidRPr="009D6CE3" w:rsidRDefault="00B73501" w:rsidP="009D6CE3">
      <w:pPr>
        <w:pStyle w:val="ad"/>
        <w:ind w:right="240"/>
      </w:pPr>
      <w:bookmarkStart w:id="99" w:name="_Toc474308097"/>
      <w:commentRangeStart w:id="100"/>
      <w:r w:rsidRPr="009D6CE3">
        <w:rPr>
          <w:rFonts w:hint="eastAsia"/>
        </w:rPr>
        <w:t>1.2</w:t>
      </w:r>
      <w:r w:rsidR="001D3F5C">
        <w:t xml:space="preserve"> </w:t>
      </w:r>
      <w:r w:rsidRPr="009D6CE3">
        <w:rPr>
          <w:rFonts w:hint="eastAsia"/>
        </w:rPr>
        <w:t>主要研究内容</w:t>
      </w:r>
      <w:bookmarkEnd w:id="99"/>
      <w:commentRangeEnd w:id="100"/>
      <w:r w:rsidR="009D3F03">
        <w:rPr>
          <w:rStyle w:val="af1"/>
          <w:rFonts w:eastAsia="宋体"/>
          <w:b w:val="0"/>
        </w:rPr>
        <w:commentReference w:id="100"/>
      </w:r>
    </w:p>
    <w:p w14:paraId="57675CAD" w14:textId="24A66F3C" w:rsidR="00EF596B" w:rsidRDefault="00AE1F4F" w:rsidP="00EF596B">
      <w:pPr>
        <w:pStyle w:val="aa"/>
      </w:pPr>
      <w:r>
        <w:rPr>
          <w:rFonts w:hint="eastAsia"/>
        </w:rPr>
        <w:t>本文关注的重点</w:t>
      </w:r>
      <w:r w:rsidR="00A30FB4">
        <w:rPr>
          <w:rFonts w:hint="eastAsia"/>
        </w:rPr>
        <w:t>对象</w:t>
      </w:r>
      <w:r>
        <w:rPr>
          <w:rFonts w:hint="eastAsia"/>
        </w:rPr>
        <w:t>为</w:t>
      </w:r>
      <w:r w:rsidR="00C74963">
        <w:rPr>
          <w:rFonts w:hint="eastAsia"/>
        </w:rPr>
        <w:t>海量数据的</w:t>
      </w:r>
      <w:r w:rsidR="00EF596B">
        <w:rPr>
          <w:rFonts w:hint="eastAsia"/>
        </w:rPr>
        <w:t>实时存储与</w:t>
      </w:r>
      <w:r w:rsidR="00C74963">
        <w:rPr>
          <w:rFonts w:hint="eastAsia"/>
        </w:rPr>
        <w:t>高并发的</w:t>
      </w:r>
      <w:r w:rsidR="00EF596B">
        <w:rPr>
          <w:rFonts w:hint="eastAsia"/>
        </w:rPr>
        <w:t>查询</w:t>
      </w:r>
      <w:r w:rsidR="00C74963">
        <w:rPr>
          <w:rFonts w:hint="eastAsia"/>
        </w:rPr>
        <w:t>请求时</w:t>
      </w:r>
      <w:r w:rsidR="00EF596B">
        <w:rPr>
          <w:rFonts w:hint="eastAsia"/>
        </w:rPr>
        <w:t>的</w:t>
      </w:r>
      <w:r w:rsidR="00643358">
        <w:rPr>
          <w:rFonts w:hint="eastAsia"/>
        </w:rPr>
        <w:t>性能</w:t>
      </w:r>
      <w:r w:rsidR="00EF596B">
        <w:rPr>
          <w:rFonts w:hint="eastAsia"/>
        </w:rPr>
        <w:t>问题，传统关系型数据库，如</w:t>
      </w:r>
      <w:commentRangeStart w:id="101"/>
      <w:r w:rsidR="00EF596B">
        <w:rPr>
          <w:rFonts w:hint="eastAsia"/>
        </w:rPr>
        <w:t>MySQL</w:t>
      </w:r>
      <w:commentRangeEnd w:id="101"/>
      <w:r w:rsidR="00B77AEC">
        <w:rPr>
          <w:rStyle w:val="af1"/>
        </w:rPr>
        <w:commentReference w:id="101"/>
      </w:r>
      <w:r w:rsidR="00797003">
        <w:rPr>
          <w:rStyle w:val="afe"/>
        </w:rPr>
        <w:t>[</w:t>
      </w:r>
      <w:r w:rsidR="00797003">
        <w:rPr>
          <w:rStyle w:val="afe"/>
        </w:rPr>
        <w:endnoteReference w:id="7"/>
      </w:r>
      <w:r w:rsidR="00797003">
        <w:rPr>
          <w:rStyle w:val="afe"/>
        </w:rPr>
        <w:t>]</w:t>
      </w:r>
      <w:r w:rsidR="00EF596B">
        <w:rPr>
          <w:rFonts w:hint="eastAsia"/>
        </w:rPr>
        <w:t>、</w:t>
      </w:r>
      <w:commentRangeStart w:id="102"/>
      <w:r w:rsidR="00EF596B">
        <w:rPr>
          <w:rFonts w:hint="eastAsia"/>
        </w:rPr>
        <w:t>Or</w:t>
      </w:r>
      <w:r w:rsidR="00BE1F00">
        <w:rPr>
          <w:rFonts w:hint="eastAsia"/>
        </w:rPr>
        <w:t>a</w:t>
      </w:r>
      <w:r w:rsidR="00EF596B">
        <w:rPr>
          <w:rFonts w:hint="eastAsia"/>
        </w:rPr>
        <w:t>cle</w:t>
      </w:r>
      <w:commentRangeEnd w:id="102"/>
      <w:r w:rsidR="00D24A54">
        <w:rPr>
          <w:rStyle w:val="af1"/>
        </w:rPr>
        <w:commentReference w:id="102"/>
      </w:r>
      <w:r w:rsidR="00797003">
        <w:rPr>
          <w:rStyle w:val="afe"/>
        </w:rPr>
        <w:t>[</w:t>
      </w:r>
      <w:r w:rsidR="00797003">
        <w:rPr>
          <w:rStyle w:val="afe"/>
        </w:rPr>
        <w:endnoteReference w:id="8"/>
      </w:r>
      <w:r w:rsidR="00797003">
        <w:rPr>
          <w:rStyle w:val="afe"/>
        </w:rPr>
        <w:t>]</w:t>
      </w:r>
      <w:r w:rsidR="00EF596B">
        <w:rPr>
          <w:rFonts w:hint="eastAsia"/>
        </w:rPr>
        <w:t>、</w:t>
      </w:r>
      <w:commentRangeStart w:id="103"/>
      <w:r w:rsidR="00EF596B">
        <w:rPr>
          <w:rFonts w:hint="eastAsia"/>
        </w:rPr>
        <w:t>DB2</w:t>
      </w:r>
      <w:commentRangeEnd w:id="103"/>
      <w:r w:rsidR="00D24A54">
        <w:rPr>
          <w:rStyle w:val="af1"/>
        </w:rPr>
        <w:commentReference w:id="103"/>
      </w:r>
      <w:r w:rsidR="00797003">
        <w:rPr>
          <w:rStyle w:val="afe"/>
        </w:rPr>
        <w:t>[</w:t>
      </w:r>
      <w:r w:rsidR="00797003">
        <w:rPr>
          <w:rStyle w:val="afe"/>
        </w:rPr>
        <w:endnoteReference w:id="9"/>
      </w:r>
      <w:r w:rsidR="00797003">
        <w:rPr>
          <w:rStyle w:val="afe"/>
        </w:rPr>
        <w:t>]</w:t>
      </w:r>
      <w:r>
        <w:rPr>
          <w:rFonts w:hint="eastAsia"/>
        </w:rPr>
        <w:t>等，由于二维数据无法扩展到多个存储节点，因此，</w:t>
      </w:r>
      <w:r w:rsidR="00EF596B">
        <w:rPr>
          <w:rFonts w:hint="eastAsia"/>
        </w:rPr>
        <w:t>在存储大量非结构化</w:t>
      </w:r>
      <w:r>
        <w:rPr>
          <w:rFonts w:hint="eastAsia"/>
        </w:rPr>
        <w:t>、半结构化</w:t>
      </w:r>
      <w:r w:rsidR="00EF596B">
        <w:rPr>
          <w:rFonts w:hint="eastAsia"/>
        </w:rPr>
        <w:t>数据时扩展性</w:t>
      </w:r>
      <w:r w:rsidR="00320A47">
        <w:rPr>
          <w:rFonts w:hint="eastAsia"/>
        </w:rPr>
        <w:t>较</w:t>
      </w:r>
      <w:r w:rsidR="005A3263">
        <w:rPr>
          <w:rFonts w:hint="eastAsia"/>
        </w:rPr>
        <w:t>差。</w:t>
      </w:r>
      <w:r w:rsidR="00EF596B">
        <w:rPr>
          <w:rFonts w:hint="eastAsia"/>
        </w:rPr>
        <w:t>另外，高并发的应用请求也会导致关系型数据库的性能问题。以</w:t>
      </w:r>
      <w:r w:rsidR="00EF596B">
        <w:rPr>
          <w:rFonts w:hint="eastAsia"/>
        </w:rPr>
        <w:t>HBase</w:t>
      </w:r>
      <w:r w:rsidR="00EF596B">
        <w:rPr>
          <w:rFonts w:hint="eastAsia"/>
        </w:rPr>
        <w:t>为代表的</w:t>
      </w:r>
      <w:r w:rsidR="00C63553">
        <w:rPr>
          <w:rFonts w:hint="eastAsia"/>
        </w:rPr>
        <w:t>非关系型数据库</w:t>
      </w:r>
      <w:r w:rsidR="00EF596B">
        <w:rPr>
          <w:rFonts w:hint="eastAsia"/>
        </w:rPr>
        <w:t>，具有</w:t>
      </w:r>
      <w:r w:rsidR="001E3483">
        <w:rPr>
          <w:rFonts w:hint="eastAsia"/>
        </w:rPr>
        <w:t>高度可</w:t>
      </w:r>
      <w:commentRangeStart w:id="104"/>
      <w:r w:rsidR="00EF596B">
        <w:rPr>
          <w:rFonts w:hint="eastAsia"/>
        </w:rPr>
        <w:t>扩</w:t>
      </w:r>
      <w:r w:rsidR="001E3483">
        <w:rPr>
          <w:rFonts w:hint="eastAsia"/>
        </w:rPr>
        <w:t>展性、支持</w:t>
      </w:r>
      <w:r w:rsidR="00EF596B">
        <w:rPr>
          <w:rFonts w:hint="eastAsia"/>
        </w:rPr>
        <w:t>非结构化</w:t>
      </w:r>
      <w:r w:rsidR="001E3483">
        <w:rPr>
          <w:rFonts w:hint="eastAsia"/>
        </w:rPr>
        <w:t>和半结构化</w:t>
      </w:r>
      <w:r w:rsidR="00EF596B">
        <w:rPr>
          <w:rFonts w:hint="eastAsia"/>
        </w:rPr>
        <w:t>数据</w:t>
      </w:r>
      <w:r w:rsidR="008B456E">
        <w:rPr>
          <w:rFonts w:hint="eastAsia"/>
        </w:rPr>
        <w:t>类型</w:t>
      </w:r>
      <w:r w:rsidR="00EF596B">
        <w:rPr>
          <w:rFonts w:hint="eastAsia"/>
        </w:rPr>
        <w:t>、支持随机</w:t>
      </w:r>
      <w:r w:rsidR="008B456E">
        <w:rPr>
          <w:rFonts w:hint="eastAsia"/>
        </w:rPr>
        <w:t>存取</w:t>
      </w:r>
      <w:r w:rsidR="00EF596B">
        <w:rPr>
          <w:rFonts w:hint="eastAsia"/>
        </w:rPr>
        <w:t>访问、</w:t>
      </w:r>
      <w:r w:rsidR="00EF596B" w:rsidRPr="00F2472F">
        <w:rPr>
          <w:rFonts w:hint="eastAsia"/>
        </w:rPr>
        <w:t xml:space="preserve"> </w:t>
      </w:r>
      <w:commentRangeEnd w:id="104"/>
      <w:r w:rsidR="00DD4CCC">
        <w:rPr>
          <w:rFonts w:hint="eastAsia"/>
        </w:rPr>
        <w:t>存储效率高</w:t>
      </w:r>
      <w:r w:rsidR="00395EC6">
        <w:rPr>
          <w:rStyle w:val="af1"/>
        </w:rPr>
        <w:commentReference w:id="104"/>
      </w:r>
      <w:r w:rsidR="00EF596B">
        <w:rPr>
          <w:rFonts w:hint="eastAsia"/>
        </w:rPr>
        <w:t>等特点</w:t>
      </w:r>
      <w:r w:rsidR="00DD4CCC">
        <w:rPr>
          <w:vertAlign w:val="superscript"/>
        </w:rPr>
        <w:t>[</w:t>
      </w:r>
      <w:r w:rsidR="001B5D4B" w:rsidRPr="001B5D4B">
        <w:rPr>
          <w:vertAlign w:val="superscript"/>
        </w:rPr>
        <w:fldChar w:fldCharType="begin"/>
      </w:r>
      <w:r w:rsidR="001B5D4B" w:rsidRPr="001B5D4B">
        <w:rPr>
          <w:vertAlign w:val="superscript"/>
        </w:rPr>
        <w:instrText xml:space="preserve"> </w:instrText>
      </w:r>
      <w:r w:rsidR="001B5D4B" w:rsidRPr="001B5D4B">
        <w:rPr>
          <w:rFonts w:hint="eastAsia"/>
          <w:vertAlign w:val="superscript"/>
        </w:rPr>
        <w:instrText>NOTEREF _Ref474398095</w:instrText>
      </w:r>
      <w:r w:rsidR="001B5D4B" w:rsidRPr="001B5D4B">
        <w:rPr>
          <w:vertAlign w:val="superscript"/>
        </w:rPr>
        <w:instrText xml:space="preserve"> </w:instrText>
      </w:r>
      <w:r w:rsidR="001B5D4B">
        <w:rPr>
          <w:vertAlign w:val="superscript"/>
        </w:rPr>
        <w:instrText xml:space="preserve"> \* MERGEFORMAT </w:instrText>
      </w:r>
      <w:r w:rsidR="001B5D4B" w:rsidRPr="001B5D4B">
        <w:rPr>
          <w:vertAlign w:val="superscript"/>
        </w:rPr>
        <w:fldChar w:fldCharType="separate"/>
      </w:r>
      <w:r w:rsidR="001B5D4B" w:rsidRPr="001B5D4B">
        <w:rPr>
          <w:vertAlign w:val="superscript"/>
        </w:rPr>
        <w:t>3</w:t>
      </w:r>
      <w:r w:rsidR="001B5D4B" w:rsidRPr="001B5D4B">
        <w:rPr>
          <w:vertAlign w:val="superscript"/>
        </w:rPr>
        <w:fldChar w:fldCharType="end"/>
      </w:r>
      <w:r w:rsidR="00DD4CCC">
        <w:rPr>
          <w:vertAlign w:val="superscript"/>
        </w:rPr>
        <w:t>]</w:t>
      </w:r>
      <w:r w:rsidR="00BC767C">
        <w:rPr>
          <w:rFonts w:hint="eastAsia"/>
        </w:rPr>
        <w:t>，适合作为交通流数据的存储媒介</w:t>
      </w:r>
      <w:r w:rsidR="009916BC">
        <w:rPr>
          <w:rFonts w:hint="eastAsia"/>
        </w:rPr>
        <w:t>。</w:t>
      </w:r>
      <w:r w:rsidR="00EF596B">
        <w:rPr>
          <w:rFonts w:hint="eastAsia"/>
        </w:rPr>
        <w:t>但</w:t>
      </w:r>
      <w:r w:rsidR="00EF596B">
        <w:rPr>
          <w:rFonts w:hint="eastAsia"/>
        </w:rPr>
        <w:t>HBase</w:t>
      </w:r>
      <w:r w:rsidR="00FA54FA">
        <w:rPr>
          <w:rFonts w:hint="eastAsia"/>
        </w:rPr>
        <w:t>在实际应用的过程中，也存在着</w:t>
      </w:r>
      <w:r w:rsidR="00EF596B">
        <w:rPr>
          <w:rFonts w:hint="eastAsia"/>
        </w:rPr>
        <w:t>一些缺陷。</w:t>
      </w:r>
      <w:r w:rsidR="00EF596B">
        <w:rPr>
          <w:rFonts w:hint="eastAsia"/>
        </w:rPr>
        <w:t>HBase</w:t>
      </w:r>
      <w:r w:rsidR="00EF596B">
        <w:rPr>
          <w:rFonts w:hint="eastAsia"/>
        </w:rPr>
        <w:t>使用键值对作为</w:t>
      </w:r>
      <w:r w:rsidR="00B0717A">
        <w:rPr>
          <w:rFonts w:hint="eastAsia"/>
        </w:rPr>
        <w:t>数据</w:t>
      </w:r>
      <w:r w:rsidR="00EF596B">
        <w:rPr>
          <w:rFonts w:hint="eastAsia"/>
        </w:rPr>
        <w:t>存储模型，</w:t>
      </w:r>
      <w:r w:rsidR="00B0717A">
        <w:rPr>
          <w:rFonts w:hint="eastAsia"/>
        </w:rPr>
        <w:t>只提供了</w:t>
      </w:r>
      <w:r w:rsidR="00D330B5">
        <w:rPr>
          <w:rFonts w:hint="eastAsia"/>
        </w:rPr>
        <w:t>存取功能</w:t>
      </w:r>
      <w:r w:rsidR="00B0717A">
        <w:rPr>
          <w:rFonts w:hint="eastAsia"/>
        </w:rPr>
        <w:t>，未提供</w:t>
      </w:r>
      <w:r w:rsidR="00B0717A">
        <w:t>SQL</w:t>
      </w:r>
      <w:r w:rsidR="00B0717A">
        <w:t>解析器</w:t>
      </w:r>
      <w:r w:rsidR="00EF596B">
        <w:rPr>
          <w:rFonts w:hint="eastAsia"/>
        </w:rPr>
        <w:t>、不支持二级索引</w:t>
      </w:r>
      <w:r w:rsidR="00780DEE">
        <w:rPr>
          <w:rFonts w:hint="eastAsia"/>
        </w:rPr>
        <w:t>查询</w:t>
      </w:r>
      <w:r w:rsidR="00EF596B">
        <w:rPr>
          <w:rFonts w:hint="eastAsia"/>
        </w:rPr>
        <w:t>，不</w:t>
      </w:r>
      <w:r w:rsidR="00EF596B">
        <w:rPr>
          <w:rFonts w:hint="eastAsia"/>
        </w:rPr>
        <w:lastRenderedPageBreak/>
        <w:t>支持聚集查询等。</w:t>
      </w:r>
    </w:p>
    <w:p w14:paraId="335B4831" w14:textId="30440A60" w:rsidR="00EF596B" w:rsidRDefault="00EF596B" w:rsidP="00EF596B">
      <w:pPr>
        <w:pStyle w:val="aa"/>
      </w:pPr>
      <w:r>
        <w:rPr>
          <w:rFonts w:hint="eastAsia"/>
        </w:rPr>
        <w:t>HBase</w:t>
      </w:r>
      <w:r>
        <w:rPr>
          <w:rFonts w:hint="eastAsia"/>
        </w:rPr>
        <w:t>采用基于类</w:t>
      </w:r>
      <w:r>
        <w:rPr>
          <w:rFonts w:hint="eastAsia"/>
        </w:rPr>
        <w:t>B+</w:t>
      </w:r>
      <w:r>
        <w:rPr>
          <w:rFonts w:hint="eastAsia"/>
        </w:rPr>
        <w:t>树索引，可以高效的进行基于主键的</w:t>
      </w:r>
      <w:r w:rsidR="000E79FF">
        <w:rPr>
          <w:rFonts w:hint="eastAsia"/>
        </w:rPr>
        <w:t>单点和范围</w:t>
      </w:r>
      <w:r>
        <w:rPr>
          <w:rFonts w:hint="eastAsia"/>
        </w:rPr>
        <w:t>数据查询，而在处理</w:t>
      </w:r>
      <w:r w:rsidR="008E5A17">
        <w:rPr>
          <w:rFonts w:hint="eastAsia"/>
        </w:rPr>
        <w:t>未指定</w:t>
      </w:r>
      <w:r>
        <w:rPr>
          <w:rFonts w:hint="eastAsia"/>
        </w:rPr>
        <w:t>主键</w:t>
      </w:r>
      <w:r w:rsidR="008E5A17">
        <w:rPr>
          <w:rFonts w:hint="eastAsia"/>
        </w:rPr>
        <w:t>的</w:t>
      </w:r>
      <w:r>
        <w:rPr>
          <w:rFonts w:hint="eastAsia"/>
        </w:rPr>
        <w:t>查询时，</w:t>
      </w:r>
      <w:r>
        <w:rPr>
          <w:rFonts w:hint="eastAsia"/>
        </w:rPr>
        <w:t>HBase</w:t>
      </w:r>
      <w:r w:rsidR="00184E14">
        <w:rPr>
          <w:rFonts w:hint="eastAsia"/>
        </w:rPr>
        <w:t>采用</w:t>
      </w:r>
      <w:r>
        <w:rPr>
          <w:rFonts w:hint="eastAsia"/>
        </w:rPr>
        <w:t>扫描（</w:t>
      </w:r>
      <w:r>
        <w:rPr>
          <w:rFonts w:hint="eastAsia"/>
        </w:rPr>
        <w:t>Scan</w:t>
      </w:r>
      <w:r>
        <w:rPr>
          <w:rFonts w:hint="eastAsia"/>
        </w:rPr>
        <w:t>）</w:t>
      </w:r>
      <w:r w:rsidR="00184E14">
        <w:rPr>
          <w:rFonts w:hint="eastAsia"/>
        </w:rPr>
        <w:t>整张数据表</w:t>
      </w:r>
      <w:r w:rsidR="00280AAE">
        <w:rPr>
          <w:rFonts w:hint="eastAsia"/>
        </w:rPr>
        <w:t>策略，导致</w:t>
      </w:r>
      <w:r w:rsidR="009C2039">
        <w:rPr>
          <w:rFonts w:hint="eastAsia"/>
        </w:rPr>
        <w:t>延迟</w:t>
      </w:r>
      <w:r w:rsidR="00280AAE">
        <w:rPr>
          <w:rFonts w:hint="eastAsia"/>
        </w:rPr>
        <w:t>大</w:t>
      </w:r>
      <w:r>
        <w:rPr>
          <w:rFonts w:hint="eastAsia"/>
        </w:rPr>
        <w:t>，响应时间较长。在传统的关系型数据库领域，为了减少响应时间，一般会借助索引缓存策略进行解决</w:t>
      </w:r>
      <w:r w:rsidR="00D64D17">
        <w:rPr>
          <w:rFonts w:hint="eastAsia"/>
        </w:rPr>
        <w:t>，如</w:t>
      </w:r>
      <w:commentRangeStart w:id="105"/>
      <w:r w:rsidR="00D64D17">
        <w:t>Dbcache</w:t>
      </w:r>
      <w:commentRangeEnd w:id="105"/>
      <w:r w:rsidR="00165256">
        <w:rPr>
          <w:rStyle w:val="af1"/>
        </w:rPr>
        <w:commentReference w:id="105"/>
      </w:r>
      <w:r w:rsidR="00797003">
        <w:rPr>
          <w:rStyle w:val="afe"/>
        </w:rPr>
        <w:t>[</w:t>
      </w:r>
      <w:r w:rsidR="00797003">
        <w:rPr>
          <w:rStyle w:val="afe"/>
        </w:rPr>
        <w:endnoteReference w:id="10"/>
      </w:r>
      <w:r w:rsidR="00797003">
        <w:rPr>
          <w:rStyle w:val="afe"/>
        </w:rPr>
        <w:t>]</w:t>
      </w:r>
      <w:r w:rsidR="00D64D17">
        <w:t>、</w:t>
      </w:r>
      <w:commentRangeStart w:id="106"/>
      <w:r w:rsidR="00D64D17">
        <w:rPr>
          <w:rFonts w:hint="eastAsia"/>
        </w:rPr>
        <w:t>Oracle</w:t>
      </w:r>
      <w:r w:rsidR="00D64D17">
        <w:t>AS</w:t>
      </w:r>
      <w:commentRangeEnd w:id="106"/>
      <w:r w:rsidR="00D56A9B">
        <w:rPr>
          <w:rStyle w:val="af1"/>
        </w:rPr>
        <w:commentReference w:id="106"/>
      </w:r>
      <w:r w:rsidR="00797003">
        <w:rPr>
          <w:rStyle w:val="afe"/>
        </w:rPr>
        <w:t>[</w:t>
      </w:r>
      <w:r w:rsidR="00797003">
        <w:rPr>
          <w:rStyle w:val="afe"/>
        </w:rPr>
        <w:endnoteReference w:id="11"/>
      </w:r>
      <w:r w:rsidR="00797003">
        <w:rPr>
          <w:rStyle w:val="afe"/>
        </w:rPr>
        <w:t>]</w:t>
      </w:r>
      <w:r w:rsidR="00D64D17">
        <w:t>等</w:t>
      </w:r>
      <w:r w:rsidR="009F2505">
        <w:rPr>
          <w:rFonts w:hint="eastAsia"/>
        </w:rPr>
        <w:t>。本文</w:t>
      </w:r>
      <w:r>
        <w:rPr>
          <w:rFonts w:hint="eastAsia"/>
        </w:rPr>
        <w:t>针对</w:t>
      </w:r>
      <w:r>
        <w:rPr>
          <w:rFonts w:hint="eastAsia"/>
        </w:rPr>
        <w:t>HBase</w:t>
      </w:r>
      <w:r w:rsidR="004C117F">
        <w:rPr>
          <w:rFonts w:hint="eastAsia"/>
        </w:rPr>
        <w:t>在处理</w:t>
      </w:r>
      <w:r w:rsidR="0083132A">
        <w:rPr>
          <w:rFonts w:hint="eastAsia"/>
        </w:rPr>
        <w:t>未指定</w:t>
      </w:r>
      <w:r>
        <w:rPr>
          <w:rFonts w:hint="eastAsia"/>
        </w:rPr>
        <w:t>主键</w:t>
      </w:r>
      <w:r w:rsidR="00BE0CF2">
        <w:rPr>
          <w:rFonts w:hint="eastAsia"/>
        </w:rPr>
        <w:t>时</w:t>
      </w:r>
      <w:r>
        <w:rPr>
          <w:rFonts w:hint="eastAsia"/>
        </w:rPr>
        <w:t>查询效率较低的现象，在研究国内外现有缓存策略的基础上，提出一种</w:t>
      </w:r>
      <w:r w:rsidR="009264DF">
        <w:rPr>
          <w:rFonts w:hint="eastAsia"/>
        </w:rPr>
        <w:t>基于</w:t>
      </w:r>
      <w:r w:rsidR="00D25204">
        <w:rPr>
          <w:rFonts w:hint="eastAsia"/>
        </w:rPr>
        <w:t>本地缓存</w:t>
      </w:r>
      <w:r w:rsidR="00175FD7">
        <w:rPr>
          <w:rFonts w:hint="eastAsia"/>
        </w:rPr>
        <w:t>和</w:t>
      </w:r>
      <w:r>
        <w:rPr>
          <w:rFonts w:hint="eastAsia"/>
        </w:rPr>
        <w:t>Redis</w:t>
      </w:r>
      <w:r w:rsidR="00BF2209">
        <w:rPr>
          <w:rFonts w:hint="eastAsia"/>
        </w:rPr>
        <w:t>集群服务器</w:t>
      </w:r>
      <w:r>
        <w:rPr>
          <w:rFonts w:hint="eastAsia"/>
        </w:rPr>
        <w:t>的</w:t>
      </w:r>
      <w:r w:rsidR="00BF2209">
        <w:rPr>
          <w:rFonts w:hint="eastAsia"/>
        </w:rPr>
        <w:t>多级</w:t>
      </w:r>
      <w:r w:rsidR="00173F3D">
        <w:rPr>
          <w:rFonts w:hint="eastAsia"/>
        </w:rPr>
        <w:t>索引</w:t>
      </w:r>
      <w:r>
        <w:rPr>
          <w:rFonts w:hint="eastAsia"/>
        </w:rPr>
        <w:t>查询模型，</w:t>
      </w:r>
      <w:r w:rsidR="0030247C">
        <w:rPr>
          <w:rFonts w:hint="eastAsia"/>
        </w:rPr>
        <w:t>同时，</w:t>
      </w:r>
      <w:r w:rsidR="001166B4">
        <w:rPr>
          <w:rFonts w:hint="eastAsia"/>
        </w:rPr>
        <w:t>根据交通流数据多源、实时性高、数据量大的特点，设计了一种</w:t>
      </w:r>
      <w:r w:rsidR="004D3D66">
        <w:rPr>
          <w:rFonts w:hint="eastAsia"/>
        </w:rPr>
        <w:t>多层缓冲写入模型</w:t>
      </w:r>
      <w:r w:rsidR="001166B4">
        <w:rPr>
          <w:rFonts w:hint="eastAsia"/>
        </w:rPr>
        <w:t>。</w:t>
      </w:r>
      <w:r>
        <w:rPr>
          <w:rFonts w:hint="eastAsia"/>
        </w:rPr>
        <w:t>本文主要工作内容包括：</w:t>
      </w:r>
    </w:p>
    <w:p w14:paraId="3FD6ABBA" w14:textId="2B09946F" w:rsidR="00233C78" w:rsidRPr="0074438D" w:rsidRDefault="00233C78" w:rsidP="00424686">
      <w:pPr>
        <w:pStyle w:val="aa"/>
        <w:numPr>
          <w:ilvl w:val="0"/>
          <w:numId w:val="2"/>
        </w:numPr>
        <w:ind w:firstLineChars="0"/>
      </w:pPr>
      <w:r w:rsidRPr="0074438D">
        <w:t>分析了</w:t>
      </w:r>
      <w:r w:rsidR="001270DF">
        <w:rPr>
          <w:rFonts w:hint="eastAsia"/>
        </w:rPr>
        <w:t>在设计</w:t>
      </w:r>
      <w:r w:rsidR="00B605D6" w:rsidRPr="00B605D6">
        <w:rPr>
          <w:rFonts w:hint="eastAsia"/>
        </w:rPr>
        <w:t>交通流数据</w:t>
      </w:r>
      <w:r w:rsidR="00945D5F">
        <w:rPr>
          <w:rFonts w:hint="eastAsia"/>
        </w:rPr>
        <w:t>的</w:t>
      </w:r>
      <w:r w:rsidR="00B605D6" w:rsidRPr="00B605D6">
        <w:rPr>
          <w:rFonts w:hint="eastAsia"/>
        </w:rPr>
        <w:t>实时存储与查询系统</w:t>
      </w:r>
      <w:r w:rsidR="00FE6C6C">
        <w:rPr>
          <w:rFonts w:hint="eastAsia"/>
        </w:rPr>
        <w:t>中运用到的关键</w:t>
      </w:r>
      <w:r w:rsidRPr="0074438D">
        <w:rPr>
          <w:rFonts w:hint="eastAsia"/>
        </w:rPr>
        <w:t>技术。首先分析了</w:t>
      </w:r>
      <w:r w:rsidR="00337729">
        <w:rPr>
          <w:rFonts w:hint="eastAsia"/>
        </w:rPr>
        <w:t>Hadoop</w:t>
      </w:r>
      <w:r w:rsidR="00337729">
        <w:rPr>
          <w:rFonts w:hint="eastAsia"/>
        </w:rPr>
        <w:t>的两个特性：</w:t>
      </w:r>
      <w:r w:rsidR="00337729">
        <w:rPr>
          <w:rFonts w:hint="eastAsia"/>
        </w:rPr>
        <w:t>HDFS</w:t>
      </w:r>
      <w:r w:rsidR="00337729">
        <w:rPr>
          <w:rFonts w:hint="eastAsia"/>
        </w:rPr>
        <w:t>与</w:t>
      </w:r>
      <w:r w:rsidR="00337729">
        <w:rPr>
          <w:rFonts w:hint="eastAsia"/>
        </w:rPr>
        <w:t>Map</w:t>
      </w:r>
      <w:r w:rsidR="00337729">
        <w:t>Reduce</w:t>
      </w:r>
      <w:r w:rsidR="00337729">
        <w:t>，</w:t>
      </w:r>
      <w:r w:rsidR="00E95041">
        <w:t>在此基础上，</w:t>
      </w:r>
      <w:r w:rsidR="00163B4F">
        <w:t>了解</w:t>
      </w:r>
      <w:r w:rsidRPr="0074438D">
        <w:rPr>
          <w:rFonts w:hint="eastAsia"/>
        </w:rPr>
        <w:t>HBase</w:t>
      </w:r>
      <w:r w:rsidRPr="0074438D">
        <w:rPr>
          <w:rFonts w:hint="eastAsia"/>
        </w:rPr>
        <w:t>的系统架构，数据模型，以及</w:t>
      </w:r>
      <w:r w:rsidRPr="0074438D">
        <w:rPr>
          <w:rFonts w:hint="eastAsia"/>
        </w:rPr>
        <w:t>HBase</w:t>
      </w:r>
      <w:r w:rsidR="008B20BB">
        <w:rPr>
          <w:rFonts w:hint="eastAsia"/>
        </w:rPr>
        <w:t>的读写</w:t>
      </w:r>
      <w:r w:rsidR="00AF7920">
        <w:rPr>
          <w:rFonts w:hint="eastAsia"/>
        </w:rPr>
        <w:t>的缓存机制</w:t>
      </w:r>
      <w:r w:rsidRPr="0074438D">
        <w:rPr>
          <w:rFonts w:hint="eastAsia"/>
        </w:rPr>
        <w:t>MemStore</w:t>
      </w:r>
      <w:r w:rsidRPr="0074438D">
        <w:rPr>
          <w:rFonts w:hint="eastAsia"/>
        </w:rPr>
        <w:t>与</w:t>
      </w:r>
      <w:r w:rsidRPr="0074438D">
        <w:rPr>
          <w:rFonts w:hint="eastAsia"/>
        </w:rPr>
        <w:t>Block Cache</w:t>
      </w:r>
      <w:r w:rsidRPr="0074438D">
        <w:rPr>
          <w:rFonts w:hint="eastAsia"/>
        </w:rPr>
        <w:t>，随后研究了</w:t>
      </w:r>
      <w:r w:rsidRPr="0074438D">
        <w:rPr>
          <w:rFonts w:hint="eastAsia"/>
        </w:rPr>
        <w:t>Redis</w:t>
      </w:r>
      <w:r w:rsidR="00173938">
        <w:rPr>
          <w:rFonts w:hint="eastAsia"/>
        </w:rPr>
        <w:t>集群</w:t>
      </w:r>
      <w:r w:rsidRPr="0074438D">
        <w:rPr>
          <w:rFonts w:hint="eastAsia"/>
        </w:rPr>
        <w:t>相关技术。</w:t>
      </w:r>
    </w:p>
    <w:p w14:paraId="2986C262" w14:textId="68A55047" w:rsidR="00233C78" w:rsidRDefault="00BE11E6" w:rsidP="00DC3A45">
      <w:pPr>
        <w:pStyle w:val="aa"/>
        <w:numPr>
          <w:ilvl w:val="0"/>
          <w:numId w:val="2"/>
        </w:numPr>
        <w:ind w:firstLineChars="0"/>
      </w:pPr>
      <w:r>
        <w:rPr>
          <w:rFonts w:hint="eastAsia"/>
        </w:rPr>
        <w:t>在深入了解相关技术</w:t>
      </w:r>
      <w:r w:rsidR="00106904">
        <w:rPr>
          <w:rFonts w:hint="eastAsia"/>
        </w:rPr>
        <w:t>后</w:t>
      </w:r>
      <w:r w:rsidR="00233C78">
        <w:rPr>
          <w:rFonts w:hint="eastAsia"/>
        </w:rPr>
        <w:t>，</w:t>
      </w:r>
      <w:r w:rsidR="0077729F">
        <w:rPr>
          <w:rFonts w:hint="eastAsia"/>
        </w:rPr>
        <w:t>对</w:t>
      </w:r>
      <w:r w:rsidR="0077729F" w:rsidRPr="0077729F">
        <w:rPr>
          <w:rFonts w:hint="eastAsia"/>
        </w:rPr>
        <w:t>交通流数据实时存储与查询系统</w:t>
      </w:r>
      <w:r w:rsidR="0077729F">
        <w:rPr>
          <w:rFonts w:hint="eastAsia"/>
        </w:rPr>
        <w:t>进行了</w:t>
      </w:r>
      <w:r w:rsidR="00A77BAE">
        <w:rPr>
          <w:rFonts w:hint="eastAsia"/>
        </w:rPr>
        <w:t>理论</w:t>
      </w:r>
      <w:r w:rsidR="0077729F">
        <w:rPr>
          <w:rFonts w:hint="eastAsia"/>
        </w:rPr>
        <w:t>设计</w:t>
      </w:r>
      <w:r w:rsidR="00206A37">
        <w:rPr>
          <w:rFonts w:hint="eastAsia"/>
        </w:rPr>
        <w:t>。</w:t>
      </w:r>
      <w:r w:rsidR="00616ADD">
        <w:rPr>
          <w:rFonts w:hint="eastAsia"/>
        </w:rPr>
        <w:t>首先，</w:t>
      </w:r>
      <w:r w:rsidR="00CB6FB9">
        <w:rPr>
          <w:rFonts w:hint="eastAsia"/>
        </w:rPr>
        <w:t>根据数据的特性，设计了一种</w:t>
      </w:r>
      <w:r w:rsidR="00D80797">
        <w:rPr>
          <w:rFonts w:hint="eastAsia"/>
        </w:rPr>
        <w:t>基于</w:t>
      </w:r>
      <w:r w:rsidR="00CB6FB9">
        <w:rPr>
          <w:rFonts w:hint="eastAsia"/>
        </w:rPr>
        <w:t>HBase</w:t>
      </w:r>
      <w:r w:rsidR="00CB6FB9">
        <w:rPr>
          <w:rFonts w:hint="eastAsia"/>
        </w:rPr>
        <w:t>集群</w:t>
      </w:r>
      <w:r w:rsidR="00613A58">
        <w:rPr>
          <w:rFonts w:hint="eastAsia"/>
        </w:rPr>
        <w:t>架构方案</w:t>
      </w:r>
      <w:r w:rsidR="001F2289">
        <w:rPr>
          <w:rFonts w:hint="eastAsia"/>
        </w:rPr>
        <w:t>。同时，</w:t>
      </w:r>
      <w:r w:rsidR="00600F6E">
        <w:rPr>
          <w:rFonts w:hint="eastAsia"/>
        </w:rPr>
        <w:t>为了提升查询效率，</w:t>
      </w:r>
      <w:r w:rsidR="002166FA">
        <w:rPr>
          <w:rFonts w:hint="eastAsia"/>
        </w:rPr>
        <w:t>构造</w:t>
      </w:r>
      <w:r w:rsidR="00600F6E">
        <w:rPr>
          <w:rFonts w:hint="eastAsia"/>
        </w:rPr>
        <w:t>了</w:t>
      </w:r>
      <w:r w:rsidR="003638E1">
        <w:rPr>
          <w:rFonts w:hint="eastAsia"/>
        </w:rPr>
        <w:t>一种</w:t>
      </w:r>
      <w:r w:rsidR="000E6A65">
        <w:rPr>
          <w:rFonts w:hint="eastAsia"/>
        </w:rPr>
        <w:t>复合主键</w:t>
      </w:r>
      <w:r w:rsidR="007C763A">
        <w:rPr>
          <w:rFonts w:hint="eastAsia"/>
        </w:rPr>
        <w:t>生成方式</w:t>
      </w:r>
      <w:r w:rsidR="00C63E7F">
        <w:rPr>
          <w:rFonts w:hint="eastAsia"/>
        </w:rPr>
        <w:t>。</w:t>
      </w:r>
      <w:r w:rsidR="00326F6A">
        <w:rPr>
          <w:rFonts w:hint="eastAsia"/>
        </w:rPr>
        <w:t>其次，</w:t>
      </w:r>
      <w:r w:rsidR="00233C78">
        <w:rPr>
          <w:rFonts w:hint="eastAsia"/>
        </w:rPr>
        <w:t>分析了</w:t>
      </w:r>
      <w:r w:rsidR="00233C78">
        <w:rPr>
          <w:rFonts w:hint="eastAsia"/>
        </w:rPr>
        <w:t>Redis</w:t>
      </w:r>
      <w:r w:rsidR="00233C78">
        <w:rPr>
          <w:rFonts w:hint="eastAsia"/>
        </w:rPr>
        <w:t>内存数据库在缓存方面的优势以及现有的应用技术，设计了一种基于</w:t>
      </w:r>
      <w:r w:rsidR="00233C78">
        <w:rPr>
          <w:rFonts w:hint="eastAsia"/>
        </w:rPr>
        <w:t>Redis</w:t>
      </w:r>
      <w:r w:rsidR="004167E9">
        <w:rPr>
          <w:rFonts w:hint="eastAsia"/>
        </w:rPr>
        <w:t>的缓存的键</w:t>
      </w:r>
      <w:r w:rsidR="004167E9">
        <w:rPr>
          <w:rFonts w:hint="eastAsia"/>
        </w:rPr>
        <w:t>-</w:t>
      </w:r>
      <w:r w:rsidR="004167E9">
        <w:rPr>
          <w:rFonts w:hint="eastAsia"/>
        </w:rPr>
        <w:t>值</w:t>
      </w:r>
      <w:r w:rsidR="00CD0F14">
        <w:rPr>
          <w:rFonts w:hint="eastAsia"/>
        </w:rPr>
        <w:t>存储模型。</w:t>
      </w:r>
      <w:r w:rsidR="00353E87">
        <w:rPr>
          <w:rFonts w:hint="eastAsia"/>
        </w:rPr>
        <w:t>在此研究</w:t>
      </w:r>
      <w:r w:rsidR="00266543">
        <w:rPr>
          <w:rFonts w:hint="eastAsia"/>
        </w:rPr>
        <w:t>结果</w:t>
      </w:r>
      <w:r w:rsidR="00D47C62">
        <w:rPr>
          <w:rFonts w:hint="eastAsia"/>
        </w:rPr>
        <w:t>上，提出了一种基于热度</w:t>
      </w:r>
      <w:r w:rsidR="009A25A3">
        <w:rPr>
          <w:rFonts w:hint="eastAsia"/>
        </w:rPr>
        <w:t>值</w:t>
      </w:r>
      <w:r w:rsidR="0047192A">
        <w:rPr>
          <w:rFonts w:hint="eastAsia"/>
        </w:rPr>
        <w:t>积累</w:t>
      </w:r>
      <w:r w:rsidR="00D47C62">
        <w:rPr>
          <w:rFonts w:hint="eastAsia"/>
        </w:rPr>
        <w:t>的</w:t>
      </w:r>
      <w:r w:rsidR="00201C9C">
        <w:rPr>
          <w:rFonts w:hint="eastAsia"/>
        </w:rPr>
        <w:t>缓存淘汰</w:t>
      </w:r>
      <w:r w:rsidR="000C6FA7">
        <w:rPr>
          <w:rFonts w:hint="eastAsia"/>
        </w:rPr>
        <w:t>策略</w:t>
      </w:r>
      <w:r w:rsidR="003C1980">
        <w:rPr>
          <w:rFonts w:hint="eastAsia"/>
        </w:rPr>
        <w:t>。</w:t>
      </w:r>
    </w:p>
    <w:p w14:paraId="77DC3682" w14:textId="6642D154" w:rsidR="008E4A45" w:rsidRDefault="00CC7CAD" w:rsidP="00BC2718">
      <w:pPr>
        <w:pStyle w:val="aa"/>
        <w:numPr>
          <w:ilvl w:val="0"/>
          <w:numId w:val="2"/>
        </w:numPr>
        <w:ind w:firstLineChars="0"/>
      </w:pPr>
      <w:r>
        <w:rPr>
          <w:rFonts w:hint="eastAsia"/>
        </w:rPr>
        <w:t>在上述理论支撑下，基于</w:t>
      </w:r>
      <w:r w:rsidR="00233C78">
        <w:rPr>
          <w:rFonts w:hint="eastAsia"/>
        </w:rPr>
        <w:t>本文</w:t>
      </w:r>
      <w:r w:rsidR="000F10DB">
        <w:rPr>
          <w:rFonts w:hint="eastAsia"/>
        </w:rPr>
        <w:t>设计</w:t>
      </w:r>
      <w:r w:rsidR="00233C78">
        <w:rPr>
          <w:rFonts w:hint="eastAsia"/>
        </w:rPr>
        <w:t>的基于</w:t>
      </w:r>
      <w:r w:rsidR="00233C78">
        <w:rPr>
          <w:rFonts w:hint="eastAsia"/>
        </w:rPr>
        <w:t>HBase</w:t>
      </w:r>
      <w:r w:rsidR="00412C64">
        <w:rPr>
          <w:rFonts w:hint="eastAsia"/>
        </w:rPr>
        <w:t>集群</w:t>
      </w:r>
      <w:r w:rsidR="00ED288B">
        <w:rPr>
          <w:rFonts w:hint="eastAsia"/>
        </w:rPr>
        <w:t>服务器</w:t>
      </w:r>
      <w:r w:rsidR="00233C78">
        <w:rPr>
          <w:rFonts w:hint="eastAsia"/>
        </w:rPr>
        <w:t>的交通流数据实时存储与查询系统，</w:t>
      </w:r>
      <w:r w:rsidR="00B31979">
        <w:rPr>
          <w:rFonts w:hint="eastAsia"/>
        </w:rPr>
        <w:t>在数据</w:t>
      </w:r>
      <w:r w:rsidR="00FF6CF1">
        <w:rPr>
          <w:rFonts w:hint="eastAsia"/>
        </w:rPr>
        <w:t>写入模块</w:t>
      </w:r>
      <w:r w:rsidR="00B31979">
        <w:rPr>
          <w:rFonts w:hint="eastAsia"/>
        </w:rPr>
        <w:t>实现了数据预处理、缓冲队列和数据</w:t>
      </w:r>
      <w:r w:rsidR="00D41E5D">
        <w:rPr>
          <w:rFonts w:hint="eastAsia"/>
        </w:rPr>
        <w:t>并发</w:t>
      </w:r>
      <w:r w:rsidR="00B31979">
        <w:rPr>
          <w:rFonts w:hint="eastAsia"/>
        </w:rPr>
        <w:t>写入。</w:t>
      </w:r>
      <w:r w:rsidR="00FF6CF1">
        <w:rPr>
          <w:rFonts w:hint="eastAsia"/>
        </w:rPr>
        <w:t>在</w:t>
      </w:r>
      <w:r w:rsidR="00564A0F">
        <w:rPr>
          <w:rFonts w:hint="eastAsia"/>
        </w:rPr>
        <w:t>数据查询模块实现了</w:t>
      </w:r>
      <w:r w:rsidR="00564A0F">
        <w:rPr>
          <w:rFonts w:hint="eastAsia"/>
        </w:rPr>
        <w:t>SQL</w:t>
      </w:r>
      <w:r w:rsidR="00564A0F">
        <w:rPr>
          <w:rFonts w:hint="eastAsia"/>
        </w:rPr>
        <w:t>解析、</w:t>
      </w:r>
      <w:r w:rsidR="00114639">
        <w:rPr>
          <w:rFonts w:hint="eastAsia"/>
        </w:rPr>
        <w:t>本地缓存和基于</w:t>
      </w:r>
      <w:r w:rsidR="00114639">
        <w:rPr>
          <w:rFonts w:hint="eastAsia"/>
        </w:rPr>
        <w:t>Redis</w:t>
      </w:r>
      <w:r w:rsidR="00114639">
        <w:rPr>
          <w:rFonts w:hint="eastAsia"/>
        </w:rPr>
        <w:t>的集群服务器。</w:t>
      </w:r>
    </w:p>
    <w:p w14:paraId="5CF36075" w14:textId="0477E81F" w:rsidR="00233C78" w:rsidRDefault="00E02134" w:rsidP="00BC2718">
      <w:pPr>
        <w:pStyle w:val="aa"/>
        <w:numPr>
          <w:ilvl w:val="0"/>
          <w:numId w:val="2"/>
        </w:numPr>
        <w:ind w:firstLineChars="0"/>
      </w:pPr>
      <w:r>
        <w:rPr>
          <w:rFonts w:hint="eastAsia"/>
        </w:rPr>
        <w:t>为了验证本系统的可行性</w:t>
      </w:r>
      <w:r w:rsidR="00401953">
        <w:rPr>
          <w:rFonts w:hint="eastAsia"/>
        </w:rPr>
        <w:t>，</w:t>
      </w:r>
      <w:r w:rsidR="00233C78">
        <w:rPr>
          <w:rFonts w:hint="eastAsia"/>
        </w:rPr>
        <w:t>搭建一个</w:t>
      </w:r>
      <w:r w:rsidR="00E26B85">
        <w:t>Hadoop</w:t>
      </w:r>
      <w:r w:rsidR="00E26B85">
        <w:rPr>
          <w:rFonts w:hint="eastAsia"/>
        </w:rPr>
        <w:t>+</w:t>
      </w:r>
      <w:r w:rsidR="00E26B85">
        <w:t>ZooKeeper</w:t>
      </w:r>
      <w:r w:rsidR="00233C78">
        <w:rPr>
          <w:rFonts w:hint="eastAsia"/>
        </w:rPr>
        <w:t>+</w:t>
      </w:r>
      <w:r w:rsidR="00233C78">
        <w:t>HBase</w:t>
      </w:r>
      <w:r w:rsidR="00233C78">
        <w:t>分布式</w:t>
      </w:r>
      <w:r>
        <w:t>存储</w:t>
      </w:r>
      <w:r w:rsidR="00233C78">
        <w:t>系统</w:t>
      </w:r>
      <w:r>
        <w:t>和</w:t>
      </w:r>
      <w:r>
        <w:rPr>
          <w:rFonts w:hint="eastAsia"/>
        </w:rPr>
        <w:t>Keep</w:t>
      </w:r>
      <w:r>
        <w:t>Alived+TwemProxy+Redis</w:t>
      </w:r>
      <w:r w:rsidR="00F670B6">
        <w:t>分布式缓存服务器</w:t>
      </w:r>
      <w:r w:rsidR="00233C78">
        <w:t>进行相关测试</w:t>
      </w:r>
      <w:r w:rsidR="00233C78">
        <w:rPr>
          <w:rFonts w:hint="eastAsia"/>
        </w:rPr>
        <w:t>，</w:t>
      </w:r>
      <w:r w:rsidR="00914872">
        <w:t>并对实验</w:t>
      </w:r>
      <w:r w:rsidR="00233C78">
        <w:t>结果进行分析</w:t>
      </w:r>
      <w:r w:rsidR="00BC27FC">
        <w:t>。</w:t>
      </w:r>
      <w:r w:rsidR="00914872">
        <w:t>实验证明，</w:t>
      </w:r>
      <w:r w:rsidR="00716267">
        <w:t>在数据写入方面，使用本系统搭建的集群</w:t>
      </w:r>
      <w:r w:rsidR="00A63C8F">
        <w:t>能承受比原生</w:t>
      </w:r>
      <w:r w:rsidR="00A63C8F">
        <w:rPr>
          <w:rFonts w:hint="eastAsia"/>
        </w:rPr>
        <w:t>HBase</w:t>
      </w:r>
      <w:r w:rsidR="00A63C8F">
        <w:rPr>
          <w:rFonts w:hint="eastAsia"/>
        </w:rPr>
        <w:t>集群或传统关系型数据库</w:t>
      </w:r>
      <w:r w:rsidR="0026023B">
        <w:rPr>
          <w:rFonts w:hint="eastAsia"/>
        </w:rPr>
        <w:t>更高的并发写入请求</w:t>
      </w:r>
      <w:r w:rsidR="00604043">
        <w:rPr>
          <w:rFonts w:hint="eastAsia"/>
        </w:rPr>
        <w:t>，在数据查询方面，比传统</w:t>
      </w:r>
      <w:r w:rsidR="00604043">
        <w:rPr>
          <w:rFonts w:hint="eastAsia"/>
        </w:rPr>
        <w:t>HBase</w:t>
      </w:r>
      <w:r w:rsidR="00604043">
        <w:rPr>
          <w:rFonts w:hint="eastAsia"/>
        </w:rPr>
        <w:t>集群效率提升约</w:t>
      </w:r>
      <w:r w:rsidR="00604043">
        <w:rPr>
          <w:rFonts w:hint="eastAsia"/>
        </w:rPr>
        <w:t>25%</w:t>
      </w:r>
      <w:r w:rsidR="00233C78">
        <w:rPr>
          <w:rFonts w:hint="eastAsia"/>
        </w:rPr>
        <w:t>。</w:t>
      </w:r>
    </w:p>
    <w:p w14:paraId="013CAFA2" w14:textId="77777777" w:rsidR="006A4519" w:rsidRDefault="006A4519" w:rsidP="004412FB">
      <w:pPr>
        <w:pStyle w:val="aa"/>
        <w:ind w:firstLineChars="0" w:firstLine="0"/>
      </w:pPr>
    </w:p>
    <w:p w14:paraId="3872ECFF" w14:textId="1F7E4A23" w:rsidR="00B73501" w:rsidRDefault="00E15E47" w:rsidP="009D6CE3">
      <w:pPr>
        <w:pStyle w:val="ad"/>
        <w:ind w:right="240"/>
      </w:pPr>
      <w:bookmarkStart w:id="107" w:name="_Toc474308098"/>
      <w:commentRangeStart w:id="108"/>
      <w:r>
        <w:rPr>
          <w:rFonts w:hint="eastAsia"/>
        </w:rPr>
        <w:t>1.3</w:t>
      </w:r>
      <w:r>
        <w:rPr>
          <w:rFonts w:hint="eastAsia"/>
        </w:rPr>
        <w:t>国内外研究现状</w:t>
      </w:r>
      <w:bookmarkEnd w:id="107"/>
      <w:commentRangeEnd w:id="108"/>
      <w:r w:rsidR="009D3F03">
        <w:rPr>
          <w:rStyle w:val="af1"/>
          <w:rFonts w:eastAsia="宋体"/>
          <w:b w:val="0"/>
        </w:rPr>
        <w:commentReference w:id="108"/>
      </w:r>
    </w:p>
    <w:p w14:paraId="57187F0C" w14:textId="38470930" w:rsidR="00FF3FD7" w:rsidRDefault="0061589A" w:rsidP="00FB666D">
      <w:pPr>
        <w:pStyle w:val="aa"/>
      </w:pPr>
      <w:r w:rsidRPr="00FB666D">
        <w:t>大数据</w:t>
      </w:r>
      <w:r w:rsidR="00797003">
        <w:rPr>
          <w:rStyle w:val="afe"/>
        </w:rPr>
        <w:t>[</w:t>
      </w:r>
      <w:r w:rsidR="00797003">
        <w:rPr>
          <w:rStyle w:val="afe"/>
        </w:rPr>
        <w:endnoteReference w:id="12"/>
      </w:r>
      <w:r w:rsidR="00797003">
        <w:rPr>
          <w:rStyle w:val="afe"/>
        </w:rPr>
        <w:t>][</w:t>
      </w:r>
      <w:r w:rsidR="00797003">
        <w:rPr>
          <w:rStyle w:val="afe"/>
        </w:rPr>
        <w:endnoteReference w:id="13"/>
      </w:r>
      <w:r w:rsidR="00797003">
        <w:rPr>
          <w:rStyle w:val="afe"/>
        </w:rPr>
        <w:t>]</w:t>
      </w:r>
      <w:r w:rsidRPr="00FB666D">
        <w:t>通常是指</w:t>
      </w:r>
      <w:commentRangeStart w:id="109"/>
      <w:r w:rsidRPr="00FB666D">
        <w:t>数量级达到</w:t>
      </w:r>
      <w:r w:rsidRPr="00FB666D">
        <w:rPr>
          <w:rFonts w:hint="eastAsia"/>
        </w:rPr>
        <w:t>PB</w:t>
      </w:r>
      <w:r w:rsidRPr="00FB666D">
        <w:rPr>
          <w:rFonts w:hint="eastAsia"/>
        </w:rPr>
        <w:t>级（</w:t>
      </w:r>
      <w:r w:rsidRPr="00FB666D">
        <w:rPr>
          <w:rFonts w:hint="eastAsia"/>
        </w:rPr>
        <w:t>1024TB</w:t>
      </w:r>
      <w:r w:rsidRPr="00FB666D">
        <w:rPr>
          <w:rFonts w:hint="eastAsia"/>
        </w:rPr>
        <w:t>）</w:t>
      </w:r>
      <w:r w:rsidR="00FC39FB" w:rsidRPr="00FB666D">
        <w:rPr>
          <w:rFonts w:hint="eastAsia"/>
        </w:rPr>
        <w:t>、</w:t>
      </w:r>
      <w:r w:rsidRPr="00FB666D">
        <w:rPr>
          <w:rFonts w:hint="eastAsia"/>
        </w:rPr>
        <w:t>EB</w:t>
      </w:r>
      <w:r w:rsidRPr="00FB666D">
        <w:rPr>
          <w:rFonts w:hint="eastAsia"/>
        </w:rPr>
        <w:t>级（百万</w:t>
      </w:r>
      <w:r w:rsidRPr="00FB666D">
        <w:rPr>
          <w:rFonts w:hint="eastAsia"/>
        </w:rPr>
        <w:t>TB</w:t>
      </w:r>
      <w:r w:rsidRPr="00FB666D">
        <w:rPr>
          <w:rFonts w:hint="eastAsia"/>
        </w:rPr>
        <w:t>）</w:t>
      </w:r>
      <w:r w:rsidR="00FC39FB" w:rsidRPr="00FB666D">
        <w:rPr>
          <w:rFonts w:hint="eastAsia"/>
        </w:rPr>
        <w:t>或更高的数量级的数据</w:t>
      </w:r>
      <w:commentRangeEnd w:id="109"/>
      <w:r w:rsidR="00D61985">
        <w:rPr>
          <w:rStyle w:val="af1"/>
        </w:rPr>
        <w:commentReference w:id="109"/>
      </w:r>
      <w:r w:rsidR="00934070" w:rsidRPr="00FB666D">
        <w:rPr>
          <w:rFonts w:hint="eastAsia"/>
        </w:rPr>
        <w:t>，</w:t>
      </w:r>
      <w:r w:rsidR="00EB63A2" w:rsidRPr="00FB666D">
        <w:rPr>
          <w:rFonts w:hint="eastAsia"/>
        </w:rPr>
        <w:t>包括一些常用的传统型数据库无法处理的</w:t>
      </w:r>
      <w:r w:rsidR="00D364B0">
        <w:rPr>
          <w:rFonts w:hint="eastAsia"/>
        </w:rPr>
        <w:t>较为</w:t>
      </w:r>
      <w:r w:rsidR="00260E8C" w:rsidRPr="00FB666D">
        <w:rPr>
          <w:rFonts w:hint="eastAsia"/>
        </w:rPr>
        <w:t>复杂的半结构化和非结构化数据集。</w:t>
      </w:r>
      <w:r w:rsidR="00841808">
        <w:rPr>
          <w:rFonts w:hint="eastAsia"/>
        </w:rPr>
        <w:t>大数据</w:t>
      </w:r>
      <w:r w:rsidR="00506259">
        <w:rPr>
          <w:rFonts w:hint="eastAsia"/>
        </w:rPr>
        <w:t>的到来伴随着</w:t>
      </w:r>
      <w:r w:rsidR="00841808">
        <w:rPr>
          <w:rFonts w:hint="eastAsia"/>
        </w:rPr>
        <w:t>对传统关系型数据库的挑战，同时，也带来了机遇</w:t>
      </w:r>
      <w:r w:rsidR="00FB12C8">
        <w:rPr>
          <w:rFonts w:hint="eastAsia"/>
        </w:rPr>
        <w:t>，</w:t>
      </w:r>
      <w:r w:rsidR="00061783">
        <w:rPr>
          <w:rFonts w:hint="eastAsia"/>
        </w:rPr>
        <w:t>为了解决关系型数据库峰值性能差、容错性和可扩展性差等问题，</w:t>
      </w:r>
      <w:r w:rsidR="00FB12C8">
        <w:rPr>
          <w:rFonts w:hint="eastAsia"/>
        </w:rPr>
        <w:lastRenderedPageBreak/>
        <w:t>非关系型</w:t>
      </w:r>
      <w:r w:rsidR="00752810">
        <w:rPr>
          <w:rFonts w:hint="eastAsia"/>
        </w:rPr>
        <w:t>的</w:t>
      </w:r>
      <w:r w:rsidR="00FB12C8">
        <w:rPr>
          <w:rFonts w:hint="eastAsia"/>
        </w:rPr>
        <w:t>数据库</w:t>
      </w:r>
      <w:r w:rsidR="00797003">
        <w:rPr>
          <w:rStyle w:val="afe"/>
        </w:rPr>
        <w:t>[</w:t>
      </w:r>
      <w:r w:rsidR="00797003">
        <w:rPr>
          <w:rStyle w:val="afe"/>
        </w:rPr>
        <w:endnoteReference w:id="14"/>
      </w:r>
      <w:r w:rsidR="00797003">
        <w:rPr>
          <w:rStyle w:val="afe"/>
        </w:rPr>
        <w:t>]</w:t>
      </w:r>
      <w:r w:rsidR="00477FE3">
        <w:rPr>
          <w:rFonts w:hint="eastAsia"/>
        </w:rPr>
        <w:t>（简称</w:t>
      </w:r>
      <w:r w:rsidR="00477FE3">
        <w:rPr>
          <w:rFonts w:hint="eastAsia"/>
        </w:rPr>
        <w:t>NoSQL</w:t>
      </w:r>
      <w:r w:rsidR="00477FE3">
        <w:rPr>
          <w:rFonts w:hint="eastAsia"/>
        </w:rPr>
        <w:t>）</w:t>
      </w:r>
      <w:r w:rsidR="00FB12C8">
        <w:rPr>
          <w:rFonts w:hint="eastAsia"/>
        </w:rPr>
        <w:t>应运而生</w:t>
      </w:r>
      <w:r w:rsidR="00061783">
        <w:rPr>
          <w:rFonts w:hint="eastAsia"/>
        </w:rPr>
        <w:t>。</w:t>
      </w:r>
    </w:p>
    <w:p w14:paraId="6A16F93F" w14:textId="780663A8" w:rsidR="00542433" w:rsidRDefault="007B29AE" w:rsidP="00A7527A">
      <w:pPr>
        <w:pStyle w:val="aa"/>
      </w:pPr>
      <w:r>
        <w:rPr>
          <w:rFonts w:hint="eastAsia"/>
        </w:rPr>
        <w:t>对于海量</w:t>
      </w:r>
      <w:r w:rsidR="00A7527A" w:rsidRPr="00A7527A">
        <w:rPr>
          <w:rFonts w:hint="eastAsia"/>
        </w:rPr>
        <w:t>数据</w:t>
      </w:r>
      <w:r w:rsidR="006C72A2">
        <w:rPr>
          <w:rFonts w:hint="eastAsia"/>
        </w:rPr>
        <w:t>集</w:t>
      </w:r>
      <w:r w:rsidR="00A7527A" w:rsidRPr="00A7527A">
        <w:rPr>
          <w:rFonts w:hint="eastAsia"/>
        </w:rPr>
        <w:t>、高负载</w:t>
      </w:r>
      <w:r>
        <w:rPr>
          <w:rFonts w:hint="eastAsia"/>
        </w:rPr>
        <w:t>请求</w:t>
      </w:r>
      <w:r w:rsidR="00A7527A" w:rsidRPr="00A7527A">
        <w:rPr>
          <w:rFonts w:hint="eastAsia"/>
        </w:rPr>
        <w:t>或者特殊的数据类型，如半结构化或非结构化数据等，</w:t>
      </w:r>
      <w:r w:rsidR="0041769A">
        <w:rPr>
          <w:rFonts w:hint="eastAsia"/>
        </w:rPr>
        <w:t>非关系型数据库</w:t>
      </w:r>
      <w:r w:rsidR="00A7527A" w:rsidRPr="00A7527A">
        <w:rPr>
          <w:rFonts w:hint="eastAsia"/>
        </w:rPr>
        <w:t>相比</w:t>
      </w:r>
      <w:r w:rsidR="003D4F42">
        <w:rPr>
          <w:rFonts w:hint="eastAsia"/>
        </w:rPr>
        <w:t>传统</w:t>
      </w:r>
      <w:r w:rsidR="00A7527A" w:rsidRPr="00A7527A">
        <w:rPr>
          <w:rFonts w:hint="eastAsia"/>
        </w:rPr>
        <w:t>数据库有较大的优势</w:t>
      </w:r>
      <w:r w:rsidR="00A7527A">
        <w:rPr>
          <w:rFonts w:hint="eastAsia"/>
        </w:rPr>
        <w:t>。</w:t>
      </w:r>
      <w:r w:rsidR="006F33CD">
        <w:rPr>
          <w:rFonts w:hint="eastAsia"/>
        </w:rPr>
        <w:t>目前</w:t>
      </w:r>
      <w:r w:rsidR="006F33CD">
        <w:rPr>
          <w:rFonts w:hint="eastAsia"/>
        </w:rPr>
        <w:t>NoSQL</w:t>
      </w:r>
      <w:r w:rsidR="006F33CD">
        <w:rPr>
          <w:rFonts w:hint="eastAsia"/>
        </w:rPr>
        <w:t>数据库是学术界和产业界热门话题，出现了较多比较成熟的研究</w:t>
      </w:r>
      <w:r w:rsidR="00A656B8">
        <w:rPr>
          <w:rFonts w:hint="eastAsia"/>
        </w:rPr>
        <w:t>成果</w:t>
      </w:r>
      <w:r w:rsidR="006F33CD">
        <w:rPr>
          <w:rFonts w:hint="eastAsia"/>
        </w:rPr>
        <w:t>和应用</w:t>
      </w:r>
      <w:r w:rsidR="005D5445">
        <w:rPr>
          <w:rFonts w:hint="eastAsia"/>
        </w:rPr>
        <w:t>。</w:t>
      </w:r>
      <w:r w:rsidR="0053058A">
        <w:rPr>
          <w:rFonts w:hint="eastAsia"/>
        </w:rPr>
        <w:t>NoSQL</w:t>
      </w:r>
      <w:r w:rsidR="006241FF">
        <w:rPr>
          <w:rFonts w:hint="eastAsia"/>
        </w:rPr>
        <w:t>数据库设计思路</w:t>
      </w:r>
      <w:r w:rsidR="003C362B">
        <w:rPr>
          <w:rFonts w:hint="eastAsia"/>
        </w:rPr>
        <w:t>主要</w:t>
      </w:r>
      <w:r w:rsidR="00B917D6">
        <w:rPr>
          <w:rFonts w:hint="eastAsia"/>
        </w:rPr>
        <w:t>来源</w:t>
      </w:r>
      <w:r w:rsidR="0053058A">
        <w:rPr>
          <w:rFonts w:hint="eastAsia"/>
        </w:rPr>
        <w:t>于</w:t>
      </w:r>
      <w:r w:rsidR="002D15D9">
        <w:rPr>
          <w:rFonts w:hint="eastAsia"/>
        </w:rPr>
        <w:t>Google</w:t>
      </w:r>
      <w:r w:rsidR="002D15D9">
        <w:rPr>
          <w:rFonts w:hint="eastAsia"/>
        </w:rPr>
        <w:t>的</w:t>
      </w:r>
      <w:commentRangeStart w:id="110"/>
      <w:r w:rsidR="002D15D9">
        <w:rPr>
          <w:rFonts w:hint="eastAsia"/>
        </w:rPr>
        <w:t>BigTable</w:t>
      </w:r>
      <w:commentRangeEnd w:id="110"/>
      <w:r w:rsidR="00192BC5">
        <w:rPr>
          <w:rStyle w:val="af1"/>
        </w:rPr>
        <w:commentReference w:id="110"/>
      </w:r>
      <w:r w:rsidR="00491781">
        <w:rPr>
          <w:rFonts w:hint="eastAsia"/>
        </w:rPr>
        <w:t>论文</w:t>
      </w:r>
      <w:r w:rsidR="006241FF">
        <w:rPr>
          <w:rFonts w:hint="eastAsia"/>
        </w:rPr>
        <w:t>理论</w:t>
      </w:r>
      <w:r w:rsidR="00491781">
        <w:rPr>
          <w:rFonts w:hint="eastAsia"/>
        </w:rPr>
        <w:t>和</w:t>
      </w:r>
      <w:r w:rsidR="00491781">
        <w:rPr>
          <w:rFonts w:hint="eastAsia"/>
        </w:rPr>
        <w:t>Amaze</w:t>
      </w:r>
      <w:r w:rsidR="00491781">
        <w:rPr>
          <w:rFonts w:hint="eastAsia"/>
        </w:rPr>
        <w:t>的</w:t>
      </w:r>
      <w:commentRangeStart w:id="111"/>
      <w:r w:rsidR="00491781">
        <w:rPr>
          <w:rFonts w:hint="eastAsia"/>
        </w:rPr>
        <w:t>Dynamo</w:t>
      </w:r>
      <w:commentRangeEnd w:id="111"/>
      <w:r w:rsidR="00192BC5">
        <w:rPr>
          <w:rStyle w:val="af1"/>
        </w:rPr>
        <w:commentReference w:id="111"/>
      </w:r>
      <w:r w:rsidR="00797003">
        <w:rPr>
          <w:rStyle w:val="afe"/>
        </w:rPr>
        <w:t>[</w:t>
      </w:r>
      <w:r w:rsidR="00797003">
        <w:rPr>
          <w:rStyle w:val="afe"/>
        </w:rPr>
        <w:endnoteReference w:id="15"/>
      </w:r>
      <w:r w:rsidR="00797003">
        <w:rPr>
          <w:rStyle w:val="afe"/>
        </w:rPr>
        <w:t>]</w:t>
      </w:r>
      <w:r w:rsidR="00491781">
        <w:rPr>
          <w:rFonts w:hint="eastAsia"/>
        </w:rPr>
        <w:t>分布式存储系统</w:t>
      </w:r>
      <w:r w:rsidR="006241FF">
        <w:rPr>
          <w:rFonts w:hint="eastAsia"/>
        </w:rPr>
        <w:t>实现</w:t>
      </w:r>
      <w:r w:rsidR="00491781">
        <w:rPr>
          <w:rFonts w:hint="eastAsia"/>
        </w:rPr>
        <w:t>。</w:t>
      </w:r>
      <w:r w:rsidR="0047549C">
        <w:rPr>
          <w:rFonts w:hint="eastAsia"/>
        </w:rPr>
        <w:t>BigTable</w:t>
      </w:r>
      <w:r w:rsidR="0047549C">
        <w:rPr>
          <w:rFonts w:hint="eastAsia"/>
        </w:rPr>
        <w:t>是一个分布式的、以列为基准的、支持版本控制的多维表格系统</w:t>
      </w:r>
      <w:r w:rsidR="00B93EA7">
        <w:rPr>
          <w:rFonts w:hint="eastAsia"/>
        </w:rPr>
        <w:t>，将一个表的数据按照主</w:t>
      </w:r>
      <w:r w:rsidR="00DB67E9">
        <w:rPr>
          <w:rFonts w:hint="eastAsia"/>
        </w:rPr>
        <w:t>键进行分片，是一个强一致性的</w:t>
      </w:r>
      <w:r w:rsidR="00A71DE9">
        <w:rPr>
          <w:rFonts w:hint="eastAsia"/>
        </w:rPr>
        <w:t>系统。</w:t>
      </w:r>
      <w:r w:rsidR="00A71DE9">
        <w:rPr>
          <w:rFonts w:hint="eastAsia"/>
        </w:rPr>
        <w:t>Dynamo</w:t>
      </w:r>
      <w:r w:rsidR="00110F45">
        <w:rPr>
          <w:rFonts w:hint="eastAsia"/>
        </w:rPr>
        <w:t>是一个分布式存储系统，以一致性哈希算法均匀</w:t>
      </w:r>
      <w:r w:rsidR="0036336F">
        <w:rPr>
          <w:rFonts w:hint="eastAsia"/>
        </w:rPr>
        <w:t>划分</w:t>
      </w:r>
      <w:r w:rsidR="00110F45">
        <w:rPr>
          <w:rFonts w:hint="eastAsia"/>
        </w:rPr>
        <w:t>数据</w:t>
      </w:r>
      <w:r w:rsidR="00A71DE9">
        <w:rPr>
          <w:rFonts w:hint="eastAsia"/>
        </w:rPr>
        <w:t>，具有更好的稳定性、可用性和故障恢复</w:t>
      </w:r>
      <w:r w:rsidR="00276B78">
        <w:rPr>
          <w:rFonts w:hint="eastAsia"/>
        </w:rPr>
        <w:t>能力</w:t>
      </w:r>
      <w:r w:rsidR="00A71DE9">
        <w:rPr>
          <w:rFonts w:hint="eastAsia"/>
        </w:rPr>
        <w:t>。</w:t>
      </w:r>
    </w:p>
    <w:p w14:paraId="4B0BD930" w14:textId="5732A71D" w:rsidR="001B61EB" w:rsidRDefault="00C45BC5" w:rsidP="00A7527A">
      <w:pPr>
        <w:pStyle w:val="aa"/>
      </w:pPr>
      <w:r>
        <w:rPr>
          <w:rFonts w:hint="eastAsia"/>
        </w:rPr>
        <w:t>目前较为成熟的</w:t>
      </w:r>
      <w:r>
        <w:rPr>
          <w:rFonts w:hint="eastAsia"/>
        </w:rPr>
        <w:t>NoSQL</w:t>
      </w:r>
      <w:r>
        <w:rPr>
          <w:rFonts w:hint="eastAsia"/>
        </w:rPr>
        <w:t>中，</w:t>
      </w:r>
      <w:r w:rsidR="00ED4C1F">
        <w:rPr>
          <w:rFonts w:hint="eastAsia"/>
        </w:rPr>
        <w:t>按照数据模型分类，共可以分为四类：</w:t>
      </w:r>
    </w:p>
    <w:p w14:paraId="02ED13C6" w14:textId="4276A4F3" w:rsidR="00ED4C1F" w:rsidRDefault="00370BB2" w:rsidP="00370BB2">
      <w:pPr>
        <w:pStyle w:val="aa"/>
        <w:numPr>
          <w:ilvl w:val="0"/>
          <w:numId w:val="38"/>
        </w:numPr>
        <w:ind w:firstLineChars="0"/>
      </w:pPr>
      <w:r>
        <w:rPr>
          <w:rFonts w:hint="eastAsia"/>
        </w:rPr>
        <w:t>键</w:t>
      </w:r>
      <w:r w:rsidR="00DC13D9">
        <w:rPr>
          <w:rFonts w:hint="eastAsia"/>
        </w:rPr>
        <w:t>-</w:t>
      </w:r>
      <w:r>
        <w:rPr>
          <w:rFonts w:hint="eastAsia"/>
        </w:rPr>
        <w:t>值存储系统</w:t>
      </w:r>
      <w:r w:rsidR="00DC13D9">
        <w:rPr>
          <w:rFonts w:hint="eastAsia"/>
        </w:rPr>
        <w:t>：</w:t>
      </w:r>
      <w:r w:rsidR="00E21C02">
        <w:rPr>
          <w:rFonts w:hint="eastAsia"/>
        </w:rPr>
        <w:t>键</w:t>
      </w:r>
      <w:r w:rsidR="00E21C02">
        <w:rPr>
          <w:rFonts w:hint="eastAsia"/>
        </w:rPr>
        <w:t>-</w:t>
      </w:r>
      <w:r w:rsidR="00403038">
        <w:rPr>
          <w:rFonts w:hint="eastAsia"/>
        </w:rPr>
        <w:t>值存储系统中</w:t>
      </w:r>
      <w:r w:rsidR="00E21C02">
        <w:rPr>
          <w:rFonts w:hint="eastAsia"/>
        </w:rPr>
        <w:t>值使用键值映射的关系保存数据，将键作为索引，将键对应的值作为具体的数据存储，它可以存储非结构化的数据，开发人员需要自行处理值的解析。</w:t>
      </w:r>
      <w:r w:rsidR="00FA4504">
        <w:rPr>
          <w:rFonts w:hint="eastAsia"/>
        </w:rPr>
        <w:t>常见</w:t>
      </w:r>
      <w:r w:rsidR="00406F19">
        <w:rPr>
          <w:rFonts w:hint="eastAsia"/>
        </w:rPr>
        <w:t>的</w:t>
      </w:r>
      <w:r w:rsidR="00E21C02">
        <w:rPr>
          <w:rFonts w:hint="eastAsia"/>
        </w:rPr>
        <w:t>键</w:t>
      </w:r>
      <w:r w:rsidR="00E21C02">
        <w:rPr>
          <w:rFonts w:hint="eastAsia"/>
        </w:rPr>
        <w:t>-</w:t>
      </w:r>
      <w:r w:rsidR="00E21C02">
        <w:rPr>
          <w:rFonts w:hint="eastAsia"/>
        </w:rPr>
        <w:t>值存储系统</w:t>
      </w:r>
      <w:r w:rsidR="007077E0">
        <w:rPr>
          <w:rFonts w:hint="eastAsia"/>
        </w:rPr>
        <w:t>，</w:t>
      </w:r>
      <w:r w:rsidR="00E21C02">
        <w:rPr>
          <w:rFonts w:hint="eastAsia"/>
        </w:rPr>
        <w:t>如</w:t>
      </w:r>
      <w:commentRangeStart w:id="112"/>
      <w:r w:rsidR="00E21C02">
        <w:rPr>
          <w:rFonts w:hint="eastAsia"/>
        </w:rPr>
        <w:t>Redis</w:t>
      </w:r>
      <w:commentRangeEnd w:id="112"/>
      <w:r w:rsidR="003F0492">
        <w:rPr>
          <w:rStyle w:val="af1"/>
        </w:rPr>
        <w:commentReference w:id="112"/>
      </w:r>
      <w:r w:rsidR="00797003">
        <w:rPr>
          <w:rStyle w:val="afe"/>
        </w:rPr>
        <w:t>[</w:t>
      </w:r>
      <w:bookmarkStart w:id="113" w:name="_Ref474411624"/>
      <w:r w:rsidR="00797003">
        <w:rPr>
          <w:rStyle w:val="afe"/>
        </w:rPr>
        <w:endnoteReference w:id="16"/>
      </w:r>
      <w:bookmarkEnd w:id="113"/>
      <w:r w:rsidR="00797003">
        <w:rPr>
          <w:rStyle w:val="afe"/>
        </w:rPr>
        <w:t>]</w:t>
      </w:r>
      <w:r w:rsidR="00E21C02">
        <w:rPr>
          <w:rFonts w:hint="eastAsia"/>
        </w:rPr>
        <w:t>、</w:t>
      </w:r>
      <w:r w:rsidR="00E21C02">
        <w:rPr>
          <w:rFonts w:hint="eastAsia"/>
        </w:rPr>
        <w:t>Dynamo</w:t>
      </w:r>
      <w:r w:rsidR="00E21C02">
        <w:rPr>
          <w:rFonts w:hint="eastAsia"/>
        </w:rPr>
        <w:t>等。</w:t>
      </w:r>
    </w:p>
    <w:p w14:paraId="5C89FA95" w14:textId="5383D21A" w:rsidR="00C45BC5" w:rsidRDefault="009E38F3" w:rsidP="00370BB2">
      <w:pPr>
        <w:pStyle w:val="aa"/>
        <w:numPr>
          <w:ilvl w:val="0"/>
          <w:numId w:val="38"/>
        </w:numPr>
        <w:ind w:firstLineChars="0"/>
      </w:pPr>
      <w:r>
        <w:rPr>
          <w:rFonts w:hint="eastAsia"/>
        </w:rPr>
        <w:t>面向列存储系统</w:t>
      </w:r>
      <w:r w:rsidR="00CC2CE2">
        <w:rPr>
          <w:rFonts w:hint="eastAsia"/>
        </w:rPr>
        <w:t>：传统的关系型数据库是</w:t>
      </w:r>
      <w:r w:rsidR="00BF176D">
        <w:rPr>
          <w:rFonts w:hint="eastAsia"/>
        </w:rPr>
        <w:t>面向行</w:t>
      </w:r>
      <w:r w:rsidR="0072212E">
        <w:rPr>
          <w:rFonts w:hint="eastAsia"/>
        </w:rPr>
        <w:t>进行</w:t>
      </w:r>
      <w:r w:rsidR="00CC2CE2">
        <w:rPr>
          <w:rFonts w:hint="eastAsia"/>
        </w:rPr>
        <w:t>存储的</w:t>
      </w:r>
      <w:r w:rsidR="00505FBE">
        <w:rPr>
          <w:rFonts w:hint="eastAsia"/>
        </w:rPr>
        <w:t>，如</w:t>
      </w:r>
      <w:r w:rsidR="00505FBE">
        <w:rPr>
          <w:rFonts w:hint="eastAsia"/>
        </w:rPr>
        <w:t>My</w:t>
      </w:r>
      <w:r w:rsidR="00505FBE">
        <w:t>SQL</w:t>
      </w:r>
      <w:r w:rsidR="00505FBE">
        <w:t>、</w:t>
      </w:r>
      <w:r w:rsidR="00505FBE">
        <w:rPr>
          <w:rFonts w:hint="eastAsia"/>
        </w:rPr>
        <w:t>Oracle</w:t>
      </w:r>
      <w:r w:rsidR="00505FBE">
        <w:t>等</w:t>
      </w:r>
      <w:r w:rsidR="00505FBE">
        <w:rPr>
          <w:rFonts w:hint="eastAsia"/>
        </w:rPr>
        <w:t>。</w:t>
      </w:r>
      <w:r w:rsidR="0004735B">
        <w:rPr>
          <w:rFonts w:hint="eastAsia"/>
        </w:rPr>
        <w:t>在部分非关系型数据库中</w:t>
      </w:r>
      <w:r w:rsidR="00CC2CE2">
        <w:rPr>
          <w:rFonts w:hint="eastAsia"/>
        </w:rPr>
        <w:t>，数据是以列为单位进行存储，将相同列的数据存储在一起，支持列的动态扩展。常见的面向列的存储系统，如</w:t>
      </w:r>
      <w:r w:rsidR="00CC2CE2">
        <w:rPr>
          <w:rFonts w:hint="eastAsia"/>
        </w:rPr>
        <w:t>HBase</w:t>
      </w:r>
      <w:r w:rsidR="002D0F5F">
        <w:t>、</w:t>
      </w:r>
      <w:commentRangeStart w:id="114"/>
      <w:r w:rsidR="002D0F5F">
        <w:rPr>
          <w:rFonts w:hint="eastAsia"/>
        </w:rPr>
        <w:t>Cassandra</w:t>
      </w:r>
      <w:commentRangeEnd w:id="114"/>
      <w:r w:rsidR="002E72A7">
        <w:rPr>
          <w:rStyle w:val="af1"/>
        </w:rPr>
        <w:commentReference w:id="114"/>
      </w:r>
      <w:r w:rsidR="00797003">
        <w:rPr>
          <w:rStyle w:val="afe"/>
        </w:rPr>
        <w:t>[</w:t>
      </w:r>
      <w:r w:rsidR="00797003">
        <w:rPr>
          <w:rStyle w:val="afe"/>
        </w:rPr>
        <w:endnoteReference w:id="17"/>
      </w:r>
      <w:r w:rsidR="00797003">
        <w:rPr>
          <w:rStyle w:val="afe"/>
        </w:rPr>
        <w:t>]</w:t>
      </w:r>
      <w:r w:rsidR="00CC2CE2">
        <w:rPr>
          <w:rFonts w:hint="eastAsia"/>
        </w:rPr>
        <w:t>和</w:t>
      </w:r>
      <w:r w:rsidR="00CC2CE2">
        <w:rPr>
          <w:rFonts w:hint="eastAsia"/>
        </w:rPr>
        <w:t>Big</w:t>
      </w:r>
      <w:r w:rsidR="00CC2CE2">
        <w:t>Table</w:t>
      </w:r>
      <w:r w:rsidR="00B30343">
        <w:t>的</w:t>
      </w:r>
      <w:r w:rsidR="00CC2CE2">
        <w:t>其他实现。</w:t>
      </w:r>
    </w:p>
    <w:p w14:paraId="4827939D" w14:textId="0586D1F5" w:rsidR="00B30343" w:rsidRDefault="00970689" w:rsidP="00370BB2">
      <w:pPr>
        <w:pStyle w:val="aa"/>
        <w:numPr>
          <w:ilvl w:val="0"/>
          <w:numId w:val="38"/>
        </w:numPr>
        <w:ind w:firstLineChars="0"/>
      </w:pPr>
      <w:r>
        <w:rPr>
          <w:rFonts w:hint="eastAsia"/>
        </w:rPr>
        <w:t>文档存储系统：</w:t>
      </w:r>
      <w:r w:rsidR="001A42EC">
        <w:rPr>
          <w:rFonts w:hint="eastAsia"/>
        </w:rPr>
        <w:t>与键</w:t>
      </w:r>
      <w:r w:rsidR="001A42EC">
        <w:rPr>
          <w:rFonts w:hint="eastAsia"/>
        </w:rPr>
        <w:t>-</w:t>
      </w:r>
      <w:r w:rsidR="001A42EC">
        <w:rPr>
          <w:rFonts w:hint="eastAsia"/>
        </w:rPr>
        <w:t>值存储系统不同，文档存储系统将键映射到包含一定信息的文档之中，文档中存储着具体的</w:t>
      </w:r>
      <w:r w:rsidR="002506BF">
        <w:rPr>
          <w:rFonts w:hint="eastAsia"/>
        </w:rPr>
        <w:t>数据</w:t>
      </w:r>
      <w:r w:rsidR="009A3852">
        <w:rPr>
          <w:rFonts w:hint="eastAsia"/>
        </w:rPr>
        <w:t>信息，</w:t>
      </w:r>
      <w:r w:rsidR="002506BF">
        <w:rPr>
          <w:rFonts w:hint="eastAsia"/>
        </w:rPr>
        <w:t>文档的格式由开发人员自由指定。</w:t>
      </w:r>
      <w:r w:rsidR="009877D5">
        <w:rPr>
          <w:rFonts w:hint="eastAsia"/>
        </w:rPr>
        <w:t>常见</w:t>
      </w:r>
      <w:r w:rsidR="004A0E05">
        <w:rPr>
          <w:rFonts w:hint="eastAsia"/>
        </w:rPr>
        <w:t>的文档存储系统，如</w:t>
      </w:r>
      <w:commentRangeStart w:id="115"/>
      <w:r w:rsidR="004A0E05">
        <w:rPr>
          <w:rFonts w:hint="eastAsia"/>
        </w:rPr>
        <w:t>Mongo</w:t>
      </w:r>
      <w:r w:rsidR="004A0E05">
        <w:t>DB</w:t>
      </w:r>
      <w:commentRangeEnd w:id="115"/>
      <w:r w:rsidR="005A32C5">
        <w:rPr>
          <w:rStyle w:val="af1"/>
        </w:rPr>
        <w:commentReference w:id="115"/>
      </w:r>
      <w:r w:rsidR="00797003">
        <w:rPr>
          <w:rStyle w:val="afe"/>
        </w:rPr>
        <w:t>[</w:t>
      </w:r>
      <w:r w:rsidR="00797003">
        <w:rPr>
          <w:rStyle w:val="afe"/>
        </w:rPr>
        <w:endnoteReference w:id="18"/>
      </w:r>
      <w:r w:rsidR="00797003">
        <w:rPr>
          <w:rStyle w:val="afe"/>
        </w:rPr>
        <w:t>]</w:t>
      </w:r>
      <w:r w:rsidR="004A0E05">
        <w:t>、</w:t>
      </w:r>
      <w:commentRangeStart w:id="116"/>
      <w:r w:rsidR="004A0E05">
        <w:rPr>
          <w:rFonts w:hint="eastAsia"/>
        </w:rPr>
        <w:t>Couch</w:t>
      </w:r>
      <w:r w:rsidR="004A0E05">
        <w:t>DB</w:t>
      </w:r>
      <w:commentRangeEnd w:id="116"/>
      <w:r w:rsidR="009D1F31">
        <w:rPr>
          <w:rStyle w:val="af1"/>
        </w:rPr>
        <w:commentReference w:id="116"/>
      </w:r>
      <w:r w:rsidR="00797003">
        <w:rPr>
          <w:rStyle w:val="afe"/>
        </w:rPr>
        <w:t>[</w:t>
      </w:r>
      <w:r w:rsidR="00797003">
        <w:rPr>
          <w:rStyle w:val="afe"/>
        </w:rPr>
        <w:endnoteReference w:id="19"/>
      </w:r>
      <w:r w:rsidR="00797003">
        <w:rPr>
          <w:rStyle w:val="afe"/>
        </w:rPr>
        <w:t>]</w:t>
      </w:r>
      <w:r w:rsidR="004A0E05">
        <w:t>等</w:t>
      </w:r>
      <w:r w:rsidR="00224971">
        <w:t>。</w:t>
      </w:r>
    </w:p>
    <w:p w14:paraId="49BDF6AF" w14:textId="6C6A3C20" w:rsidR="00224971" w:rsidRDefault="00224971" w:rsidP="00370BB2">
      <w:pPr>
        <w:pStyle w:val="aa"/>
        <w:numPr>
          <w:ilvl w:val="0"/>
          <w:numId w:val="38"/>
        </w:numPr>
        <w:ind w:firstLineChars="0"/>
      </w:pPr>
      <w:r>
        <w:rPr>
          <w:rFonts w:hint="eastAsia"/>
        </w:rPr>
        <w:t>图像存储系统：图像存储系统使用图的</w:t>
      </w:r>
      <w:r w:rsidR="00274D5F">
        <w:rPr>
          <w:rFonts w:hint="eastAsia"/>
        </w:rPr>
        <w:t>特性对数据进行存储，使用节点、边和属性的关系描述数据</w:t>
      </w:r>
      <w:r>
        <w:rPr>
          <w:rFonts w:hint="eastAsia"/>
        </w:rPr>
        <w:t>。相比关系型数据库，图像数据库存储具有图关系的数据效率较高，且可以直接映射图关系。常见的图像存储系统，如</w:t>
      </w:r>
      <w:commentRangeStart w:id="117"/>
      <w:r>
        <w:rPr>
          <w:rFonts w:hint="eastAsia"/>
        </w:rPr>
        <w:t>Neo</w:t>
      </w:r>
      <w:r>
        <w:t>4J</w:t>
      </w:r>
      <w:commentRangeEnd w:id="117"/>
      <w:r w:rsidR="00A32F22">
        <w:rPr>
          <w:rStyle w:val="af1"/>
        </w:rPr>
        <w:commentReference w:id="117"/>
      </w:r>
      <w:r w:rsidR="00797003">
        <w:rPr>
          <w:rStyle w:val="afe"/>
        </w:rPr>
        <w:t>[</w:t>
      </w:r>
      <w:r w:rsidR="00797003">
        <w:rPr>
          <w:rStyle w:val="afe"/>
        </w:rPr>
        <w:endnoteReference w:id="20"/>
      </w:r>
      <w:r w:rsidR="00797003">
        <w:rPr>
          <w:rStyle w:val="afe"/>
        </w:rPr>
        <w:t>]</w:t>
      </w:r>
      <w:r w:rsidR="005A2BA8">
        <w:t>等</w:t>
      </w:r>
      <w:r w:rsidR="004750F8">
        <w:t>。</w:t>
      </w:r>
    </w:p>
    <w:p w14:paraId="0E95B0E4" w14:textId="225BCA14" w:rsidR="00672B80" w:rsidRDefault="00720362" w:rsidP="00E37B4C">
      <w:pPr>
        <w:pStyle w:val="aa"/>
      </w:pPr>
      <w:r>
        <w:rPr>
          <w:rFonts w:hint="eastAsia"/>
        </w:rPr>
        <w:t>作为</w:t>
      </w:r>
      <w:r w:rsidR="00730F62" w:rsidRPr="00E37B4C">
        <w:rPr>
          <w:rFonts w:hint="eastAsia"/>
        </w:rPr>
        <w:t>Google</w:t>
      </w:r>
      <w:r w:rsidR="00730F62" w:rsidRPr="00E37B4C">
        <w:t xml:space="preserve"> Hadoop</w:t>
      </w:r>
      <w:r w:rsidR="00730F62" w:rsidRPr="00E37B4C">
        <w:t>生态圈的一员，</w:t>
      </w:r>
      <w:r>
        <w:rPr>
          <w:rFonts w:hint="eastAsia"/>
        </w:rPr>
        <w:t>HBase</w:t>
      </w:r>
      <w:r w:rsidR="00EE2D9C" w:rsidRPr="00E37B4C">
        <w:t>作为典型的</w:t>
      </w:r>
      <w:r w:rsidR="00E02FBC" w:rsidRPr="00E37B4C">
        <w:t>非关系型数据库</w:t>
      </w:r>
      <w:r w:rsidR="002707A8">
        <w:t>收到各大</w:t>
      </w:r>
      <w:r w:rsidR="00681B06">
        <w:t>互联网公司</w:t>
      </w:r>
      <w:r w:rsidR="002707A8">
        <w:t>的青睐</w:t>
      </w:r>
      <w:r w:rsidR="001B7088" w:rsidRPr="00E37B4C">
        <w:rPr>
          <w:rFonts w:hint="eastAsia"/>
        </w:rPr>
        <w:t>。</w:t>
      </w:r>
      <w:r w:rsidR="00E54091">
        <w:rPr>
          <w:rFonts w:hint="eastAsia"/>
        </w:rPr>
        <w:t>为了提高</w:t>
      </w:r>
      <w:r w:rsidR="00E54091">
        <w:rPr>
          <w:rFonts w:hint="eastAsia"/>
        </w:rPr>
        <w:t>HBase</w:t>
      </w:r>
      <w:r w:rsidR="00E54091">
        <w:rPr>
          <w:rFonts w:hint="eastAsia"/>
        </w:rPr>
        <w:t>的查询效率，</w:t>
      </w:r>
      <w:r w:rsidR="00D824F0">
        <w:rPr>
          <w:rFonts w:hint="eastAsia"/>
        </w:rPr>
        <w:t>一些商业公司将缓存索引</w:t>
      </w:r>
      <w:r w:rsidR="00F94524">
        <w:rPr>
          <w:rFonts w:hint="eastAsia"/>
        </w:rPr>
        <w:t>部署在</w:t>
      </w:r>
      <w:r w:rsidR="00F94524">
        <w:rPr>
          <w:rFonts w:hint="eastAsia"/>
        </w:rPr>
        <w:t>HBase</w:t>
      </w:r>
      <w:r w:rsidR="00F94524">
        <w:rPr>
          <w:rFonts w:hint="eastAsia"/>
        </w:rPr>
        <w:t>数据库上，</w:t>
      </w:r>
      <w:r w:rsidR="0015330A">
        <w:rPr>
          <w:rFonts w:hint="eastAsia"/>
        </w:rPr>
        <w:t>常见的有华为公司的</w:t>
      </w:r>
      <w:commentRangeStart w:id="118"/>
      <w:r w:rsidR="0015330A">
        <w:rPr>
          <w:rFonts w:hint="eastAsia"/>
        </w:rPr>
        <w:t>H</w:t>
      </w:r>
      <w:r w:rsidR="00AA2C2C">
        <w:t>i</w:t>
      </w:r>
      <w:r w:rsidR="0015330A">
        <w:t>ndex</w:t>
      </w:r>
      <w:commentRangeEnd w:id="118"/>
      <w:r w:rsidR="00F12D85">
        <w:rPr>
          <w:rStyle w:val="af1"/>
        </w:rPr>
        <w:commentReference w:id="118"/>
      </w:r>
      <w:r w:rsidR="00797003">
        <w:rPr>
          <w:rStyle w:val="afe"/>
        </w:rPr>
        <w:t>[</w:t>
      </w:r>
      <w:r w:rsidR="00797003">
        <w:rPr>
          <w:rStyle w:val="afe"/>
        </w:rPr>
        <w:endnoteReference w:id="21"/>
      </w:r>
      <w:r w:rsidR="00797003">
        <w:rPr>
          <w:rStyle w:val="afe"/>
        </w:rPr>
        <w:t>]</w:t>
      </w:r>
      <w:r w:rsidR="0015330A">
        <w:t>、</w:t>
      </w:r>
      <w:r w:rsidR="00435C90">
        <w:rPr>
          <w:rFonts w:hint="eastAsia"/>
        </w:rPr>
        <w:t>NGDATA</w:t>
      </w:r>
      <w:r w:rsidR="00435C90">
        <w:rPr>
          <w:rFonts w:hint="eastAsia"/>
        </w:rPr>
        <w:t>公司的</w:t>
      </w:r>
      <w:commentRangeStart w:id="119"/>
      <w:r w:rsidR="00435C90">
        <w:rPr>
          <w:rFonts w:hint="eastAsia"/>
        </w:rPr>
        <w:t>HBase-</w:t>
      </w:r>
      <w:r w:rsidR="00435C90">
        <w:t>Indexer</w:t>
      </w:r>
      <w:commentRangeEnd w:id="119"/>
      <w:r w:rsidR="00F12D85">
        <w:rPr>
          <w:rStyle w:val="af1"/>
        </w:rPr>
        <w:commentReference w:id="119"/>
      </w:r>
      <w:r w:rsidR="00797003">
        <w:rPr>
          <w:rStyle w:val="afe"/>
        </w:rPr>
        <w:t>[</w:t>
      </w:r>
      <w:r w:rsidR="00797003">
        <w:rPr>
          <w:rStyle w:val="afe"/>
        </w:rPr>
        <w:endnoteReference w:id="22"/>
      </w:r>
      <w:r w:rsidR="00797003">
        <w:rPr>
          <w:rStyle w:val="afe"/>
        </w:rPr>
        <w:t>]</w:t>
      </w:r>
      <w:r w:rsidR="00435C90">
        <w:t>和</w:t>
      </w:r>
      <w:r w:rsidR="00435C90">
        <w:t>Patras</w:t>
      </w:r>
      <w:r w:rsidR="00435C90">
        <w:t>大学的</w:t>
      </w:r>
      <w:commentRangeStart w:id="120"/>
      <w:r w:rsidR="00435C90">
        <w:rPr>
          <w:rFonts w:hint="eastAsia"/>
        </w:rPr>
        <w:t>Interval</w:t>
      </w:r>
      <w:r w:rsidR="00435C90">
        <w:t xml:space="preserve"> Index</w:t>
      </w:r>
      <w:commentRangeEnd w:id="120"/>
      <w:r w:rsidR="00861220">
        <w:rPr>
          <w:rStyle w:val="af1"/>
        </w:rPr>
        <w:commentReference w:id="120"/>
      </w:r>
      <w:r w:rsidR="00797003">
        <w:rPr>
          <w:rStyle w:val="afe"/>
        </w:rPr>
        <w:t>[</w:t>
      </w:r>
      <w:r w:rsidR="00797003">
        <w:rPr>
          <w:rStyle w:val="afe"/>
        </w:rPr>
        <w:endnoteReference w:id="23"/>
      </w:r>
      <w:r w:rsidR="00797003">
        <w:rPr>
          <w:rStyle w:val="afe"/>
        </w:rPr>
        <w:t>]</w:t>
      </w:r>
      <w:r w:rsidR="00435C90">
        <w:t>等。</w:t>
      </w:r>
    </w:p>
    <w:p w14:paraId="559FCB7A" w14:textId="29315438" w:rsidR="00BE658E" w:rsidRDefault="00BE658E" w:rsidP="00E37B4C">
      <w:pPr>
        <w:pStyle w:val="aa"/>
      </w:pPr>
      <w:r>
        <w:rPr>
          <w:rFonts w:hint="eastAsia"/>
        </w:rPr>
        <w:t>H</w:t>
      </w:r>
      <w:r w:rsidR="00AA2C2C">
        <w:t>i</w:t>
      </w:r>
      <w:r>
        <w:t>ndex</w:t>
      </w:r>
      <w:r>
        <w:t>：</w:t>
      </w:r>
      <w:r w:rsidR="00AA2C2C">
        <w:rPr>
          <w:rFonts w:hint="eastAsia"/>
        </w:rPr>
        <w:t>华为公司的</w:t>
      </w:r>
      <w:r w:rsidR="00AA2C2C">
        <w:rPr>
          <w:rFonts w:hint="eastAsia"/>
        </w:rPr>
        <w:t>H</w:t>
      </w:r>
      <w:r w:rsidR="00AA2C2C">
        <w:t>i</w:t>
      </w:r>
      <w:r w:rsidR="00AA2C2C">
        <w:rPr>
          <w:rFonts w:hint="eastAsia"/>
        </w:rPr>
        <w:t>ndex</w:t>
      </w:r>
      <w:r w:rsidR="00AA2C2C">
        <w:rPr>
          <w:rFonts w:hint="eastAsia"/>
        </w:rPr>
        <w:t>针对</w:t>
      </w:r>
      <w:r w:rsidR="00AA2C2C">
        <w:rPr>
          <w:rFonts w:hint="eastAsia"/>
        </w:rPr>
        <w:t>HBase</w:t>
      </w:r>
      <w:r w:rsidR="00F3737F">
        <w:rPr>
          <w:rFonts w:hint="eastAsia"/>
        </w:rPr>
        <w:t>查询设置</w:t>
      </w:r>
      <w:r w:rsidR="00DE5E9A">
        <w:rPr>
          <w:rFonts w:hint="eastAsia"/>
        </w:rPr>
        <w:t>二级索引方案，提供</w:t>
      </w:r>
      <w:r w:rsidR="00627611">
        <w:rPr>
          <w:rFonts w:hint="eastAsia"/>
        </w:rPr>
        <w:t>了一种声明式的索引策略。</w:t>
      </w:r>
      <w:r w:rsidR="00627611">
        <w:rPr>
          <w:rFonts w:hint="eastAsia"/>
        </w:rPr>
        <w:t>Hindex</w:t>
      </w:r>
      <w:r w:rsidR="00AA2C2C">
        <w:rPr>
          <w:rFonts w:hint="eastAsia"/>
        </w:rPr>
        <w:t>使用协处理器对索引进行创建和维护，</w:t>
      </w:r>
      <w:r w:rsidR="008E575B">
        <w:rPr>
          <w:rFonts w:hint="eastAsia"/>
        </w:rPr>
        <w:t>客户端和开发人员无需对索引进行管理。同时，</w:t>
      </w:r>
      <w:r w:rsidR="008E575B">
        <w:rPr>
          <w:rFonts w:hint="eastAsia"/>
        </w:rPr>
        <w:t>Hindex</w:t>
      </w:r>
      <w:r w:rsidR="008E575B">
        <w:rPr>
          <w:rFonts w:hint="eastAsia"/>
        </w:rPr>
        <w:t>优化了索引行键，将索引数据和实际数据分布于同一个</w:t>
      </w:r>
      <w:r w:rsidR="00DA15AB">
        <w:rPr>
          <w:rFonts w:hint="eastAsia"/>
        </w:rPr>
        <w:t>集群</w:t>
      </w:r>
      <w:r w:rsidR="00106E50">
        <w:rPr>
          <w:rFonts w:hint="eastAsia"/>
        </w:rPr>
        <w:t>区域</w:t>
      </w:r>
      <w:r w:rsidR="008E575B">
        <w:rPr>
          <w:rFonts w:hint="eastAsia"/>
        </w:rPr>
        <w:t>中，提升查询性能。</w:t>
      </w:r>
      <w:r w:rsidR="00516CF4">
        <w:rPr>
          <w:rFonts w:hint="eastAsia"/>
        </w:rPr>
        <w:t>H</w:t>
      </w:r>
      <w:r w:rsidR="00516CF4">
        <w:t>index</w:t>
      </w:r>
      <w:r w:rsidR="00516CF4">
        <w:t>查询需要访问所有</w:t>
      </w:r>
      <w:r w:rsidR="00180500">
        <w:t>的数据存储</w:t>
      </w:r>
      <w:r w:rsidR="00DA5B0A">
        <w:t>区域</w:t>
      </w:r>
      <w:r w:rsidR="007809FA">
        <w:t>，由于大部分查询请求</w:t>
      </w:r>
      <w:r w:rsidR="0030104F">
        <w:t>目标数据</w:t>
      </w:r>
      <w:r w:rsidR="00770D05">
        <w:t>较少，在分布式系统中执行查询</w:t>
      </w:r>
      <w:r w:rsidR="00DD2797">
        <w:lastRenderedPageBreak/>
        <w:t>指令</w:t>
      </w:r>
      <w:r w:rsidR="00516CF4">
        <w:t>会导致许多未存储目标数据的</w:t>
      </w:r>
      <w:r w:rsidR="00AF7746">
        <w:t>区域</w:t>
      </w:r>
      <w:r w:rsidR="009E77CD">
        <w:t>也执行了查询</w:t>
      </w:r>
      <w:r w:rsidR="00516CF4">
        <w:t>过程，耗费较大的计算资源</w:t>
      </w:r>
      <w:r w:rsidR="00294A96">
        <w:t>，</w:t>
      </w:r>
      <w:r w:rsidR="005D5DA9">
        <w:t>降低了检索效率</w:t>
      </w:r>
      <w:r w:rsidR="00516CF4">
        <w:t>。</w:t>
      </w:r>
    </w:p>
    <w:p w14:paraId="2C2D42D3" w14:textId="00686D34" w:rsidR="00BB0681" w:rsidRDefault="00BB0681" w:rsidP="00E37B4C">
      <w:pPr>
        <w:pStyle w:val="aa"/>
      </w:pPr>
      <w:r>
        <w:rPr>
          <w:rFonts w:hint="eastAsia"/>
        </w:rPr>
        <w:t>HBase-</w:t>
      </w:r>
      <w:r>
        <w:t>Indexer</w:t>
      </w:r>
      <w:r>
        <w:t>：</w:t>
      </w:r>
      <w:r w:rsidR="00451740">
        <w:rPr>
          <w:rFonts w:hint="eastAsia"/>
        </w:rPr>
        <w:t>HBase-</w:t>
      </w:r>
      <w:r w:rsidR="00451740">
        <w:t>Indexer</w:t>
      </w:r>
      <w:r w:rsidR="00451740">
        <w:t>，全称为</w:t>
      </w:r>
      <w:r w:rsidR="00451740">
        <w:rPr>
          <w:rFonts w:hint="eastAsia"/>
        </w:rPr>
        <w:t>Lily</w:t>
      </w:r>
      <w:r w:rsidR="00451740">
        <w:t xml:space="preserve"> HBase Indexer</w:t>
      </w:r>
      <w:r w:rsidR="00451740">
        <w:t>，是</w:t>
      </w:r>
      <w:r w:rsidR="00451740">
        <w:rPr>
          <w:rFonts w:hint="eastAsia"/>
        </w:rPr>
        <w:t>NGDATA</w:t>
      </w:r>
      <w:r w:rsidR="00451740">
        <w:t>公司为了将</w:t>
      </w:r>
      <w:r w:rsidR="00451740">
        <w:rPr>
          <w:rFonts w:hint="eastAsia"/>
        </w:rPr>
        <w:t>Lily</w:t>
      </w:r>
      <w:r w:rsidR="00451740">
        <w:rPr>
          <w:rFonts w:hint="eastAsia"/>
        </w:rPr>
        <w:t>系统中相关</w:t>
      </w:r>
      <w:r w:rsidR="00451740">
        <w:rPr>
          <w:rFonts w:hint="eastAsia"/>
        </w:rPr>
        <w:t>HBase</w:t>
      </w:r>
      <w:r w:rsidR="00451740">
        <w:rPr>
          <w:rFonts w:hint="eastAsia"/>
        </w:rPr>
        <w:t>数据存储到</w:t>
      </w:r>
      <w:commentRangeStart w:id="121"/>
      <w:r w:rsidR="00451740">
        <w:rPr>
          <w:rFonts w:hint="eastAsia"/>
        </w:rPr>
        <w:t>Solr</w:t>
      </w:r>
      <w:commentRangeEnd w:id="121"/>
      <w:r w:rsidR="0080444D">
        <w:rPr>
          <w:rStyle w:val="af1"/>
        </w:rPr>
        <w:commentReference w:id="121"/>
      </w:r>
      <w:r w:rsidR="00797003">
        <w:rPr>
          <w:rStyle w:val="afe"/>
        </w:rPr>
        <w:t>[</w:t>
      </w:r>
      <w:r w:rsidR="00797003">
        <w:rPr>
          <w:rStyle w:val="afe"/>
        </w:rPr>
        <w:endnoteReference w:id="24"/>
      </w:r>
      <w:r w:rsidR="00797003">
        <w:rPr>
          <w:rStyle w:val="afe"/>
        </w:rPr>
        <w:t>]</w:t>
      </w:r>
      <w:r w:rsidR="006318D2">
        <w:rPr>
          <w:rFonts w:hint="eastAsia"/>
        </w:rPr>
        <w:t>中而研发的中间件</w:t>
      </w:r>
      <w:r w:rsidR="00EF5B57">
        <w:rPr>
          <w:rFonts w:hint="eastAsia"/>
        </w:rPr>
        <w:t>索引</w:t>
      </w:r>
      <w:r w:rsidR="00451740">
        <w:rPr>
          <w:rFonts w:hint="eastAsia"/>
        </w:rPr>
        <w:t>。</w:t>
      </w:r>
      <w:r w:rsidR="00CE1253">
        <w:rPr>
          <w:rFonts w:hint="eastAsia"/>
        </w:rPr>
        <w:t>其</w:t>
      </w:r>
      <w:r w:rsidR="00391A62">
        <w:rPr>
          <w:rFonts w:hint="eastAsia"/>
        </w:rPr>
        <w:t>原理</w:t>
      </w:r>
      <w:r w:rsidR="002E1BD6">
        <w:rPr>
          <w:rFonts w:hint="eastAsia"/>
        </w:rPr>
        <w:t>是将</w:t>
      </w:r>
      <w:r w:rsidR="002E1BD6">
        <w:rPr>
          <w:rFonts w:hint="eastAsia"/>
        </w:rPr>
        <w:t>HBase</w:t>
      </w:r>
      <w:r w:rsidR="002E1BD6">
        <w:rPr>
          <w:rFonts w:hint="eastAsia"/>
        </w:rPr>
        <w:t>中</w:t>
      </w:r>
      <w:r w:rsidR="00391A62">
        <w:rPr>
          <w:rFonts w:hint="eastAsia"/>
        </w:rPr>
        <w:t>数据更新以异步的形式发送至索引服务器上，</w:t>
      </w:r>
      <w:r w:rsidR="005920CD">
        <w:rPr>
          <w:rFonts w:hint="eastAsia"/>
        </w:rPr>
        <w:t>索引服务器进行数据分析并生成索引数据后，</w:t>
      </w:r>
      <w:r w:rsidR="008944DB">
        <w:rPr>
          <w:rFonts w:hint="eastAsia"/>
        </w:rPr>
        <w:t>将</w:t>
      </w:r>
      <w:r w:rsidR="00CE1253">
        <w:rPr>
          <w:rFonts w:hint="eastAsia"/>
        </w:rPr>
        <w:t>索引</w:t>
      </w:r>
      <w:r w:rsidR="008944DB">
        <w:rPr>
          <w:rFonts w:hint="eastAsia"/>
        </w:rPr>
        <w:t>数据推送</w:t>
      </w:r>
      <w:r w:rsidR="00CE1253">
        <w:rPr>
          <w:rFonts w:hint="eastAsia"/>
        </w:rPr>
        <w:t>至</w:t>
      </w:r>
      <w:r w:rsidR="00CE1253">
        <w:rPr>
          <w:rFonts w:hint="eastAsia"/>
        </w:rPr>
        <w:t>Solr</w:t>
      </w:r>
      <w:r w:rsidR="004C44D4">
        <w:t xml:space="preserve"> </w:t>
      </w:r>
      <w:r w:rsidR="00CE1253">
        <w:t>Cloud</w:t>
      </w:r>
      <w:r w:rsidR="0069401C">
        <w:t>中。在处理</w:t>
      </w:r>
      <w:r w:rsidR="00224802">
        <w:t>查询请求时，会首先进入</w:t>
      </w:r>
      <w:r w:rsidR="00224802">
        <w:rPr>
          <w:rFonts w:hint="eastAsia"/>
        </w:rPr>
        <w:t>Slor</w:t>
      </w:r>
      <w:r w:rsidR="00224802">
        <w:rPr>
          <w:rFonts w:hint="eastAsia"/>
        </w:rPr>
        <w:t>服务器进行数据定位，</w:t>
      </w:r>
      <w:r w:rsidR="00AF53AB">
        <w:rPr>
          <w:rFonts w:hint="eastAsia"/>
        </w:rPr>
        <w:t>根据定位结果</w:t>
      </w:r>
      <w:r w:rsidR="002A0CAC">
        <w:rPr>
          <w:rFonts w:hint="eastAsia"/>
        </w:rPr>
        <w:t>访问</w:t>
      </w:r>
      <w:r w:rsidR="002A0CAC">
        <w:rPr>
          <w:rFonts w:hint="eastAsia"/>
        </w:rPr>
        <w:t>HBase</w:t>
      </w:r>
      <w:r w:rsidR="00FB274E">
        <w:rPr>
          <w:rFonts w:hint="eastAsia"/>
        </w:rPr>
        <w:t>集群</w:t>
      </w:r>
      <w:r w:rsidR="002A0CAC">
        <w:rPr>
          <w:rFonts w:hint="eastAsia"/>
        </w:rPr>
        <w:t>。由于</w:t>
      </w:r>
      <w:r w:rsidR="00464BA2">
        <w:rPr>
          <w:rFonts w:hint="eastAsia"/>
        </w:rPr>
        <w:t>数据通过异步进行更新操作，因此无法满足</w:t>
      </w:r>
      <w:r w:rsidR="005455D2">
        <w:rPr>
          <w:rFonts w:hint="eastAsia"/>
        </w:rPr>
        <w:t>某些</w:t>
      </w:r>
      <w:r w:rsidR="00464BA2">
        <w:rPr>
          <w:rFonts w:hint="eastAsia"/>
        </w:rPr>
        <w:t>实时性高的业务需求</w:t>
      </w:r>
      <w:r w:rsidR="00153F98">
        <w:rPr>
          <w:rFonts w:hint="eastAsia"/>
        </w:rPr>
        <w:t>。</w:t>
      </w:r>
    </w:p>
    <w:p w14:paraId="218CF02B" w14:textId="4F504F76" w:rsidR="003F7EEA" w:rsidRDefault="003F7EEA" w:rsidP="00E37B4C">
      <w:pPr>
        <w:pStyle w:val="aa"/>
      </w:pPr>
      <w:r w:rsidRPr="003F7EEA">
        <w:t>Interval Index</w:t>
      </w:r>
      <w:r w:rsidR="00B35FD6">
        <w:t>：</w:t>
      </w:r>
      <w:r w:rsidR="00B834A0">
        <w:rPr>
          <w:rFonts w:hint="eastAsia"/>
        </w:rPr>
        <w:t>由</w:t>
      </w:r>
      <w:r w:rsidR="00B834A0">
        <w:t>希腊</w:t>
      </w:r>
      <w:r w:rsidR="00B834A0">
        <w:rPr>
          <w:rFonts w:hint="eastAsia"/>
        </w:rPr>
        <w:t>Patras</w:t>
      </w:r>
      <w:r w:rsidR="00B834A0">
        <w:rPr>
          <w:rFonts w:hint="eastAsia"/>
        </w:rPr>
        <w:t>大学研究的</w:t>
      </w:r>
      <w:r w:rsidR="00B834A0" w:rsidRPr="00B834A0">
        <w:t>Interval Index</w:t>
      </w:r>
      <w:r w:rsidR="00B834A0">
        <w:t>主要</w:t>
      </w:r>
      <w:r w:rsidR="000145AB">
        <w:t>解决</w:t>
      </w:r>
      <w:r w:rsidR="000145AB">
        <w:rPr>
          <w:rFonts w:hint="eastAsia"/>
        </w:rPr>
        <w:t>HBase</w:t>
      </w:r>
      <w:r w:rsidR="000145AB">
        <w:rPr>
          <w:rFonts w:hint="eastAsia"/>
        </w:rPr>
        <w:t>在非主键</w:t>
      </w:r>
      <w:r w:rsidR="00D02F4E">
        <w:rPr>
          <w:rFonts w:hint="eastAsia"/>
        </w:rPr>
        <w:t>范围</w:t>
      </w:r>
      <w:r w:rsidR="000145AB">
        <w:rPr>
          <w:rFonts w:hint="eastAsia"/>
        </w:rPr>
        <w:t>查询时</w:t>
      </w:r>
      <w:r w:rsidR="003D33BC">
        <w:rPr>
          <w:rFonts w:hint="eastAsia"/>
        </w:rPr>
        <w:t>效率低下</w:t>
      </w:r>
      <w:r w:rsidR="00D02F4E">
        <w:rPr>
          <w:rFonts w:hint="eastAsia"/>
        </w:rPr>
        <w:t>的问题。</w:t>
      </w:r>
      <w:r w:rsidR="00B735A0">
        <w:rPr>
          <w:rFonts w:hint="eastAsia"/>
        </w:rPr>
        <w:t>它通过</w:t>
      </w:r>
      <w:r w:rsidR="00B735A0">
        <w:rPr>
          <w:rFonts w:hint="eastAsia"/>
        </w:rPr>
        <w:t>Hadoop</w:t>
      </w:r>
      <w:r w:rsidR="00B735A0">
        <w:t xml:space="preserve"> MapReduce</w:t>
      </w:r>
      <w:r w:rsidR="00B735A0">
        <w:t>构建一个</w:t>
      </w:r>
      <w:commentRangeStart w:id="122"/>
      <w:r w:rsidR="00B735A0">
        <w:t>线段树</w:t>
      </w:r>
      <w:commentRangeEnd w:id="122"/>
      <w:r w:rsidR="00332030">
        <w:rPr>
          <w:rStyle w:val="af1"/>
        </w:rPr>
        <w:commentReference w:id="122"/>
      </w:r>
      <w:r w:rsidR="00797003">
        <w:rPr>
          <w:rStyle w:val="afe"/>
        </w:rPr>
        <w:t>[</w:t>
      </w:r>
      <w:r w:rsidR="00797003">
        <w:rPr>
          <w:rStyle w:val="afe"/>
        </w:rPr>
        <w:endnoteReference w:id="25"/>
      </w:r>
      <w:r w:rsidR="00797003">
        <w:rPr>
          <w:rStyle w:val="afe"/>
        </w:rPr>
        <w:t>]</w:t>
      </w:r>
      <w:r w:rsidR="00BF5EEA">
        <w:t>索引结构</w:t>
      </w:r>
      <w:r w:rsidR="004E6356">
        <w:t>存储</w:t>
      </w:r>
      <w:r w:rsidR="00B735A0">
        <w:t>在内存中</w:t>
      </w:r>
      <w:r w:rsidR="003A2028">
        <w:rPr>
          <w:rFonts w:hint="eastAsia"/>
        </w:rPr>
        <w:t>，并将线段树中的索引上界保存在</w:t>
      </w:r>
      <w:r w:rsidR="003A2028">
        <w:rPr>
          <w:rFonts w:hint="eastAsia"/>
        </w:rPr>
        <w:t>HBase</w:t>
      </w:r>
      <w:r w:rsidR="003A2028">
        <w:rPr>
          <w:rFonts w:hint="eastAsia"/>
        </w:rPr>
        <w:t>中，以支持高效的范围</w:t>
      </w:r>
      <w:r w:rsidR="00B123CE">
        <w:rPr>
          <w:rFonts w:hint="eastAsia"/>
        </w:rPr>
        <w:t>查询。</w:t>
      </w:r>
      <w:r w:rsidR="00700A57" w:rsidRPr="00700A57">
        <w:t>Interval Index</w:t>
      </w:r>
      <w:r w:rsidR="00700A57">
        <w:t>对于范围查询效率较高，但对于少量记录的单点查询，则线段树的开销和维护成本较大，使用范围有限。</w:t>
      </w:r>
    </w:p>
    <w:p w14:paraId="5271F934" w14:textId="77777777" w:rsidR="008E575B" w:rsidRPr="00E37B4C" w:rsidRDefault="008E575B" w:rsidP="00E37B4C">
      <w:pPr>
        <w:pStyle w:val="aa"/>
      </w:pPr>
    </w:p>
    <w:p w14:paraId="61CEC9F2" w14:textId="4AE6DA77" w:rsidR="00FF3FD7" w:rsidRDefault="00FF3FD7" w:rsidP="009D6CE3">
      <w:pPr>
        <w:pStyle w:val="ad"/>
        <w:ind w:right="240"/>
      </w:pPr>
      <w:bookmarkStart w:id="123" w:name="_Toc474308099"/>
      <w:r>
        <w:rPr>
          <w:rFonts w:hint="eastAsia"/>
        </w:rPr>
        <w:t>1.4</w:t>
      </w:r>
      <w:r>
        <w:rPr>
          <w:rFonts w:hint="eastAsia"/>
        </w:rPr>
        <w:t>本文组织结构</w:t>
      </w:r>
      <w:bookmarkEnd w:id="123"/>
    </w:p>
    <w:p w14:paraId="01738878" w14:textId="2CF4B6FC" w:rsidR="00FF3FD7" w:rsidRDefault="00FF3FD7" w:rsidP="00FF3FD7">
      <w:pPr>
        <w:pStyle w:val="aa"/>
      </w:pPr>
      <w:r>
        <w:rPr>
          <w:rFonts w:hint="eastAsia"/>
        </w:rPr>
        <w:t>本文共包含六个</w:t>
      </w:r>
      <w:r w:rsidR="00752050">
        <w:rPr>
          <w:rFonts w:hint="eastAsia"/>
        </w:rPr>
        <w:t>正文</w:t>
      </w:r>
      <w:r>
        <w:rPr>
          <w:rFonts w:hint="eastAsia"/>
        </w:rPr>
        <w:t>章节，各个章节具体组织结构如下：</w:t>
      </w:r>
    </w:p>
    <w:p w14:paraId="6C3CB8E7" w14:textId="68464521" w:rsidR="00FF3FD7" w:rsidRDefault="00210DFF" w:rsidP="00FF3FD7">
      <w:pPr>
        <w:pStyle w:val="aa"/>
      </w:pPr>
      <w:r>
        <w:rPr>
          <w:rFonts w:hint="eastAsia"/>
        </w:rPr>
        <w:t>第一章为绪论。主要介绍了本</w:t>
      </w:r>
      <w:r w:rsidR="001070B5">
        <w:rPr>
          <w:rFonts w:hint="eastAsia"/>
        </w:rPr>
        <w:t>文所立足的</w:t>
      </w:r>
      <w:r w:rsidR="002B724B">
        <w:rPr>
          <w:rFonts w:hint="eastAsia"/>
        </w:rPr>
        <w:t>研究背景、</w:t>
      </w:r>
      <w:r w:rsidR="00FF3FD7">
        <w:rPr>
          <w:rFonts w:hint="eastAsia"/>
        </w:rPr>
        <w:t>研究</w:t>
      </w:r>
      <w:r w:rsidR="002B724B">
        <w:rPr>
          <w:rFonts w:hint="eastAsia"/>
        </w:rPr>
        <w:t>的</w:t>
      </w:r>
      <w:r w:rsidR="00C0796D">
        <w:rPr>
          <w:rFonts w:hint="eastAsia"/>
        </w:rPr>
        <w:t>核心</w:t>
      </w:r>
      <w:r w:rsidR="00170611">
        <w:rPr>
          <w:rFonts w:hint="eastAsia"/>
        </w:rPr>
        <w:t>内容以及现阶段国内外相关领域</w:t>
      </w:r>
      <w:r w:rsidR="00FF3FD7">
        <w:rPr>
          <w:rFonts w:hint="eastAsia"/>
        </w:rPr>
        <w:t>研究现状。介绍了大数据在</w:t>
      </w:r>
      <w:r w:rsidR="00621CBF">
        <w:rPr>
          <w:rFonts w:hint="eastAsia"/>
        </w:rPr>
        <w:t>现阶段</w:t>
      </w:r>
      <w:r w:rsidR="00923A91">
        <w:rPr>
          <w:rFonts w:hint="eastAsia"/>
        </w:rPr>
        <w:t>处理交通流数据</w:t>
      </w:r>
      <w:r w:rsidR="00867E1B">
        <w:rPr>
          <w:rFonts w:hint="eastAsia"/>
        </w:rPr>
        <w:t>方面</w:t>
      </w:r>
      <w:r w:rsidR="00FF3FD7">
        <w:rPr>
          <w:rFonts w:hint="eastAsia"/>
        </w:rPr>
        <w:t>的应用与发展，阐述了将大数据应用于智能交通领域的必要性。</w:t>
      </w:r>
    </w:p>
    <w:p w14:paraId="44E2FFFC" w14:textId="630C6EE3" w:rsidR="005A694A" w:rsidRDefault="00FF3FD7" w:rsidP="00FF3FD7">
      <w:pPr>
        <w:pStyle w:val="aa"/>
      </w:pPr>
      <w:commentRangeStart w:id="124"/>
      <w:r>
        <w:rPr>
          <w:rFonts w:hint="eastAsia"/>
        </w:rPr>
        <w:t>第二章为相关技术</w:t>
      </w:r>
      <w:r w:rsidR="00B017A0">
        <w:rPr>
          <w:rFonts w:hint="eastAsia"/>
        </w:rPr>
        <w:t>介绍</w:t>
      </w:r>
      <w:r w:rsidR="00993808">
        <w:rPr>
          <w:rFonts w:hint="eastAsia"/>
        </w:rPr>
        <w:t>。介绍</w:t>
      </w:r>
      <w:r w:rsidR="00361D69">
        <w:rPr>
          <w:rFonts w:hint="eastAsia"/>
        </w:rPr>
        <w:t>了</w:t>
      </w:r>
      <w:r w:rsidR="009349B0">
        <w:rPr>
          <w:rFonts w:hint="eastAsia"/>
        </w:rPr>
        <w:t>实现</w:t>
      </w:r>
      <w:r w:rsidR="009349B0" w:rsidRPr="009349B0">
        <w:rPr>
          <w:rFonts w:hint="eastAsia"/>
        </w:rPr>
        <w:t>交通流数据实时存储与查询系统</w:t>
      </w:r>
      <w:r w:rsidR="009349B0">
        <w:rPr>
          <w:rFonts w:hint="eastAsia"/>
        </w:rPr>
        <w:t>所需要掌握</w:t>
      </w:r>
      <w:r w:rsidR="00761296">
        <w:rPr>
          <w:rFonts w:hint="eastAsia"/>
        </w:rPr>
        <w:t>的部分技术要</w:t>
      </w:r>
      <w:r w:rsidR="009349B0">
        <w:rPr>
          <w:rFonts w:hint="eastAsia"/>
        </w:rPr>
        <w:t>点</w:t>
      </w:r>
      <w:r w:rsidR="00361D69">
        <w:rPr>
          <w:rFonts w:hint="eastAsia"/>
        </w:rPr>
        <w:t>。主要包括</w:t>
      </w:r>
      <w:r w:rsidR="00361D69">
        <w:rPr>
          <w:rFonts w:hint="eastAsia"/>
        </w:rPr>
        <w:t>Hadoop</w:t>
      </w:r>
      <w:r w:rsidR="005251EF">
        <w:rPr>
          <w:rFonts w:hint="eastAsia"/>
        </w:rPr>
        <w:t>分布式计算框架</w:t>
      </w:r>
      <w:r w:rsidR="00361D69">
        <w:rPr>
          <w:rFonts w:hint="eastAsia"/>
        </w:rPr>
        <w:t>、</w:t>
      </w:r>
      <w:r w:rsidR="00361D69">
        <w:rPr>
          <w:rFonts w:hint="eastAsia"/>
        </w:rPr>
        <w:t>HBase</w:t>
      </w:r>
      <w:r w:rsidR="00650019">
        <w:rPr>
          <w:rFonts w:hint="eastAsia"/>
        </w:rPr>
        <w:t>分布式数据库</w:t>
      </w:r>
      <w:r w:rsidR="00FA1CC5">
        <w:rPr>
          <w:rFonts w:hint="eastAsia"/>
        </w:rPr>
        <w:t>的数据结构与集群架构、</w:t>
      </w:r>
      <w:r w:rsidR="00361D69">
        <w:rPr>
          <w:rFonts w:hint="eastAsia"/>
        </w:rPr>
        <w:t>Redis</w:t>
      </w:r>
      <w:r w:rsidR="00361D69">
        <w:rPr>
          <w:rFonts w:hint="eastAsia"/>
        </w:rPr>
        <w:t>相关</w:t>
      </w:r>
      <w:r w:rsidR="00B56CEE">
        <w:rPr>
          <w:rFonts w:hint="eastAsia"/>
        </w:rPr>
        <w:t>特性</w:t>
      </w:r>
      <w:r w:rsidR="00D03837">
        <w:rPr>
          <w:rFonts w:hint="eastAsia"/>
        </w:rPr>
        <w:t>与</w:t>
      </w:r>
      <w:r w:rsidR="00B56CEE">
        <w:rPr>
          <w:rFonts w:hint="eastAsia"/>
        </w:rPr>
        <w:t>数据类型等</w:t>
      </w:r>
      <w:r w:rsidR="003871B8">
        <w:rPr>
          <w:rFonts w:hint="eastAsia"/>
        </w:rPr>
        <w:t>。</w:t>
      </w:r>
    </w:p>
    <w:p w14:paraId="4738381C" w14:textId="5060556A" w:rsidR="00722398" w:rsidRDefault="00722398" w:rsidP="00FF3FD7">
      <w:pPr>
        <w:pStyle w:val="aa"/>
      </w:pPr>
      <w:r>
        <w:t>第三章为</w:t>
      </w:r>
      <w:r w:rsidR="008B7720" w:rsidRPr="008B7720">
        <w:rPr>
          <w:rFonts w:hint="eastAsia"/>
        </w:rPr>
        <w:t>交通流数据实时存储与查询系统</w:t>
      </w:r>
      <w:r w:rsidR="008B7720">
        <w:rPr>
          <w:rFonts w:hint="eastAsia"/>
        </w:rPr>
        <w:t>的设计</w:t>
      </w:r>
      <w:r w:rsidR="001B4BDD">
        <w:rPr>
          <w:rFonts w:hint="eastAsia"/>
        </w:rPr>
        <w:t>方案，</w:t>
      </w:r>
      <w:r w:rsidR="00E16907">
        <w:rPr>
          <w:rFonts w:hint="eastAsia"/>
        </w:rPr>
        <w:t>首先介绍了道路车辆信息数据模型</w:t>
      </w:r>
      <w:r w:rsidR="008728F6">
        <w:rPr>
          <w:rFonts w:hint="eastAsia"/>
        </w:rPr>
        <w:t>，然后</w:t>
      </w:r>
      <w:r w:rsidR="002A4714">
        <w:rPr>
          <w:rFonts w:hint="eastAsia"/>
        </w:rPr>
        <w:t>依次介绍了</w:t>
      </w:r>
      <w:r w:rsidR="002A4714">
        <w:rPr>
          <w:rFonts w:hint="eastAsia"/>
        </w:rPr>
        <w:t>HBase</w:t>
      </w:r>
      <w:r w:rsidR="002A4714">
        <w:rPr>
          <w:rFonts w:hint="eastAsia"/>
        </w:rPr>
        <w:t>集群模型和</w:t>
      </w:r>
      <w:r w:rsidR="002A4714">
        <w:rPr>
          <w:rFonts w:hint="eastAsia"/>
        </w:rPr>
        <w:t>Redis</w:t>
      </w:r>
      <w:r w:rsidR="002A4714">
        <w:rPr>
          <w:rFonts w:hint="eastAsia"/>
        </w:rPr>
        <w:t>缓存服务器</w:t>
      </w:r>
      <w:r w:rsidR="007D19B3">
        <w:rPr>
          <w:rFonts w:hint="eastAsia"/>
        </w:rPr>
        <w:t>的设计方案。</w:t>
      </w:r>
      <w:commentRangeEnd w:id="124"/>
      <w:r w:rsidR="009D3F03">
        <w:rPr>
          <w:rStyle w:val="af1"/>
        </w:rPr>
        <w:commentReference w:id="124"/>
      </w:r>
    </w:p>
    <w:p w14:paraId="35AA53DC" w14:textId="0A0B3966" w:rsidR="007519CB" w:rsidRDefault="007519CB" w:rsidP="00FF3FD7">
      <w:pPr>
        <w:pStyle w:val="aa"/>
      </w:pPr>
      <w:r>
        <w:t>第四章为</w:t>
      </w:r>
      <w:r w:rsidRPr="007519CB">
        <w:rPr>
          <w:rFonts w:hint="eastAsia"/>
        </w:rPr>
        <w:t>交通流数据实时存储与查询系统</w:t>
      </w:r>
      <w:r>
        <w:rPr>
          <w:rFonts w:hint="eastAsia"/>
        </w:rPr>
        <w:t>的实现</w:t>
      </w:r>
      <w:r w:rsidR="00D851EC">
        <w:rPr>
          <w:rFonts w:hint="eastAsia"/>
        </w:rPr>
        <w:t>，</w:t>
      </w:r>
      <w:r w:rsidR="00EB03E1">
        <w:rPr>
          <w:rFonts w:hint="eastAsia"/>
        </w:rPr>
        <w:t>分为数据写入</w:t>
      </w:r>
      <w:r w:rsidR="00014A76">
        <w:rPr>
          <w:rFonts w:hint="eastAsia"/>
        </w:rPr>
        <w:t>模块</w:t>
      </w:r>
      <w:r w:rsidR="00EB03E1">
        <w:rPr>
          <w:rFonts w:hint="eastAsia"/>
        </w:rPr>
        <w:t>和数据读取模块</w:t>
      </w:r>
      <w:r w:rsidR="006F75D3">
        <w:rPr>
          <w:rFonts w:hint="eastAsia"/>
        </w:rPr>
        <w:t>的实现</w:t>
      </w:r>
      <w:r w:rsidR="005D64C9">
        <w:rPr>
          <w:rFonts w:hint="eastAsia"/>
        </w:rPr>
        <w:t>。数据写入模块主要介绍预处理层、缓存层和数据写入层，</w:t>
      </w:r>
      <w:r w:rsidR="00BB5535">
        <w:rPr>
          <w:rFonts w:hint="eastAsia"/>
        </w:rPr>
        <w:t>数据读取层主要实现</w:t>
      </w:r>
      <w:r w:rsidR="003D37E2">
        <w:rPr>
          <w:rFonts w:hint="eastAsia"/>
        </w:rPr>
        <w:t>SQL</w:t>
      </w:r>
      <w:r w:rsidR="003D37E2">
        <w:rPr>
          <w:rFonts w:hint="eastAsia"/>
        </w:rPr>
        <w:t>解析、</w:t>
      </w:r>
      <w:r w:rsidR="00E938F6">
        <w:rPr>
          <w:rFonts w:hint="eastAsia"/>
        </w:rPr>
        <w:t>本地缓存和基于</w:t>
      </w:r>
      <w:r w:rsidR="0004101A">
        <w:rPr>
          <w:rFonts w:hint="eastAsia"/>
        </w:rPr>
        <w:t>Redis</w:t>
      </w:r>
      <w:r w:rsidR="0004101A">
        <w:rPr>
          <w:rFonts w:hint="eastAsia"/>
        </w:rPr>
        <w:t>的</w:t>
      </w:r>
      <w:r w:rsidR="003D37E2">
        <w:rPr>
          <w:rFonts w:hint="eastAsia"/>
        </w:rPr>
        <w:t>缓存服务器的实现和</w:t>
      </w:r>
      <w:r w:rsidR="003D37E2">
        <w:rPr>
          <w:rFonts w:hint="eastAsia"/>
        </w:rPr>
        <w:t>Cache</w:t>
      </w:r>
      <w:r w:rsidR="003D37E2">
        <w:t xml:space="preserve"> Client</w:t>
      </w:r>
      <w:r w:rsidR="003D37E2">
        <w:t>的实现。</w:t>
      </w:r>
    </w:p>
    <w:p w14:paraId="25A68396" w14:textId="421337F0" w:rsidR="00F017AB" w:rsidRDefault="00F017AB" w:rsidP="00FF3FD7">
      <w:pPr>
        <w:pStyle w:val="aa"/>
      </w:pPr>
      <w:r>
        <w:rPr>
          <w:rFonts w:hint="eastAsia"/>
        </w:rPr>
        <w:t>第五章为实验设计</w:t>
      </w:r>
      <w:r w:rsidR="00AC74C4">
        <w:rPr>
          <w:rFonts w:hint="eastAsia"/>
        </w:rPr>
        <w:t>，根据第三章和第四章的理论指导，进行实验分析和结果对比，用实验数据验证系统的合理性。</w:t>
      </w:r>
    </w:p>
    <w:p w14:paraId="345C78AB" w14:textId="35163F47" w:rsidR="00114E11" w:rsidRPr="00722398" w:rsidRDefault="00114E11" w:rsidP="00FF3FD7">
      <w:pPr>
        <w:pStyle w:val="aa"/>
      </w:pPr>
      <w:r>
        <w:t>第六章为总结与展望，对本文所描述的</w:t>
      </w:r>
      <w:r w:rsidRPr="00114E11">
        <w:rPr>
          <w:rFonts w:hint="eastAsia"/>
        </w:rPr>
        <w:t>交通流数据实时存储与查询系统</w:t>
      </w:r>
      <w:r>
        <w:rPr>
          <w:rFonts w:hint="eastAsia"/>
        </w:rPr>
        <w:t>做出全面总结，并展望下一步的研究工作。</w:t>
      </w:r>
    </w:p>
    <w:p w14:paraId="4EBD47F9" w14:textId="77777777" w:rsidR="005A694A" w:rsidRDefault="005A694A">
      <w:pPr>
        <w:widowControl/>
        <w:jc w:val="left"/>
        <w:rPr>
          <w:rFonts w:ascii="Times New Roman" w:eastAsia="宋体" w:hAnsi="Times New Roman" w:cs="Times New Roman"/>
          <w:szCs w:val="24"/>
        </w:rPr>
      </w:pPr>
      <w:r>
        <w:br w:type="page"/>
      </w:r>
    </w:p>
    <w:p w14:paraId="404CAA45" w14:textId="0CAB394B" w:rsidR="00FF3FD7" w:rsidRDefault="005A694A" w:rsidP="005A694A">
      <w:pPr>
        <w:pStyle w:val="ab"/>
      </w:pPr>
      <w:bookmarkStart w:id="125" w:name="_Toc474308100"/>
      <w:r>
        <w:rPr>
          <w:rFonts w:hint="eastAsia"/>
        </w:rPr>
        <w:lastRenderedPageBreak/>
        <w:t>第二章 技术相关</w:t>
      </w:r>
      <w:bookmarkEnd w:id="125"/>
    </w:p>
    <w:p w14:paraId="320E18ED" w14:textId="21500969" w:rsidR="009F1AFE" w:rsidRDefault="00D9502C" w:rsidP="009F1AFE">
      <w:pPr>
        <w:pStyle w:val="aa"/>
      </w:pPr>
      <w:r w:rsidRPr="00D9502C">
        <w:rPr>
          <w:rFonts w:hint="eastAsia"/>
        </w:rPr>
        <w:t>交通流数据实时存储与查询系统是在</w:t>
      </w:r>
      <w:r w:rsidRPr="00D9502C">
        <w:rPr>
          <w:rFonts w:hint="eastAsia"/>
        </w:rPr>
        <w:t>HBase</w:t>
      </w:r>
      <w:r w:rsidR="00FD4F43">
        <w:rPr>
          <w:rFonts w:hint="eastAsia"/>
        </w:rPr>
        <w:t>现有</w:t>
      </w:r>
      <w:r w:rsidR="000E41F0">
        <w:rPr>
          <w:rFonts w:hint="eastAsia"/>
        </w:rPr>
        <w:t>集群</w:t>
      </w:r>
      <w:r w:rsidRPr="00D9502C">
        <w:rPr>
          <w:rFonts w:hint="eastAsia"/>
        </w:rPr>
        <w:t>的基础上进行开发与扩展的系统，因此，本章首先对</w:t>
      </w:r>
      <w:r w:rsidRPr="00D9502C">
        <w:rPr>
          <w:rFonts w:hint="eastAsia"/>
        </w:rPr>
        <w:t>Hadoop</w:t>
      </w:r>
      <w:r w:rsidRPr="00D9502C">
        <w:rPr>
          <w:rFonts w:hint="eastAsia"/>
        </w:rPr>
        <w:t>和</w:t>
      </w:r>
      <w:r w:rsidRPr="00D9502C">
        <w:rPr>
          <w:rFonts w:hint="eastAsia"/>
        </w:rPr>
        <w:t>HBase</w:t>
      </w:r>
      <w:r w:rsidRPr="00D9502C">
        <w:rPr>
          <w:rFonts w:hint="eastAsia"/>
        </w:rPr>
        <w:t>的相关概念进行基本的介绍，介绍</w:t>
      </w:r>
      <w:r w:rsidRPr="00D9502C">
        <w:rPr>
          <w:rFonts w:hint="eastAsia"/>
        </w:rPr>
        <w:t>HBase</w:t>
      </w:r>
      <w:r w:rsidRPr="00D9502C">
        <w:rPr>
          <w:rFonts w:hint="eastAsia"/>
        </w:rPr>
        <w:t>系统的架构、数据存储模型、</w:t>
      </w:r>
      <w:r w:rsidRPr="00D9502C">
        <w:rPr>
          <w:rFonts w:hint="eastAsia"/>
        </w:rPr>
        <w:t>HBase</w:t>
      </w:r>
      <w:r w:rsidRPr="00D9502C">
        <w:rPr>
          <w:rFonts w:hint="eastAsia"/>
        </w:rPr>
        <w:t>缓存模型等。接着，由于交通流数据实时存储与查询系统采用</w:t>
      </w:r>
      <w:r w:rsidRPr="00D9502C">
        <w:rPr>
          <w:rFonts w:hint="eastAsia"/>
        </w:rPr>
        <w:t>Redis</w:t>
      </w:r>
      <w:r w:rsidRPr="00D9502C">
        <w:rPr>
          <w:rFonts w:hint="eastAsia"/>
        </w:rPr>
        <w:t>作为缓存系统，本章同时介绍了</w:t>
      </w:r>
      <w:r w:rsidRPr="00D9502C">
        <w:rPr>
          <w:rFonts w:hint="eastAsia"/>
        </w:rPr>
        <w:t>Redis</w:t>
      </w:r>
      <w:r w:rsidRPr="00D9502C">
        <w:rPr>
          <w:rFonts w:hint="eastAsia"/>
        </w:rPr>
        <w:t>相关技术。本章的最后，将简要介绍其他主流的</w:t>
      </w:r>
      <w:r w:rsidRPr="00D9502C">
        <w:rPr>
          <w:rFonts w:hint="eastAsia"/>
        </w:rPr>
        <w:t>NoSQL</w:t>
      </w:r>
      <w:r w:rsidRPr="00D9502C">
        <w:rPr>
          <w:rFonts w:hint="eastAsia"/>
        </w:rPr>
        <w:t>技术。</w:t>
      </w:r>
    </w:p>
    <w:p w14:paraId="6ADDB7BF" w14:textId="625D72F8" w:rsidR="007F06B5" w:rsidRPr="00480229" w:rsidRDefault="007F06B5" w:rsidP="009F1AFE">
      <w:pPr>
        <w:pStyle w:val="aa"/>
      </w:pPr>
    </w:p>
    <w:p w14:paraId="7B7A386D" w14:textId="65531CE6" w:rsidR="00B43459" w:rsidRDefault="00B43459" w:rsidP="00882957">
      <w:pPr>
        <w:pStyle w:val="ad"/>
        <w:ind w:right="240"/>
      </w:pPr>
      <w:bookmarkStart w:id="126" w:name="_Toc474308101"/>
      <w:r>
        <w:rPr>
          <w:rFonts w:hint="eastAsia"/>
        </w:rPr>
        <w:t>2.1 Hadoop</w:t>
      </w:r>
      <w:r w:rsidR="00FC053E">
        <w:t>技术</w:t>
      </w:r>
      <w:bookmarkEnd w:id="126"/>
    </w:p>
    <w:p w14:paraId="2C3EC621" w14:textId="76653C6D" w:rsidR="0068389D" w:rsidRDefault="00F01C07" w:rsidP="00C1375C">
      <w:pPr>
        <w:pStyle w:val="aa"/>
      </w:pPr>
      <w:r>
        <w:rPr>
          <w:rFonts w:hint="eastAsia"/>
          <w:noProof/>
        </w:rPr>
        <w:drawing>
          <wp:anchor distT="0" distB="0" distL="114300" distR="114300" simplePos="0" relativeHeight="251649024" behindDoc="0" locked="0" layoutInCell="1" allowOverlap="1" wp14:anchorId="59CB5929" wp14:editId="6666D1A1">
            <wp:simplePos x="0" y="0"/>
            <wp:positionH relativeFrom="column">
              <wp:posOffset>-50800</wp:posOffset>
            </wp:positionH>
            <wp:positionV relativeFrom="paragraph">
              <wp:posOffset>1590040</wp:posOffset>
            </wp:positionV>
            <wp:extent cx="5237480" cy="316738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jp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37480" cy="3167380"/>
                    </a:xfrm>
                    <a:prstGeom prst="rect">
                      <a:avLst/>
                    </a:prstGeom>
                  </pic:spPr>
                </pic:pic>
              </a:graphicData>
            </a:graphic>
            <wp14:sizeRelH relativeFrom="margin">
              <wp14:pctWidth>0</wp14:pctWidth>
            </wp14:sizeRelH>
            <wp14:sizeRelV relativeFrom="margin">
              <wp14:pctHeight>0</wp14:pctHeight>
            </wp14:sizeRelV>
          </wp:anchor>
        </w:drawing>
      </w:r>
      <w:r w:rsidR="00912DAE" w:rsidRPr="00912DAE">
        <w:rPr>
          <w:rFonts w:hint="eastAsia"/>
        </w:rPr>
        <w:t>Hadoop</w:t>
      </w:r>
      <w:r w:rsidR="00912DAE" w:rsidRPr="00912DAE">
        <w:rPr>
          <w:rFonts w:hint="eastAsia"/>
        </w:rPr>
        <w:t>是由</w:t>
      </w:r>
      <w:r w:rsidR="00912DAE" w:rsidRPr="00912DAE">
        <w:rPr>
          <w:rFonts w:hint="eastAsia"/>
        </w:rPr>
        <w:t>Apache</w:t>
      </w:r>
      <w:r w:rsidR="00604537">
        <w:rPr>
          <w:rFonts w:hint="eastAsia"/>
        </w:rPr>
        <w:t>基金会开源</w:t>
      </w:r>
      <w:r w:rsidR="001C22AB">
        <w:rPr>
          <w:rFonts w:hint="eastAsia"/>
        </w:rPr>
        <w:t>的进行</w:t>
      </w:r>
      <w:r w:rsidR="00081C4A">
        <w:rPr>
          <w:rFonts w:hint="eastAsia"/>
        </w:rPr>
        <w:t>分布式</w:t>
      </w:r>
      <w:r w:rsidR="001C22AB">
        <w:rPr>
          <w:rFonts w:hint="eastAsia"/>
        </w:rPr>
        <w:t>并行计算的大数据处理基本架构，两个</w:t>
      </w:r>
      <w:r w:rsidR="00912DAE" w:rsidRPr="00912DAE">
        <w:rPr>
          <w:rFonts w:hint="eastAsia"/>
        </w:rPr>
        <w:t>核心</w:t>
      </w:r>
      <w:r w:rsidR="001C22AB">
        <w:rPr>
          <w:rFonts w:hint="eastAsia"/>
        </w:rPr>
        <w:t>特性</w:t>
      </w:r>
      <w:r w:rsidR="00912DAE" w:rsidRPr="00912DAE">
        <w:rPr>
          <w:rFonts w:hint="eastAsia"/>
        </w:rPr>
        <w:t>为</w:t>
      </w:r>
      <w:commentRangeStart w:id="127"/>
      <w:r w:rsidR="002F528B">
        <w:rPr>
          <w:rFonts w:hint="eastAsia"/>
        </w:rPr>
        <w:t>H</w:t>
      </w:r>
      <w:r w:rsidR="002F528B">
        <w:t>DFS</w:t>
      </w:r>
      <w:commentRangeEnd w:id="127"/>
      <w:r w:rsidR="004B3CB2">
        <w:rPr>
          <w:rStyle w:val="af1"/>
        </w:rPr>
        <w:commentReference w:id="127"/>
      </w:r>
      <w:r w:rsidR="00797003">
        <w:rPr>
          <w:rStyle w:val="afe"/>
        </w:rPr>
        <w:t>[</w:t>
      </w:r>
      <w:bookmarkStart w:id="128" w:name="_Ref474408783"/>
      <w:r w:rsidR="00797003">
        <w:rPr>
          <w:rStyle w:val="afe"/>
        </w:rPr>
        <w:endnoteReference w:id="26"/>
      </w:r>
      <w:bookmarkEnd w:id="128"/>
      <w:r w:rsidR="00797003">
        <w:rPr>
          <w:rStyle w:val="afe"/>
        </w:rPr>
        <w:t>]</w:t>
      </w:r>
      <w:r w:rsidR="00912DAE" w:rsidRPr="00912DAE">
        <w:rPr>
          <w:rFonts w:hint="eastAsia"/>
        </w:rPr>
        <w:t>和</w:t>
      </w:r>
      <w:commentRangeStart w:id="129"/>
      <w:r w:rsidR="004629A9">
        <w:rPr>
          <w:rFonts w:hint="eastAsia"/>
        </w:rPr>
        <w:t>M</w:t>
      </w:r>
      <w:r w:rsidR="004629A9">
        <w:t>apReduce</w:t>
      </w:r>
      <w:commentRangeEnd w:id="129"/>
      <w:r w:rsidR="00F46C48">
        <w:rPr>
          <w:rStyle w:val="af1"/>
        </w:rPr>
        <w:commentReference w:id="129"/>
      </w:r>
      <w:r w:rsidR="00797003">
        <w:rPr>
          <w:rStyle w:val="afe"/>
        </w:rPr>
        <w:t>[</w:t>
      </w:r>
      <w:r w:rsidR="00797003">
        <w:rPr>
          <w:rStyle w:val="afe"/>
        </w:rPr>
        <w:endnoteReference w:id="27"/>
      </w:r>
      <w:r w:rsidR="00797003">
        <w:rPr>
          <w:rStyle w:val="afe"/>
        </w:rPr>
        <w:t>]</w:t>
      </w:r>
      <w:r w:rsidR="007F0645">
        <w:rPr>
          <w:rFonts w:hint="eastAsia"/>
        </w:rPr>
        <w:t>，它可以</w:t>
      </w:r>
      <w:r w:rsidR="00912DAE" w:rsidRPr="00912DAE">
        <w:rPr>
          <w:rFonts w:hint="eastAsia"/>
        </w:rPr>
        <w:t>在数千台并行的服务器集群上实现</w:t>
      </w:r>
      <w:r w:rsidR="00335A6C">
        <w:rPr>
          <w:rFonts w:hint="eastAsia"/>
        </w:rPr>
        <w:t>高度</w:t>
      </w:r>
      <w:r w:rsidR="00912DAE" w:rsidRPr="00912DAE">
        <w:rPr>
          <w:rFonts w:hint="eastAsia"/>
        </w:rPr>
        <w:t>自由扩展，每台服务器都可以进行数据计算和资源存储。用户无需关注</w:t>
      </w:r>
      <w:r w:rsidR="00912DAE" w:rsidRPr="00912DAE">
        <w:rPr>
          <w:rFonts w:hint="eastAsia"/>
        </w:rPr>
        <w:t>Hadoop</w:t>
      </w:r>
      <w:r w:rsidR="007E3814">
        <w:rPr>
          <w:rFonts w:hint="eastAsia"/>
        </w:rPr>
        <w:t>计算框架</w:t>
      </w:r>
      <w:r w:rsidR="00E90A0A">
        <w:rPr>
          <w:rFonts w:hint="eastAsia"/>
        </w:rPr>
        <w:t>底层实现情况，即可</w:t>
      </w:r>
      <w:r w:rsidR="00912DAE" w:rsidRPr="00912DAE">
        <w:rPr>
          <w:rFonts w:hint="eastAsia"/>
        </w:rPr>
        <w:t>充分</w:t>
      </w:r>
      <w:r w:rsidR="0001132C">
        <w:rPr>
          <w:rFonts w:hint="eastAsia"/>
        </w:rPr>
        <w:t>的</w:t>
      </w:r>
      <w:r w:rsidR="00ED6BDB">
        <w:rPr>
          <w:rFonts w:hint="eastAsia"/>
        </w:rPr>
        <w:t>利用该框架</w:t>
      </w:r>
      <w:r w:rsidR="00912DAE" w:rsidRPr="00912DAE">
        <w:rPr>
          <w:rFonts w:hint="eastAsia"/>
        </w:rPr>
        <w:t>进行高效的计算和存储。</w:t>
      </w:r>
      <w:r w:rsidR="00912DAE" w:rsidRPr="00912DAE">
        <w:rPr>
          <w:rFonts w:hint="eastAsia"/>
        </w:rPr>
        <w:t>Hadoop</w:t>
      </w:r>
      <w:r w:rsidR="00912DAE" w:rsidRPr="00912DAE">
        <w:rPr>
          <w:rFonts w:hint="eastAsia"/>
        </w:rPr>
        <w:t>生态系统如图</w:t>
      </w:r>
      <w:r w:rsidR="007A5E72">
        <w:rPr>
          <w:rFonts w:hint="eastAsia"/>
        </w:rPr>
        <w:t>2.</w:t>
      </w:r>
      <w:r w:rsidR="00912DAE" w:rsidRPr="00912DAE">
        <w:rPr>
          <w:rFonts w:hint="eastAsia"/>
        </w:rPr>
        <w:t>1</w:t>
      </w:r>
      <w:r w:rsidR="00912DAE" w:rsidRPr="00912DAE">
        <w:rPr>
          <w:rFonts w:hint="eastAsia"/>
        </w:rPr>
        <w:t>所示：</w:t>
      </w:r>
    </w:p>
    <w:p w14:paraId="4EBB38C4" w14:textId="282E64A4" w:rsidR="0068389D" w:rsidRPr="001C0A64" w:rsidRDefault="0068389D" w:rsidP="00B82154">
      <w:pPr>
        <w:pStyle w:val="ae"/>
      </w:pPr>
      <w:r w:rsidRPr="001C0A64">
        <w:rPr>
          <w:rFonts w:hint="eastAsia"/>
        </w:rPr>
        <w:t>图</w:t>
      </w:r>
      <w:r w:rsidR="007A5E72">
        <w:rPr>
          <w:rFonts w:hint="eastAsia"/>
        </w:rPr>
        <w:t>2.</w:t>
      </w:r>
      <w:r w:rsidRPr="001C0A64">
        <w:rPr>
          <w:rFonts w:hint="eastAsia"/>
        </w:rPr>
        <w:t>1  Hadoop生态系统</w:t>
      </w:r>
    </w:p>
    <w:p w14:paraId="08CD7BB2" w14:textId="7929B240" w:rsidR="00AE037A" w:rsidRPr="00B5633C" w:rsidRDefault="00802565" w:rsidP="00882957">
      <w:pPr>
        <w:pStyle w:val="af4"/>
        <w:ind w:right="240"/>
      </w:pPr>
      <w:bookmarkStart w:id="130" w:name="_Toc474308102"/>
      <w:r w:rsidRPr="00B5633C">
        <w:rPr>
          <w:rFonts w:hint="eastAsia"/>
        </w:rPr>
        <w:t>2.1.1 HDFS</w:t>
      </w:r>
      <w:bookmarkEnd w:id="130"/>
    </w:p>
    <w:p w14:paraId="1818A480" w14:textId="1892C7F4" w:rsidR="00494F7B" w:rsidRPr="00494F7B" w:rsidRDefault="00494F7B" w:rsidP="00494F7B">
      <w:pPr>
        <w:pStyle w:val="aa"/>
      </w:pPr>
      <w:r w:rsidRPr="00494F7B">
        <w:t>Hadoop</w:t>
      </w:r>
      <w:r w:rsidRPr="00494F7B">
        <w:rPr>
          <w:rFonts w:hint="eastAsia"/>
        </w:rPr>
        <w:t>分布式文件系统（</w:t>
      </w:r>
      <w:r w:rsidRPr="00494F7B">
        <w:t>Hadoop Distributed File System</w:t>
      </w:r>
      <w:r w:rsidR="000C3AB8">
        <w:t>，</w:t>
      </w:r>
      <w:r w:rsidR="000C3AB8" w:rsidRPr="00494F7B">
        <w:rPr>
          <w:rFonts w:hint="eastAsia"/>
        </w:rPr>
        <w:t>简称</w:t>
      </w:r>
      <w:r w:rsidR="000C3AB8" w:rsidRPr="00494F7B">
        <w:t>HDFS</w:t>
      </w:r>
      <w:r w:rsidR="000C3AB8">
        <w:rPr>
          <w:rFonts w:hint="eastAsia"/>
        </w:rPr>
        <w:t>）</w:t>
      </w:r>
      <w:r w:rsidR="00A15B19">
        <w:rPr>
          <w:rFonts w:hint="eastAsia"/>
        </w:rPr>
        <w:t>的理论来源为</w:t>
      </w:r>
      <w:r w:rsidR="00A15B19">
        <w:rPr>
          <w:rFonts w:hint="eastAsia"/>
        </w:rPr>
        <w:t>Google</w:t>
      </w:r>
      <w:r w:rsidR="00445D3B">
        <w:rPr>
          <w:rFonts w:hint="eastAsia"/>
        </w:rPr>
        <w:t>发表的</w:t>
      </w:r>
      <w:r w:rsidR="00A15B19">
        <w:rPr>
          <w:rFonts w:hint="eastAsia"/>
        </w:rPr>
        <w:t>论文</w:t>
      </w:r>
      <w:r w:rsidR="00B96D94">
        <w:rPr>
          <w:rFonts w:hint="eastAsia"/>
        </w:rPr>
        <w:t>。</w:t>
      </w:r>
      <w:r w:rsidRPr="00494F7B">
        <w:t>HDSF</w:t>
      </w:r>
      <w:r w:rsidR="008A26A1">
        <w:rPr>
          <w:rFonts w:hint="eastAsia"/>
        </w:rPr>
        <w:t>通过</w:t>
      </w:r>
      <w:r w:rsidR="00BC6EE5">
        <w:rPr>
          <w:rFonts w:hint="eastAsia"/>
        </w:rPr>
        <w:t>数据</w:t>
      </w:r>
      <w:r w:rsidR="00C027F8">
        <w:rPr>
          <w:rFonts w:hint="eastAsia"/>
        </w:rPr>
        <w:t>流式访问模式进行</w:t>
      </w:r>
      <w:r w:rsidR="003E7425">
        <w:rPr>
          <w:rFonts w:hint="eastAsia"/>
        </w:rPr>
        <w:t>大容量</w:t>
      </w:r>
      <w:r w:rsidRPr="00494F7B">
        <w:rPr>
          <w:rFonts w:hint="eastAsia"/>
        </w:rPr>
        <w:t>文件</w:t>
      </w:r>
      <w:r w:rsidR="00C027F8">
        <w:rPr>
          <w:rFonts w:hint="eastAsia"/>
        </w:rPr>
        <w:t>的存储和优化</w:t>
      </w:r>
      <w:r w:rsidR="00E9700F">
        <w:rPr>
          <w:rFonts w:hint="eastAsia"/>
        </w:rPr>
        <w:t>，运用于</w:t>
      </w:r>
      <w:r w:rsidR="00BE2C20">
        <w:rPr>
          <w:rFonts w:hint="eastAsia"/>
        </w:rPr>
        <w:t>廉价</w:t>
      </w:r>
      <w:r w:rsidR="007E166F">
        <w:rPr>
          <w:rFonts w:hint="eastAsia"/>
        </w:rPr>
        <w:t>的商用</w:t>
      </w:r>
      <w:r w:rsidRPr="00494F7B">
        <w:rPr>
          <w:rFonts w:hint="eastAsia"/>
        </w:rPr>
        <w:t>集群上</w:t>
      </w:r>
      <w:r w:rsidR="002E30E7" w:rsidRPr="002E30E7">
        <w:rPr>
          <w:vertAlign w:val="superscript"/>
        </w:rPr>
        <w:fldChar w:fldCharType="begin"/>
      </w:r>
      <w:r w:rsidR="002E30E7" w:rsidRPr="002E30E7">
        <w:rPr>
          <w:vertAlign w:val="superscript"/>
        </w:rPr>
        <w:instrText xml:space="preserve"> </w:instrText>
      </w:r>
      <w:r w:rsidR="002E30E7" w:rsidRPr="002E30E7">
        <w:rPr>
          <w:rFonts w:hint="eastAsia"/>
          <w:vertAlign w:val="superscript"/>
        </w:rPr>
        <w:instrText>NOTEREF _Ref474408783</w:instrText>
      </w:r>
      <w:r w:rsidR="002E30E7" w:rsidRPr="002E30E7">
        <w:rPr>
          <w:vertAlign w:val="superscript"/>
        </w:rPr>
        <w:instrText xml:space="preserve"> </w:instrText>
      </w:r>
      <w:r w:rsidR="002E30E7">
        <w:rPr>
          <w:vertAlign w:val="superscript"/>
        </w:rPr>
        <w:instrText xml:space="preserve"> \* MERGEFORMAT </w:instrText>
      </w:r>
      <w:r w:rsidR="002E30E7" w:rsidRPr="002E30E7">
        <w:rPr>
          <w:vertAlign w:val="superscript"/>
        </w:rPr>
        <w:fldChar w:fldCharType="separate"/>
      </w:r>
      <w:r w:rsidR="00797003">
        <w:rPr>
          <w:vertAlign w:val="superscript"/>
        </w:rPr>
        <w:t>[25]</w:t>
      </w:r>
      <w:r w:rsidR="002E30E7" w:rsidRPr="002E30E7">
        <w:rPr>
          <w:vertAlign w:val="superscript"/>
        </w:rPr>
        <w:fldChar w:fldCharType="end"/>
      </w:r>
      <w:r w:rsidR="00797003">
        <w:rPr>
          <w:rStyle w:val="afe"/>
        </w:rPr>
        <w:t xml:space="preserve"> [</w:t>
      </w:r>
      <w:r w:rsidR="00797003">
        <w:rPr>
          <w:rStyle w:val="afe"/>
        </w:rPr>
        <w:endnoteReference w:id="28"/>
      </w:r>
      <w:r w:rsidR="00797003">
        <w:rPr>
          <w:rStyle w:val="afe"/>
        </w:rPr>
        <w:t>]</w:t>
      </w:r>
      <w:r w:rsidRPr="00494F7B">
        <w:rPr>
          <w:rFonts w:hint="eastAsia"/>
        </w:rPr>
        <w:t>。</w:t>
      </w:r>
      <w:commentRangeStart w:id="131"/>
      <w:r w:rsidRPr="00494F7B">
        <w:rPr>
          <w:rFonts w:hint="eastAsia"/>
        </w:rPr>
        <w:t>主要体现在如下方面</w:t>
      </w:r>
      <w:commentRangeEnd w:id="131"/>
      <w:r w:rsidR="000349A3">
        <w:rPr>
          <w:rStyle w:val="af1"/>
        </w:rPr>
        <w:commentReference w:id="131"/>
      </w:r>
      <w:r w:rsidR="00797003">
        <w:rPr>
          <w:rStyle w:val="afe"/>
        </w:rPr>
        <w:t>[</w:t>
      </w:r>
      <w:r w:rsidR="00797003">
        <w:rPr>
          <w:rStyle w:val="afe"/>
        </w:rPr>
        <w:endnoteReference w:id="29"/>
      </w:r>
      <w:r w:rsidR="00797003">
        <w:rPr>
          <w:rStyle w:val="afe"/>
        </w:rPr>
        <w:t>]</w:t>
      </w:r>
      <w:r w:rsidRPr="00494F7B">
        <w:rPr>
          <w:rFonts w:hint="eastAsia"/>
        </w:rPr>
        <w:t>：</w:t>
      </w:r>
    </w:p>
    <w:p w14:paraId="046B7335" w14:textId="77777777" w:rsidR="00494F7B" w:rsidRPr="00494F7B" w:rsidRDefault="00494F7B" w:rsidP="00494F7B">
      <w:pPr>
        <w:pStyle w:val="aa"/>
      </w:pPr>
      <w:r w:rsidRPr="00494F7B">
        <w:rPr>
          <w:rFonts w:hint="eastAsia"/>
        </w:rPr>
        <w:t>超大文件：相比其他类型分布式文件系统，如</w:t>
      </w:r>
      <w:r w:rsidRPr="00494F7B">
        <w:t>KASS</w:t>
      </w:r>
      <w:r w:rsidRPr="00494F7B">
        <w:rPr>
          <w:rFonts w:hint="eastAsia"/>
        </w:rPr>
        <w:t>、</w:t>
      </w:r>
      <w:r w:rsidRPr="00494F7B">
        <w:t>DFS</w:t>
      </w:r>
      <w:r w:rsidRPr="00494F7B">
        <w:rPr>
          <w:rFonts w:hint="eastAsia"/>
        </w:rPr>
        <w:t>等，</w:t>
      </w:r>
      <w:r w:rsidRPr="00494F7B">
        <w:t>HDFS</w:t>
      </w:r>
      <w:r w:rsidRPr="00494F7B">
        <w:rPr>
          <w:rFonts w:hint="eastAsia"/>
        </w:rPr>
        <w:t>在处</w:t>
      </w:r>
      <w:r w:rsidRPr="00494F7B">
        <w:rPr>
          <w:rFonts w:hint="eastAsia"/>
        </w:rPr>
        <w:lastRenderedPageBreak/>
        <w:t>理大体积的文件上有较大的优势。</w:t>
      </w:r>
      <w:r w:rsidRPr="00494F7B">
        <w:t>HDFS</w:t>
      </w:r>
      <w:r w:rsidRPr="00494F7B">
        <w:rPr>
          <w:rFonts w:hint="eastAsia"/>
        </w:rPr>
        <w:t>支持数百</w:t>
      </w:r>
      <w:r w:rsidRPr="00494F7B">
        <w:t>MB</w:t>
      </w:r>
      <w:r w:rsidRPr="00494F7B">
        <w:rPr>
          <w:rFonts w:hint="eastAsia"/>
        </w:rPr>
        <w:t>，数百</w:t>
      </w:r>
      <w:r w:rsidRPr="00494F7B">
        <w:t>GB</w:t>
      </w:r>
      <w:r w:rsidRPr="00494F7B">
        <w:rPr>
          <w:rFonts w:hint="eastAsia"/>
        </w:rPr>
        <w:t>，甚至</w:t>
      </w:r>
      <w:r w:rsidRPr="00494F7B">
        <w:t>TB</w:t>
      </w:r>
      <w:r w:rsidRPr="00494F7B">
        <w:rPr>
          <w:rFonts w:hint="eastAsia"/>
        </w:rPr>
        <w:t>级的文件。</w:t>
      </w:r>
    </w:p>
    <w:p w14:paraId="292F6E47" w14:textId="75B0D416" w:rsidR="00494F7B" w:rsidRPr="00494F7B" w:rsidRDefault="00494F7B" w:rsidP="00494F7B">
      <w:pPr>
        <w:pStyle w:val="aa"/>
      </w:pPr>
      <w:r w:rsidRPr="00494F7B">
        <w:rPr>
          <w:rFonts w:hint="eastAsia"/>
        </w:rPr>
        <w:t>流式数据访问：一次写入，</w:t>
      </w:r>
      <w:r w:rsidR="00100DA2">
        <w:rPr>
          <w:rFonts w:hint="eastAsia"/>
        </w:rPr>
        <w:t>多次</w:t>
      </w:r>
      <w:r w:rsidR="000278E8">
        <w:rPr>
          <w:rFonts w:hint="eastAsia"/>
        </w:rPr>
        <w:t>使用</w:t>
      </w:r>
      <w:r w:rsidR="008E0B04">
        <w:rPr>
          <w:rFonts w:hint="eastAsia"/>
        </w:rPr>
        <w:t>是高效的访问方式</w:t>
      </w:r>
      <w:r w:rsidRPr="00494F7B">
        <w:rPr>
          <w:rFonts w:hint="eastAsia"/>
        </w:rPr>
        <w:t>。</w:t>
      </w:r>
      <w:r w:rsidR="009F75CA">
        <w:rPr>
          <w:rFonts w:hint="eastAsia"/>
        </w:rPr>
        <w:t>数据集</w:t>
      </w:r>
      <w:r w:rsidR="000E41C9">
        <w:rPr>
          <w:rFonts w:hint="eastAsia"/>
        </w:rPr>
        <w:t>通常是由数据源生成或复制而来</w:t>
      </w:r>
      <w:r w:rsidR="009F75CA">
        <w:rPr>
          <w:rFonts w:hint="eastAsia"/>
        </w:rPr>
        <w:t>。读取完整的</w:t>
      </w:r>
      <w:r w:rsidR="00080A2C">
        <w:rPr>
          <w:rFonts w:hint="eastAsia"/>
        </w:rPr>
        <w:t>数据集的时间效率</w:t>
      </w:r>
      <w:r w:rsidR="008A218B">
        <w:rPr>
          <w:rFonts w:hint="eastAsia"/>
        </w:rPr>
        <w:t>比读取第一条记录的时间效率</w:t>
      </w:r>
      <w:r w:rsidRPr="00494F7B">
        <w:rPr>
          <w:rFonts w:hint="eastAsia"/>
        </w:rPr>
        <w:t>更重要。</w:t>
      </w:r>
    </w:p>
    <w:p w14:paraId="1BA67236" w14:textId="0250F88D" w:rsidR="00494F7B" w:rsidRPr="00494F7B" w:rsidRDefault="00494F7B" w:rsidP="00494F7B">
      <w:pPr>
        <w:pStyle w:val="aa"/>
      </w:pPr>
      <w:r w:rsidRPr="00494F7B">
        <w:rPr>
          <w:rFonts w:hint="eastAsia"/>
        </w:rPr>
        <w:t>商用硬件：</w:t>
      </w:r>
      <w:r w:rsidRPr="00494F7B">
        <w:t>HDFS</w:t>
      </w:r>
      <w:r w:rsidRPr="00494F7B">
        <w:rPr>
          <w:rFonts w:hint="eastAsia"/>
        </w:rPr>
        <w:t>在商业用途部署上，</w:t>
      </w:r>
      <w:r w:rsidR="002B5CED">
        <w:rPr>
          <w:rFonts w:hint="eastAsia"/>
        </w:rPr>
        <w:t>主要面向的</w:t>
      </w:r>
      <w:r w:rsidR="00312689">
        <w:rPr>
          <w:rFonts w:hint="eastAsia"/>
        </w:rPr>
        <w:t>对象</w:t>
      </w:r>
      <w:r w:rsidR="002B5CED">
        <w:rPr>
          <w:rFonts w:hint="eastAsia"/>
        </w:rPr>
        <w:t>是廉价的商业服务器</w:t>
      </w:r>
      <w:r w:rsidRPr="00494F7B">
        <w:rPr>
          <w:rFonts w:hint="eastAsia"/>
        </w:rPr>
        <w:t>。它可以稳定的运行在大量</w:t>
      </w:r>
      <w:r w:rsidR="00363198">
        <w:rPr>
          <w:rFonts w:hint="eastAsia"/>
        </w:rPr>
        <w:t>廉价商用服务器上。当单个</w:t>
      </w:r>
      <w:r w:rsidR="008E53C8">
        <w:rPr>
          <w:rFonts w:hint="eastAsia"/>
        </w:rPr>
        <w:t>服务器</w:t>
      </w:r>
      <w:r w:rsidRPr="00494F7B">
        <w:rPr>
          <w:rFonts w:hint="eastAsia"/>
        </w:rPr>
        <w:t>遇到故障时，</w:t>
      </w:r>
      <w:r w:rsidRPr="00494F7B">
        <w:t>HDFS</w:t>
      </w:r>
      <w:r w:rsidR="00175763">
        <w:rPr>
          <w:rFonts w:hint="eastAsia"/>
        </w:rPr>
        <w:t>被设计成能够自动转移至</w:t>
      </w:r>
      <w:r w:rsidRPr="00494F7B">
        <w:rPr>
          <w:rFonts w:hint="eastAsia"/>
        </w:rPr>
        <w:t>运行正常的</w:t>
      </w:r>
      <w:r w:rsidR="00E8665A">
        <w:rPr>
          <w:rFonts w:hint="eastAsia"/>
        </w:rPr>
        <w:t>其他</w:t>
      </w:r>
      <w:r w:rsidR="002471E4">
        <w:rPr>
          <w:rFonts w:hint="eastAsia"/>
        </w:rPr>
        <w:t>集群</w:t>
      </w:r>
      <w:r w:rsidRPr="00494F7B">
        <w:rPr>
          <w:rFonts w:hint="eastAsia"/>
        </w:rPr>
        <w:t>服务器而不被用户察觉。</w:t>
      </w:r>
    </w:p>
    <w:p w14:paraId="5B7841FB" w14:textId="37894DFB" w:rsidR="00494F7B" w:rsidRPr="00494F7B" w:rsidRDefault="00494F7B" w:rsidP="00494F7B">
      <w:pPr>
        <w:pStyle w:val="aa"/>
      </w:pPr>
      <w:r w:rsidRPr="00494F7B">
        <w:rPr>
          <w:noProof/>
        </w:rPr>
        <w:drawing>
          <wp:anchor distT="0" distB="0" distL="114300" distR="114300" simplePos="0" relativeHeight="251648000" behindDoc="0" locked="0" layoutInCell="1" allowOverlap="1" wp14:anchorId="53AFBDFE" wp14:editId="1184F112">
            <wp:simplePos x="0" y="0"/>
            <wp:positionH relativeFrom="column">
              <wp:posOffset>-1905</wp:posOffset>
            </wp:positionH>
            <wp:positionV relativeFrom="paragraph">
              <wp:posOffset>436245</wp:posOffset>
            </wp:positionV>
            <wp:extent cx="5510530" cy="3331845"/>
            <wp:effectExtent l="0" t="0" r="0"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t="10747"/>
                    <a:stretch>
                      <a:fillRect/>
                    </a:stretch>
                  </pic:blipFill>
                  <pic:spPr bwMode="auto">
                    <a:xfrm>
                      <a:off x="0" y="0"/>
                      <a:ext cx="5510530" cy="3331845"/>
                    </a:xfrm>
                    <a:prstGeom prst="rect">
                      <a:avLst/>
                    </a:prstGeom>
                    <a:noFill/>
                  </pic:spPr>
                </pic:pic>
              </a:graphicData>
            </a:graphic>
            <wp14:sizeRelH relativeFrom="margin">
              <wp14:pctWidth>0</wp14:pctWidth>
            </wp14:sizeRelH>
            <wp14:sizeRelV relativeFrom="margin">
              <wp14:pctHeight>0</wp14:pctHeight>
            </wp14:sizeRelV>
          </wp:anchor>
        </w:drawing>
      </w:r>
      <w:r w:rsidRPr="00494F7B">
        <w:t>HDFS</w:t>
      </w:r>
      <w:r w:rsidRPr="00494F7B">
        <w:rPr>
          <w:rFonts w:hint="eastAsia"/>
        </w:rPr>
        <w:t>体系结构如图</w:t>
      </w:r>
      <w:r w:rsidRPr="00494F7B">
        <w:t>2-2</w:t>
      </w:r>
      <w:r w:rsidRPr="00494F7B">
        <w:rPr>
          <w:rFonts w:hint="eastAsia"/>
        </w:rPr>
        <w:t>所示：</w:t>
      </w:r>
    </w:p>
    <w:p w14:paraId="2F881526" w14:textId="77777777" w:rsidR="00494F7B" w:rsidRPr="00494F7B" w:rsidRDefault="00494F7B" w:rsidP="00326883">
      <w:pPr>
        <w:pStyle w:val="ae"/>
      </w:pPr>
      <w:r w:rsidRPr="00494F7B">
        <w:rPr>
          <w:rFonts w:hint="eastAsia"/>
        </w:rPr>
        <w:t>图</w:t>
      </w:r>
      <w:r w:rsidRPr="00494F7B">
        <w:t>2-2  HDFS</w:t>
      </w:r>
      <w:r w:rsidRPr="00494F7B">
        <w:rPr>
          <w:rFonts w:hint="eastAsia"/>
        </w:rPr>
        <w:t>体系结构</w:t>
      </w:r>
    </w:p>
    <w:p w14:paraId="12A019EA" w14:textId="77777777" w:rsidR="00494F7B" w:rsidRPr="00494F7B" w:rsidRDefault="00494F7B" w:rsidP="00494F7B">
      <w:pPr>
        <w:pStyle w:val="aa"/>
      </w:pPr>
      <w:r w:rsidRPr="00494F7B">
        <w:rPr>
          <w:rFonts w:hint="eastAsia"/>
        </w:rPr>
        <w:t>如图所示，</w:t>
      </w:r>
      <w:r w:rsidRPr="00494F7B">
        <w:t>HDFS</w:t>
      </w:r>
      <w:r w:rsidRPr="00494F7B">
        <w:rPr>
          <w:rFonts w:hint="eastAsia"/>
        </w:rPr>
        <w:t>是用户（</w:t>
      </w:r>
      <w:r w:rsidRPr="00494F7B">
        <w:t>Client</w:t>
      </w:r>
      <w:r w:rsidRPr="00494F7B">
        <w:rPr>
          <w:rFonts w:hint="eastAsia"/>
        </w:rPr>
        <w:t>）采用由</w:t>
      </w:r>
      <w:r w:rsidRPr="00494F7B">
        <w:t>NameNode</w:t>
      </w:r>
      <w:r w:rsidRPr="00494F7B">
        <w:rPr>
          <w:rFonts w:hint="eastAsia"/>
        </w:rPr>
        <w:t>和</w:t>
      </w:r>
      <w:r w:rsidRPr="00494F7B">
        <w:t>DataNode</w:t>
      </w:r>
      <w:r w:rsidRPr="00494F7B">
        <w:rPr>
          <w:rFonts w:hint="eastAsia"/>
        </w:rPr>
        <w:t>构成的主</w:t>
      </w:r>
      <w:r w:rsidRPr="00494F7B">
        <w:t>-</w:t>
      </w:r>
      <w:r w:rsidRPr="00494F7B">
        <w:rPr>
          <w:rFonts w:hint="eastAsia"/>
        </w:rPr>
        <w:t>从（</w:t>
      </w:r>
      <w:r w:rsidRPr="00494F7B">
        <w:t>Master-Slave</w:t>
      </w:r>
      <w:r w:rsidRPr="00494F7B">
        <w:rPr>
          <w:rFonts w:hint="eastAsia"/>
        </w:rPr>
        <w:t>）模式运行。</w:t>
      </w:r>
    </w:p>
    <w:p w14:paraId="230EE7F2" w14:textId="16E40E02" w:rsidR="00494F7B" w:rsidRPr="00494F7B" w:rsidRDefault="00494F7B" w:rsidP="00494F7B">
      <w:pPr>
        <w:pStyle w:val="aa"/>
      </w:pPr>
      <w:r w:rsidRPr="00494F7B">
        <w:t>NameNode</w:t>
      </w:r>
      <w:r w:rsidRPr="00494F7B">
        <w:rPr>
          <w:rFonts w:hint="eastAsia"/>
        </w:rPr>
        <w:t>：即主</w:t>
      </w:r>
      <w:r w:rsidRPr="00494F7B">
        <w:t>-</w:t>
      </w:r>
      <w:r w:rsidRPr="00494F7B">
        <w:rPr>
          <w:rFonts w:hint="eastAsia"/>
        </w:rPr>
        <w:t>从模式中的主（</w:t>
      </w:r>
      <w:r w:rsidRPr="00494F7B">
        <w:t>Master</w:t>
      </w:r>
      <w:r w:rsidRPr="00494F7B">
        <w:rPr>
          <w:rFonts w:hint="eastAsia"/>
        </w:rPr>
        <w:t>）角色，负责管理并维护整个文件系统的文件和目录，协调管理主</w:t>
      </w:r>
      <w:r w:rsidRPr="00494F7B">
        <w:t>-</w:t>
      </w:r>
      <w:r w:rsidRPr="00494F7B">
        <w:rPr>
          <w:rFonts w:hint="eastAsia"/>
        </w:rPr>
        <w:t>从模式中的从（</w:t>
      </w:r>
      <w:r w:rsidRPr="00494F7B">
        <w:t>Slave</w:t>
      </w:r>
      <w:r w:rsidRPr="00494F7B">
        <w:rPr>
          <w:rFonts w:hint="eastAsia"/>
        </w:rPr>
        <w:t>）角色，即</w:t>
      </w:r>
      <w:r w:rsidRPr="00494F7B">
        <w:t>DataNode</w:t>
      </w:r>
      <w:r w:rsidRPr="00494F7B">
        <w:rPr>
          <w:rFonts w:hint="eastAsia"/>
        </w:rPr>
        <w:t>，指导</w:t>
      </w:r>
      <w:r w:rsidRPr="00494F7B">
        <w:t>DataNode</w:t>
      </w:r>
      <w:r w:rsidRPr="00494F7B">
        <w:rPr>
          <w:rFonts w:hint="eastAsia"/>
        </w:rPr>
        <w:t>执行底层</w:t>
      </w:r>
      <w:r w:rsidRPr="00494F7B">
        <w:t>IO</w:t>
      </w:r>
      <w:r w:rsidRPr="00494F7B">
        <w:rPr>
          <w:rFonts w:hint="eastAsia"/>
        </w:rPr>
        <w:t>操作。</w:t>
      </w:r>
      <w:r w:rsidRPr="00494F7B">
        <w:t>NameNode</w:t>
      </w:r>
      <w:r w:rsidR="003E1503">
        <w:t>作为</w:t>
      </w:r>
      <w:r w:rsidR="003E1503">
        <w:rPr>
          <w:rFonts w:hint="eastAsia"/>
        </w:rPr>
        <w:t>Master</w:t>
      </w:r>
      <w:r w:rsidR="003E1503">
        <w:rPr>
          <w:rFonts w:hint="eastAsia"/>
        </w:rPr>
        <w:t>节点</w:t>
      </w:r>
      <w:r w:rsidR="00697C1E">
        <w:rPr>
          <w:rFonts w:hint="eastAsia"/>
        </w:rPr>
        <w:t>自</w:t>
      </w:r>
      <w:r w:rsidRPr="00494F7B">
        <w:rPr>
          <w:rFonts w:hint="eastAsia"/>
        </w:rPr>
        <w:t>身不进行</w:t>
      </w:r>
      <w:r w:rsidR="00697C1E">
        <w:rPr>
          <w:rFonts w:hint="eastAsia"/>
        </w:rPr>
        <w:t>任何</w:t>
      </w:r>
      <w:r w:rsidR="00647849">
        <w:rPr>
          <w:rFonts w:hint="eastAsia"/>
        </w:rPr>
        <w:t>业务</w:t>
      </w:r>
      <w:r w:rsidRPr="00494F7B">
        <w:rPr>
          <w:rFonts w:hint="eastAsia"/>
        </w:rPr>
        <w:t>数据的存储操作，只负责</w:t>
      </w:r>
      <w:r w:rsidR="008555BF">
        <w:rPr>
          <w:rFonts w:hint="eastAsia"/>
        </w:rPr>
        <w:t>统一</w:t>
      </w:r>
      <w:r w:rsidRPr="00494F7B">
        <w:rPr>
          <w:rFonts w:hint="eastAsia"/>
        </w:rPr>
        <w:t>管理</w:t>
      </w:r>
      <w:r w:rsidR="00004429">
        <w:rPr>
          <w:rFonts w:hint="eastAsia"/>
        </w:rPr>
        <w:t>数据表</w:t>
      </w:r>
      <w:r w:rsidRPr="00494F7B">
        <w:rPr>
          <w:rFonts w:hint="eastAsia"/>
        </w:rPr>
        <w:t>元数据信息，定期与各个</w:t>
      </w:r>
      <w:r w:rsidRPr="00494F7B">
        <w:t>DataNode</w:t>
      </w:r>
      <w:r w:rsidRPr="00494F7B">
        <w:rPr>
          <w:rFonts w:hint="eastAsia"/>
        </w:rPr>
        <w:t>通信以获取集群最新状态。</w:t>
      </w:r>
    </w:p>
    <w:p w14:paraId="0DE502C3" w14:textId="1C812967" w:rsidR="00494F7B" w:rsidRPr="00494F7B" w:rsidRDefault="00494F7B" w:rsidP="00494F7B">
      <w:pPr>
        <w:pStyle w:val="aa"/>
      </w:pPr>
      <w:r w:rsidRPr="00494F7B">
        <w:t>DataNode</w:t>
      </w:r>
      <w:r w:rsidRPr="00494F7B">
        <w:rPr>
          <w:rFonts w:hint="eastAsia"/>
        </w:rPr>
        <w:t>：即主</w:t>
      </w:r>
      <w:r w:rsidRPr="00494F7B">
        <w:t>-</w:t>
      </w:r>
      <w:r w:rsidRPr="00494F7B">
        <w:rPr>
          <w:rFonts w:hint="eastAsia"/>
        </w:rPr>
        <w:t>从模式的从（</w:t>
      </w:r>
      <w:r w:rsidRPr="00494F7B">
        <w:t>Slave</w:t>
      </w:r>
      <w:r w:rsidRPr="00494F7B">
        <w:rPr>
          <w:rFonts w:hint="eastAsia"/>
        </w:rPr>
        <w:t>）角色，是文件系统的工作节点，它接受</w:t>
      </w:r>
      <w:r w:rsidRPr="00494F7B">
        <w:t>NameNode</w:t>
      </w:r>
      <w:r w:rsidR="00102497">
        <w:rPr>
          <w:rFonts w:hint="eastAsia"/>
        </w:rPr>
        <w:t>统一管理检索和存储数据内容，并周期</w:t>
      </w:r>
      <w:r w:rsidRPr="00494F7B">
        <w:rPr>
          <w:rFonts w:hint="eastAsia"/>
        </w:rPr>
        <w:t>与</w:t>
      </w:r>
      <w:r w:rsidRPr="00494F7B">
        <w:t>NameNode</w:t>
      </w:r>
      <w:r w:rsidRPr="00494F7B">
        <w:rPr>
          <w:rFonts w:hint="eastAsia"/>
        </w:rPr>
        <w:t>通信更新节点数据。</w:t>
      </w:r>
    </w:p>
    <w:p w14:paraId="25A7B022" w14:textId="37E6CB5E" w:rsidR="00494F7B" w:rsidRPr="00494F7B" w:rsidRDefault="00494F7B" w:rsidP="00494F7B">
      <w:pPr>
        <w:pStyle w:val="aa"/>
      </w:pPr>
      <w:r w:rsidRPr="00494F7B">
        <w:lastRenderedPageBreak/>
        <w:t>Client</w:t>
      </w:r>
      <w:r w:rsidRPr="00494F7B">
        <w:rPr>
          <w:rFonts w:hint="eastAsia"/>
        </w:rPr>
        <w:t>：用户角色，用户通过</w:t>
      </w:r>
      <w:r w:rsidR="009714C9">
        <w:t>Hadoop</w:t>
      </w:r>
      <w:r w:rsidR="009714C9">
        <w:t>客户端</w:t>
      </w:r>
      <w:r w:rsidR="00275711">
        <w:t>或编程语言</w:t>
      </w:r>
      <w:r w:rsidR="00327EB2">
        <w:rPr>
          <w:rFonts w:hint="eastAsia"/>
        </w:rPr>
        <w:t>对文件系统进行</w:t>
      </w:r>
      <w:r w:rsidRPr="00494F7B">
        <w:rPr>
          <w:rFonts w:hint="eastAsia"/>
        </w:rPr>
        <w:t>访问，通过</w:t>
      </w:r>
      <w:r w:rsidRPr="00494F7B">
        <w:t>NameNode</w:t>
      </w:r>
      <w:r w:rsidRPr="00494F7B">
        <w:rPr>
          <w:rFonts w:hint="eastAsia"/>
        </w:rPr>
        <w:t>和</w:t>
      </w:r>
      <w:r w:rsidRPr="00494F7B">
        <w:t>DataNode</w:t>
      </w:r>
      <w:r w:rsidRPr="00494F7B">
        <w:rPr>
          <w:rFonts w:hint="eastAsia"/>
        </w:rPr>
        <w:t>协调通信实现文件的操作。</w:t>
      </w:r>
    </w:p>
    <w:p w14:paraId="1185286C" w14:textId="353548D5" w:rsidR="00494F7B" w:rsidRDefault="00B5633C" w:rsidP="00882957">
      <w:pPr>
        <w:pStyle w:val="af4"/>
        <w:ind w:right="240"/>
      </w:pPr>
      <w:bookmarkStart w:id="132" w:name="_Toc474308103"/>
      <w:r>
        <w:rPr>
          <w:rFonts w:hint="eastAsia"/>
        </w:rPr>
        <w:t>2.1.2 MapReduce</w:t>
      </w:r>
      <w:bookmarkEnd w:id="132"/>
    </w:p>
    <w:p w14:paraId="73785BD8" w14:textId="358B7C5F" w:rsidR="00317D22" w:rsidRDefault="00020C3F" w:rsidP="00317D22">
      <w:pPr>
        <w:pStyle w:val="aa"/>
      </w:pPr>
      <w:r>
        <w:rPr>
          <w:noProof/>
        </w:rPr>
        <w:drawing>
          <wp:anchor distT="0" distB="0" distL="114300" distR="114300" simplePos="0" relativeHeight="251651072" behindDoc="0" locked="0" layoutInCell="1" allowOverlap="1" wp14:anchorId="1F900764" wp14:editId="34210260">
            <wp:simplePos x="0" y="0"/>
            <wp:positionH relativeFrom="margin">
              <wp:posOffset>-104775</wp:posOffset>
            </wp:positionH>
            <wp:positionV relativeFrom="margin">
              <wp:posOffset>2098170</wp:posOffset>
            </wp:positionV>
            <wp:extent cx="5598160" cy="3099435"/>
            <wp:effectExtent l="0" t="0" r="254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t="7259"/>
                    <a:stretch>
                      <a:fillRect/>
                    </a:stretch>
                  </pic:blipFill>
                  <pic:spPr bwMode="auto">
                    <a:xfrm>
                      <a:off x="0" y="0"/>
                      <a:ext cx="5598160" cy="3099435"/>
                    </a:xfrm>
                    <a:prstGeom prst="rect">
                      <a:avLst/>
                    </a:prstGeom>
                    <a:noFill/>
                  </pic:spPr>
                </pic:pic>
              </a:graphicData>
            </a:graphic>
            <wp14:sizeRelH relativeFrom="margin">
              <wp14:pctWidth>0</wp14:pctWidth>
            </wp14:sizeRelH>
            <wp14:sizeRelV relativeFrom="margin">
              <wp14:pctHeight>0</wp14:pctHeight>
            </wp14:sizeRelV>
          </wp:anchor>
        </w:drawing>
      </w:r>
      <w:r w:rsidR="00317D22">
        <w:t>MapReduce</w:t>
      </w:r>
      <w:r w:rsidR="00317D22">
        <w:rPr>
          <w:rFonts w:hint="eastAsia"/>
        </w:rPr>
        <w:t>是</w:t>
      </w:r>
      <w:r w:rsidR="00317D22">
        <w:t>Hadoop</w:t>
      </w:r>
      <w:r w:rsidR="001B7A11">
        <w:rPr>
          <w:rFonts w:hint="eastAsia"/>
        </w:rPr>
        <w:t>生态系统中用来大</w:t>
      </w:r>
      <w:r w:rsidR="007B470E">
        <w:rPr>
          <w:rFonts w:hint="eastAsia"/>
        </w:rPr>
        <w:t>数据处理的一个分布式</w:t>
      </w:r>
      <w:r w:rsidR="007C5064">
        <w:rPr>
          <w:rFonts w:hint="eastAsia"/>
        </w:rPr>
        <w:t>编程模型和计算架构</w:t>
      </w:r>
      <w:r w:rsidR="00317D22">
        <w:rPr>
          <w:rFonts w:hint="eastAsia"/>
        </w:rPr>
        <w:t>，是来自于</w:t>
      </w:r>
      <w:r w:rsidR="00317D22">
        <w:t>Google</w:t>
      </w:r>
      <w:r w:rsidR="00317D22">
        <w:rPr>
          <w:rFonts w:hint="eastAsia"/>
        </w:rPr>
        <w:t>提出的</w:t>
      </w:r>
      <w:commentRangeStart w:id="133"/>
      <w:r w:rsidR="00317D22">
        <w:t>MapReduce</w:t>
      </w:r>
      <w:r w:rsidR="00317D22">
        <w:rPr>
          <w:rFonts w:hint="eastAsia"/>
        </w:rPr>
        <w:t>论文理论</w:t>
      </w:r>
      <w:commentRangeEnd w:id="133"/>
      <w:r w:rsidR="00340638">
        <w:rPr>
          <w:rStyle w:val="af1"/>
        </w:rPr>
        <w:commentReference w:id="133"/>
      </w:r>
      <w:r w:rsidR="00797003">
        <w:rPr>
          <w:rStyle w:val="afe"/>
        </w:rPr>
        <w:t>[</w:t>
      </w:r>
      <w:r w:rsidR="00797003">
        <w:rPr>
          <w:rStyle w:val="afe"/>
        </w:rPr>
        <w:endnoteReference w:id="30"/>
      </w:r>
      <w:r w:rsidR="00797003">
        <w:rPr>
          <w:rStyle w:val="afe"/>
        </w:rPr>
        <w:t>]</w:t>
      </w:r>
      <w:r w:rsidR="00317D22">
        <w:rPr>
          <w:rFonts w:hint="eastAsia"/>
        </w:rPr>
        <w:t>的开源实现。</w:t>
      </w:r>
      <w:r w:rsidR="00317D22">
        <w:t>MapReduce</w:t>
      </w:r>
      <w:r w:rsidR="00317D22">
        <w:rPr>
          <w:rFonts w:hint="eastAsia"/>
        </w:rPr>
        <w:t>处理大数据集的过程如图</w:t>
      </w:r>
      <w:r w:rsidR="00317D22">
        <w:t>2-3</w:t>
      </w:r>
      <w:r w:rsidR="00317D22">
        <w:rPr>
          <w:rFonts w:hint="eastAsia"/>
        </w:rPr>
        <w:t>所示：</w:t>
      </w:r>
    </w:p>
    <w:p w14:paraId="6B686979" w14:textId="19C39483" w:rsidR="00317D22" w:rsidRDefault="00317D22" w:rsidP="00020C3F">
      <w:pPr>
        <w:pStyle w:val="ae"/>
      </w:pPr>
      <w:r>
        <w:rPr>
          <w:rFonts w:hint="eastAsia"/>
        </w:rPr>
        <w:t>图</w:t>
      </w:r>
      <w:r>
        <w:t>2-3  MapReduce</w:t>
      </w:r>
      <w:r>
        <w:rPr>
          <w:rFonts w:hint="eastAsia"/>
        </w:rPr>
        <w:t>执行流程</w:t>
      </w:r>
    </w:p>
    <w:p w14:paraId="1FA3387A" w14:textId="3F7493AF" w:rsidR="00317D22" w:rsidRDefault="00317D22" w:rsidP="00317D22">
      <w:pPr>
        <w:pStyle w:val="aa"/>
      </w:pPr>
      <w:r>
        <w:t>MapReduce</w:t>
      </w:r>
      <w:r>
        <w:rPr>
          <w:rFonts w:hint="eastAsia"/>
        </w:rPr>
        <w:t>采用“分而治之”的思想，</w:t>
      </w:r>
      <w:r>
        <w:t>MapReduce</w:t>
      </w:r>
      <w:r w:rsidR="000F05E0">
        <w:rPr>
          <w:rFonts w:hint="eastAsia"/>
        </w:rPr>
        <w:t>将运算</w:t>
      </w:r>
      <w:r>
        <w:rPr>
          <w:rFonts w:hint="eastAsia"/>
        </w:rPr>
        <w:t>任务的处理流程简化为两个步骤：</w:t>
      </w:r>
      <w:r>
        <w:t>Map</w:t>
      </w:r>
      <w:r>
        <w:rPr>
          <w:rFonts w:hint="eastAsia"/>
        </w:rPr>
        <w:t>与</w:t>
      </w:r>
      <w:r>
        <w:t>Reduce</w:t>
      </w:r>
      <w:r>
        <w:rPr>
          <w:rFonts w:hint="eastAsia"/>
        </w:rPr>
        <w:t>，</w:t>
      </w:r>
      <w:commentRangeStart w:id="134"/>
      <w:r>
        <w:t>Map</w:t>
      </w:r>
      <w:r>
        <w:rPr>
          <w:rFonts w:hint="eastAsia"/>
        </w:rPr>
        <w:t>是将一个大规模数据集的任务，分发给各个</w:t>
      </w:r>
      <w:r>
        <w:t>TaskTracker</w:t>
      </w:r>
      <w:r>
        <w:rPr>
          <w:rFonts w:hint="eastAsia"/>
        </w:rPr>
        <w:t>协同运算，</w:t>
      </w:r>
      <w:r>
        <w:t>TaskTracker</w:t>
      </w:r>
      <w:r w:rsidR="00FA5235">
        <w:rPr>
          <w:rFonts w:hint="eastAsia"/>
        </w:rPr>
        <w:t>由</w:t>
      </w:r>
      <w:r>
        <w:t>JobTracker</w:t>
      </w:r>
      <w:r>
        <w:rPr>
          <w:rFonts w:hint="eastAsia"/>
        </w:rPr>
        <w:t>统一管理调度。</w:t>
      </w:r>
      <w:r>
        <w:t>Reduce</w:t>
      </w:r>
      <w:r>
        <w:rPr>
          <w:rFonts w:hint="eastAsia"/>
        </w:rPr>
        <w:t>则是将分解后多任务处理的结果整合，得到最终结果</w:t>
      </w:r>
      <w:commentRangeEnd w:id="134"/>
      <w:r w:rsidR="005D0508">
        <w:rPr>
          <w:rStyle w:val="af1"/>
        </w:rPr>
        <w:commentReference w:id="134"/>
      </w:r>
      <w:r w:rsidR="00797003">
        <w:rPr>
          <w:rStyle w:val="afe"/>
        </w:rPr>
        <w:t>[</w:t>
      </w:r>
      <w:r w:rsidR="00797003">
        <w:rPr>
          <w:rStyle w:val="afe"/>
        </w:rPr>
        <w:endnoteReference w:id="31"/>
      </w:r>
      <w:r w:rsidR="00797003">
        <w:rPr>
          <w:rStyle w:val="afe"/>
        </w:rPr>
        <w:t>]</w:t>
      </w:r>
      <w:r>
        <w:rPr>
          <w:rFonts w:hint="eastAsia"/>
        </w:rPr>
        <w:t>。</w:t>
      </w:r>
    </w:p>
    <w:p w14:paraId="1ACAA3E0" w14:textId="77777777" w:rsidR="00F34796" w:rsidRDefault="00F34796" w:rsidP="00F34796">
      <w:pPr>
        <w:pStyle w:val="aa"/>
        <w:ind w:firstLineChars="0" w:firstLine="0"/>
      </w:pPr>
    </w:p>
    <w:p w14:paraId="5FB056CC" w14:textId="7D6C2D3D" w:rsidR="00B5633C" w:rsidRDefault="00F34796" w:rsidP="00882957">
      <w:pPr>
        <w:pStyle w:val="ad"/>
        <w:ind w:right="240"/>
      </w:pPr>
      <w:bookmarkStart w:id="135" w:name="_Toc474308104"/>
      <w:r>
        <w:t xml:space="preserve">2.2 </w:t>
      </w:r>
      <w:r w:rsidRPr="00706370">
        <w:t>HBase</w:t>
      </w:r>
      <w:r>
        <w:t>技术</w:t>
      </w:r>
      <w:bookmarkEnd w:id="135"/>
    </w:p>
    <w:p w14:paraId="3A10763F" w14:textId="6B4F56AD" w:rsidR="00370F0C" w:rsidRDefault="008C10DC" w:rsidP="00370F0C">
      <w:pPr>
        <w:pStyle w:val="aa"/>
      </w:pPr>
      <w:r w:rsidRPr="008C10DC">
        <w:rPr>
          <w:rFonts w:hint="eastAsia"/>
        </w:rPr>
        <w:t>HBase</w:t>
      </w:r>
      <w:r w:rsidRPr="008C10DC">
        <w:rPr>
          <w:rFonts w:hint="eastAsia"/>
        </w:rPr>
        <w:t>起源于</w:t>
      </w:r>
      <w:r w:rsidRPr="008C10DC">
        <w:rPr>
          <w:rFonts w:hint="eastAsia"/>
        </w:rPr>
        <w:t>Google</w:t>
      </w:r>
      <w:r w:rsidRPr="008C10DC">
        <w:rPr>
          <w:rFonts w:hint="eastAsia"/>
        </w:rPr>
        <w:t>的</w:t>
      </w:r>
      <w:r w:rsidRPr="008C10DC">
        <w:rPr>
          <w:rFonts w:hint="eastAsia"/>
        </w:rPr>
        <w:t>Chang</w:t>
      </w:r>
      <w:r w:rsidRPr="008C10DC">
        <w:rPr>
          <w:rFonts w:hint="eastAsia"/>
        </w:rPr>
        <w:t>等人发表的论文“</w:t>
      </w:r>
      <w:r w:rsidRPr="008C10DC">
        <w:rPr>
          <w:rFonts w:hint="eastAsia"/>
        </w:rPr>
        <w:t>BigTable</w:t>
      </w:r>
      <w:r w:rsidRPr="008C10DC">
        <w:rPr>
          <w:rFonts w:hint="eastAsia"/>
        </w:rPr>
        <w:t>：</w:t>
      </w:r>
      <w:r w:rsidRPr="008C10DC">
        <w:rPr>
          <w:rFonts w:hint="eastAsia"/>
        </w:rPr>
        <w:t>A Distributed Storage System for Structured Data</w:t>
      </w:r>
      <w:r w:rsidR="00E62DA5" w:rsidRPr="00E62DA5">
        <w:rPr>
          <w:vertAlign w:val="superscript"/>
        </w:rPr>
        <w:fldChar w:fldCharType="begin"/>
      </w:r>
      <w:r w:rsidR="00E62DA5" w:rsidRPr="00E62DA5">
        <w:rPr>
          <w:vertAlign w:val="superscript"/>
        </w:rPr>
        <w:instrText xml:space="preserve"> </w:instrText>
      </w:r>
      <w:r w:rsidR="00E62DA5" w:rsidRPr="00E62DA5">
        <w:rPr>
          <w:rFonts w:hint="eastAsia"/>
          <w:vertAlign w:val="superscript"/>
        </w:rPr>
        <w:instrText>NOTEREF _Ref474402546</w:instrText>
      </w:r>
      <w:r w:rsidR="00E62DA5" w:rsidRPr="00E62DA5">
        <w:rPr>
          <w:vertAlign w:val="superscript"/>
        </w:rPr>
        <w:instrText xml:space="preserve"> </w:instrText>
      </w:r>
      <w:r w:rsidR="00E62DA5">
        <w:rPr>
          <w:vertAlign w:val="superscript"/>
        </w:rPr>
        <w:instrText xml:space="preserve"> \* MERGEFORMAT </w:instrText>
      </w:r>
      <w:r w:rsidR="00E62DA5" w:rsidRPr="00E62DA5">
        <w:rPr>
          <w:vertAlign w:val="superscript"/>
        </w:rPr>
        <w:fldChar w:fldCharType="separate"/>
      </w:r>
      <w:r w:rsidR="00E62DA5" w:rsidRPr="00E62DA5">
        <w:rPr>
          <w:vertAlign w:val="superscript"/>
        </w:rPr>
        <w:t>4</w:t>
      </w:r>
      <w:r w:rsidR="00E62DA5" w:rsidRPr="00E62DA5">
        <w:rPr>
          <w:vertAlign w:val="superscript"/>
        </w:rPr>
        <w:fldChar w:fldCharType="end"/>
      </w:r>
      <w:r w:rsidRPr="008C10DC">
        <w:rPr>
          <w:rFonts w:hint="eastAsia"/>
        </w:rPr>
        <w:t>”。</w:t>
      </w:r>
      <w:r w:rsidRPr="008C10DC">
        <w:rPr>
          <w:rFonts w:hint="eastAsia"/>
        </w:rPr>
        <w:t>2008</w:t>
      </w:r>
      <w:r w:rsidRPr="008C10DC">
        <w:rPr>
          <w:rFonts w:hint="eastAsia"/>
        </w:rPr>
        <w:t>年初，</w:t>
      </w:r>
      <w:r w:rsidRPr="008C10DC">
        <w:rPr>
          <w:rFonts w:hint="eastAsia"/>
        </w:rPr>
        <w:t>Hadoop</w:t>
      </w:r>
      <w:r w:rsidRPr="008C10DC">
        <w:rPr>
          <w:rFonts w:hint="eastAsia"/>
        </w:rPr>
        <w:t>成为</w:t>
      </w:r>
      <w:r w:rsidRPr="008C10DC">
        <w:rPr>
          <w:rFonts w:hint="eastAsia"/>
        </w:rPr>
        <w:t>Apache</w:t>
      </w:r>
      <w:r w:rsidRPr="008C10DC">
        <w:rPr>
          <w:rFonts w:hint="eastAsia"/>
        </w:rPr>
        <w:t>基金会顶级项目，</w:t>
      </w:r>
      <w:r w:rsidRPr="008C10DC">
        <w:rPr>
          <w:rFonts w:hint="eastAsia"/>
        </w:rPr>
        <w:t>HBase</w:t>
      </w:r>
      <w:r w:rsidRPr="008C10DC">
        <w:rPr>
          <w:rFonts w:hint="eastAsia"/>
        </w:rPr>
        <w:t>成为</w:t>
      </w:r>
      <w:r w:rsidRPr="008C10DC">
        <w:rPr>
          <w:rFonts w:hint="eastAsia"/>
        </w:rPr>
        <w:t>Hadoop</w:t>
      </w:r>
      <w:r w:rsidRPr="008C10DC">
        <w:rPr>
          <w:rFonts w:hint="eastAsia"/>
        </w:rPr>
        <w:t>子项目。</w:t>
      </w:r>
      <w:r w:rsidRPr="008C10DC">
        <w:rPr>
          <w:rFonts w:hint="eastAsia"/>
        </w:rPr>
        <w:t>2010</w:t>
      </w:r>
      <w:r w:rsidRPr="008C10DC">
        <w:rPr>
          <w:rFonts w:hint="eastAsia"/>
        </w:rPr>
        <w:t>年</w:t>
      </w:r>
      <w:r w:rsidRPr="008C10DC">
        <w:rPr>
          <w:rFonts w:hint="eastAsia"/>
        </w:rPr>
        <w:t>6</w:t>
      </w:r>
      <w:r w:rsidRPr="008C10DC">
        <w:rPr>
          <w:rFonts w:hint="eastAsia"/>
        </w:rPr>
        <w:t>月，</w:t>
      </w:r>
      <w:r w:rsidRPr="008C10DC">
        <w:rPr>
          <w:rFonts w:hint="eastAsia"/>
        </w:rPr>
        <w:t>HBase</w:t>
      </w:r>
      <w:r w:rsidRPr="008C10DC">
        <w:rPr>
          <w:rFonts w:hint="eastAsia"/>
        </w:rPr>
        <w:t>成为</w:t>
      </w:r>
      <w:r w:rsidRPr="008C10DC">
        <w:rPr>
          <w:rFonts w:hint="eastAsia"/>
        </w:rPr>
        <w:t>Apache</w:t>
      </w:r>
      <w:r w:rsidRPr="008C10DC">
        <w:rPr>
          <w:rFonts w:hint="eastAsia"/>
        </w:rPr>
        <w:t>基金会顶级项目。随着版本迭代，其项目的稳定性、高扩展性、安全性及功能方面均有较大的完善，随着互联网</w:t>
      </w:r>
      <w:r w:rsidR="00941D83">
        <w:rPr>
          <w:rFonts w:hint="eastAsia"/>
        </w:rPr>
        <w:t>的发展</w:t>
      </w:r>
      <w:r w:rsidRPr="008C10DC">
        <w:rPr>
          <w:rFonts w:hint="eastAsia"/>
        </w:rPr>
        <w:t>和</w:t>
      </w:r>
      <w:r w:rsidR="00941D83">
        <w:rPr>
          <w:rFonts w:hint="eastAsia"/>
        </w:rPr>
        <w:t>Hadoop</w:t>
      </w:r>
      <w:r w:rsidR="00941D83">
        <w:rPr>
          <w:rFonts w:hint="eastAsia"/>
        </w:rPr>
        <w:t>生态圈的日益完善</w:t>
      </w:r>
      <w:r w:rsidRPr="008C10DC">
        <w:rPr>
          <w:rFonts w:hint="eastAsia"/>
        </w:rPr>
        <w:t>，</w:t>
      </w:r>
      <w:r w:rsidRPr="008C10DC">
        <w:rPr>
          <w:rFonts w:hint="eastAsia"/>
        </w:rPr>
        <w:t>Hadoop</w:t>
      </w:r>
      <w:r w:rsidRPr="008C10DC">
        <w:rPr>
          <w:rFonts w:hint="eastAsia"/>
        </w:rPr>
        <w:t>已经成为了海量数据处理的最佳解决方案，</w:t>
      </w:r>
      <w:r w:rsidRPr="008C10DC">
        <w:rPr>
          <w:rFonts w:hint="eastAsia"/>
        </w:rPr>
        <w:t>HBase</w:t>
      </w:r>
      <w:r w:rsidRPr="008C10DC">
        <w:rPr>
          <w:rFonts w:hint="eastAsia"/>
        </w:rPr>
        <w:t>作为</w:t>
      </w:r>
      <w:r w:rsidRPr="008C10DC">
        <w:rPr>
          <w:rFonts w:hint="eastAsia"/>
        </w:rPr>
        <w:t>Hadoop</w:t>
      </w:r>
      <w:r w:rsidRPr="008C10DC">
        <w:rPr>
          <w:rFonts w:hint="eastAsia"/>
        </w:rPr>
        <w:t>生态圈中的分布式数据库</w:t>
      </w:r>
      <w:r w:rsidRPr="008C10DC">
        <w:rPr>
          <w:rFonts w:hint="eastAsia"/>
        </w:rPr>
        <w:lastRenderedPageBreak/>
        <w:t>也崭露头角。目前</w:t>
      </w:r>
      <w:r w:rsidRPr="008C10DC">
        <w:rPr>
          <w:rFonts w:hint="eastAsia"/>
        </w:rPr>
        <w:t>HBase</w:t>
      </w:r>
      <w:r w:rsidRPr="008C10DC">
        <w:rPr>
          <w:rFonts w:hint="eastAsia"/>
        </w:rPr>
        <w:t>稳定版本为</w:t>
      </w:r>
      <w:r w:rsidRPr="008C10DC">
        <w:rPr>
          <w:rFonts w:hint="eastAsia"/>
        </w:rPr>
        <w:t>1.3.0</w:t>
      </w:r>
      <w:r w:rsidRPr="008C10DC">
        <w:rPr>
          <w:rFonts w:hint="eastAsia"/>
        </w:rPr>
        <w:t>。</w:t>
      </w:r>
    </w:p>
    <w:p w14:paraId="45613D08" w14:textId="7F4EBBAA" w:rsidR="00BB0581" w:rsidRDefault="00BB0581" w:rsidP="00882957">
      <w:pPr>
        <w:pStyle w:val="af4"/>
        <w:ind w:right="240"/>
      </w:pPr>
      <w:bookmarkStart w:id="136" w:name="_Toc474308105"/>
      <w:r>
        <w:rPr>
          <w:rFonts w:hint="eastAsia"/>
        </w:rPr>
        <w:t>2.2.1 HBase</w:t>
      </w:r>
      <w:r>
        <w:rPr>
          <w:rFonts w:hint="eastAsia"/>
        </w:rPr>
        <w:t>集群架构</w:t>
      </w:r>
      <w:bookmarkEnd w:id="136"/>
    </w:p>
    <w:p w14:paraId="58FAD556" w14:textId="77DCF774" w:rsidR="0043728D" w:rsidRDefault="00DC2F4B" w:rsidP="0043728D">
      <w:pPr>
        <w:pStyle w:val="aa"/>
      </w:pPr>
      <w:r>
        <w:rPr>
          <w:noProof/>
        </w:rPr>
        <w:drawing>
          <wp:anchor distT="0" distB="0" distL="114300" distR="114300" simplePos="0" relativeHeight="251645952" behindDoc="1" locked="0" layoutInCell="1" allowOverlap="1" wp14:anchorId="6F05EF31" wp14:editId="7164F79C">
            <wp:simplePos x="0" y="0"/>
            <wp:positionH relativeFrom="column">
              <wp:posOffset>-1270</wp:posOffset>
            </wp:positionH>
            <wp:positionV relativeFrom="paragraph">
              <wp:posOffset>704520</wp:posOffset>
            </wp:positionV>
            <wp:extent cx="5273675" cy="2775585"/>
            <wp:effectExtent l="0" t="0" r="3175" b="5715"/>
            <wp:wrapTight wrapText="bothSides">
              <wp:wrapPolygon edited="0">
                <wp:start x="0" y="0"/>
                <wp:lineTo x="0" y="21496"/>
                <wp:lineTo x="21535" y="21496"/>
                <wp:lineTo x="21535" y="0"/>
                <wp:lineTo x="0" y="0"/>
              </wp:wrapPolygon>
            </wp:wrapTight>
            <wp:docPr id="6" name="图片 6"/>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l="1530" t="3155" r="2202" b="2818"/>
                    <a:stretch/>
                  </pic:blipFill>
                  <pic:spPr bwMode="auto">
                    <a:xfrm>
                      <a:off x="0" y="0"/>
                      <a:ext cx="5273675" cy="2775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28D" w:rsidRPr="0043728D">
        <w:rPr>
          <w:rFonts w:hint="eastAsia"/>
        </w:rPr>
        <w:t>和</w:t>
      </w:r>
      <w:r w:rsidR="0043728D" w:rsidRPr="0043728D">
        <w:rPr>
          <w:rFonts w:hint="eastAsia"/>
        </w:rPr>
        <w:t>Hadoop</w:t>
      </w:r>
      <w:r w:rsidR="0043728D" w:rsidRPr="0043728D">
        <w:rPr>
          <w:rFonts w:hint="eastAsia"/>
        </w:rPr>
        <w:t>架构类似，</w:t>
      </w:r>
      <w:r w:rsidR="00A15622">
        <w:rPr>
          <w:rFonts w:hint="eastAsia"/>
        </w:rPr>
        <w:t>HB</w:t>
      </w:r>
      <w:r w:rsidR="0043728D" w:rsidRPr="0043728D">
        <w:rPr>
          <w:rFonts w:hint="eastAsia"/>
        </w:rPr>
        <w:t>ase</w:t>
      </w:r>
      <w:r w:rsidR="0043728D" w:rsidRPr="0043728D">
        <w:rPr>
          <w:rFonts w:hint="eastAsia"/>
        </w:rPr>
        <w:t>也是采用主</w:t>
      </w:r>
      <w:r w:rsidR="0043728D" w:rsidRPr="0043728D">
        <w:rPr>
          <w:rFonts w:hint="eastAsia"/>
        </w:rPr>
        <w:t>-</w:t>
      </w:r>
      <w:r w:rsidR="0043728D" w:rsidRPr="0043728D">
        <w:rPr>
          <w:rFonts w:hint="eastAsia"/>
        </w:rPr>
        <w:t>从（</w:t>
      </w:r>
      <w:r w:rsidR="0043728D" w:rsidRPr="0043728D">
        <w:rPr>
          <w:rFonts w:hint="eastAsia"/>
        </w:rPr>
        <w:t>Master-Slave</w:t>
      </w:r>
      <w:r w:rsidR="0043728D" w:rsidRPr="0043728D">
        <w:rPr>
          <w:rFonts w:hint="eastAsia"/>
        </w:rPr>
        <w:t>）管理模式。图</w:t>
      </w:r>
      <w:r w:rsidR="0043728D" w:rsidRPr="0043728D">
        <w:rPr>
          <w:rFonts w:hint="eastAsia"/>
        </w:rPr>
        <w:t>2-4</w:t>
      </w:r>
      <w:r w:rsidR="0043728D" w:rsidRPr="0043728D">
        <w:rPr>
          <w:rFonts w:hint="eastAsia"/>
        </w:rPr>
        <w:t>为</w:t>
      </w:r>
      <w:r w:rsidR="0043728D" w:rsidRPr="0043728D">
        <w:rPr>
          <w:rFonts w:hint="eastAsia"/>
        </w:rPr>
        <w:t xml:space="preserve">HBase </w:t>
      </w:r>
      <w:r w:rsidR="0043728D" w:rsidRPr="0043728D">
        <w:rPr>
          <w:rFonts w:hint="eastAsia"/>
        </w:rPr>
        <w:t>架构图：</w:t>
      </w:r>
    </w:p>
    <w:p w14:paraId="0E641F43" w14:textId="513BEA0E" w:rsidR="00DC2F4B" w:rsidRDefault="00DC2F4B" w:rsidP="003B4F73">
      <w:pPr>
        <w:pStyle w:val="ae"/>
      </w:pPr>
      <w:r>
        <w:rPr>
          <w:rFonts w:hint="eastAsia"/>
        </w:rPr>
        <w:t>图2.4</w:t>
      </w:r>
      <w:r>
        <w:t xml:space="preserve"> HBase架构图</w:t>
      </w:r>
    </w:p>
    <w:p w14:paraId="16A85080" w14:textId="7BD7A186" w:rsidR="007705CA" w:rsidRDefault="007705CA" w:rsidP="007705CA">
      <w:pPr>
        <w:pStyle w:val="aa"/>
      </w:pPr>
      <w:r>
        <w:rPr>
          <w:rFonts w:hint="eastAsia"/>
        </w:rPr>
        <w:t>如上图所示，</w:t>
      </w:r>
      <w:r>
        <w:rPr>
          <w:rFonts w:hint="eastAsia"/>
        </w:rPr>
        <w:t>HBase</w:t>
      </w:r>
      <w:r>
        <w:rPr>
          <w:rFonts w:hint="eastAsia"/>
        </w:rPr>
        <w:t>主要包含</w:t>
      </w:r>
      <w:r>
        <w:rPr>
          <w:rFonts w:hint="eastAsia"/>
        </w:rPr>
        <w:t>Zookeeper</w:t>
      </w:r>
      <w:r>
        <w:rPr>
          <w:rFonts w:hint="eastAsia"/>
        </w:rPr>
        <w:t>集群、</w:t>
      </w:r>
      <w:r>
        <w:rPr>
          <w:rFonts w:hint="eastAsia"/>
        </w:rPr>
        <w:t>HMaster</w:t>
      </w:r>
      <w:r>
        <w:rPr>
          <w:rFonts w:hint="eastAsia"/>
        </w:rPr>
        <w:t>节点和若干个</w:t>
      </w:r>
      <w:r>
        <w:rPr>
          <w:rFonts w:hint="eastAsia"/>
        </w:rPr>
        <w:t>Region Server</w:t>
      </w:r>
      <w:r>
        <w:rPr>
          <w:rFonts w:hint="eastAsia"/>
        </w:rPr>
        <w:t>节点、</w:t>
      </w:r>
      <w:r>
        <w:rPr>
          <w:rFonts w:hint="eastAsia"/>
        </w:rPr>
        <w:t>HLog</w:t>
      </w:r>
      <w:r>
        <w:rPr>
          <w:rFonts w:hint="eastAsia"/>
        </w:rPr>
        <w:t>日志系统、数据存储底层采用</w:t>
      </w:r>
      <w:r>
        <w:rPr>
          <w:rFonts w:hint="eastAsia"/>
        </w:rPr>
        <w:t>HDFS</w:t>
      </w:r>
      <w:r w:rsidR="002429F1">
        <w:rPr>
          <w:rFonts w:hint="eastAsia"/>
        </w:rPr>
        <w:t>文件存储</w:t>
      </w:r>
      <w:r>
        <w:rPr>
          <w:rFonts w:hint="eastAsia"/>
        </w:rPr>
        <w:t>模型，</w:t>
      </w:r>
      <w:r>
        <w:rPr>
          <w:rFonts w:hint="eastAsia"/>
        </w:rPr>
        <w:t>Client</w:t>
      </w:r>
      <w:r>
        <w:rPr>
          <w:rFonts w:hint="eastAsia"/>
        </w:rPr>
        <w:t>访问客户端等</w:t>
      </w:r>
      <w:r w:rsidR="00DF174D" w:rsidRPr="00DF174D">
        <w:rPr>
          <w:vertAlign w:val="superscript"/>
        </w:rPr>
        <w:fldChar w:fldCharType="begin"/>
      </w:r>
      <w:r w:rsidR="00DF174D" w:rsidRPr="00DF174D">
        <w:rPr>
          <w:vertAlign w:val="superscript"/>
        </w:rPr>
        <w:instrText xml:space="preserve"> </w:instrText>
      </w:r>
      <w:r w:rsidR="00DF174D" w:rsidRPr="00DF174D">
        <w:rPr>
          <w:rFonts w:hint="eastAsia"/>
          <w:vertAlign w:val="superscript"/>
        </w:rPr>
        <w:instrText>NOTEREF _Ref474409892</w:instrText>
      </w:r>
      <w:r w:rsidR="00DF174D" w:rsidRPr="00DF174D">
        <w:rPr>
          <w:vertAlign w:val="superscript"/>
        </w:rPr>
        <w:instrText xml:space="preserve"> </w:instrText>
      </w:r>
      <w:r w:rsidR="00DF174D">
        <w:rPr>
          <w:vertAlign w:val="superscript"/>
        </w:rPr>
        <w:instrText xml:space="preserve"> \* MERGEFORMAT </w:instrText>
      </w:r>
      <w:r w:rsidR="00DF174D" w:rsidRPr="00DF174D">
        <w:rPr>
          <w:vertAlign w:val="superscript"/>
        </w:rPr>
        <w:fldChar w:fldCharType="separate"/>
      </w:r>
      <w:r w:rsidR="00DF174D" w:rsidRPr="00DF174D">
        <w:rPr>
          <w:vertAlign w:val="superscript"/>
        </w:rPr>
        <w:t>3</w:t>
      </w:r>
      <w:r w:rsidR="00DF174D" w:rsidRPr="00DF174D">
        <w:rPr>
          <w:vertAlign w:val="superscript"/>
        </w:rPr>
        <w:fldChar w:fldCharType="end"/>
      </w:r>
      <w:r>
        <w:rPr>
          <w:rFonts w:hint="eastAsia"/>
        </w:rPr>
        <w:t>。</w:t>
      </w:r>
      <w:r>
        <w:rPr>
          <w:rFonts w:hint="eastAsia"/>
        </w:rPr>
        <w:t xml:space="preserve"> </w:t>
      </w:r>
    </w:p>
    <w:p w14:paraId="47012112" w14:textId="77777777" w:rsidR="000D4EB3" w:rsidRDefault="007705CA" w:rsidP="000D4EB3">
      <w:pPr>
        <w:pStyle w:val="aa"/>
        <w:numPr>
          <w:ilvl w:val="0"/>
          <w:numId w:val="5"/>
        </w:numPr>
        <w:ind w:firstLineChars="0"/>
      </w:pPr>
      <w:r>
        <w:t>Zookeeper</w:t>
      </w:r>
    </w:p>
    <w:p w14:paraId="5224F75F" w14:textId="1B4E84CD" w:rsidR="007705CA" w:rsidRDefault="007705CA" w:rsidP="000D4EB3">
      <w:pPr>
        <w:pStyle w:val="aa"/>
        <w:ind w:firstLineChars="0"/>
      </w:pPr>
      <w:commentRangeStart w:id="137"/>
      <w:r>
        <w:t>Zookeeper</w:t>
      </w:r>
      <w:r w:rsidR="00C51BBD">
        <w:rPr>
          <w:rFonts w:hint="eastAsia"/>
        </w:rPr>
        <w:t>是成熟的</w:t>
      </w:r>
      <w:r w:rsidR="00CA525C">
        <w:rPr>
          <w:rFonts w:hint="eastAsia"/>
        </w:rPr>
        <w:t>开源</w:t>
      </w:r>
      <w:r>
        <w:rPr>
          <w:rFonts w:hint="eastAsia"/>
        </w:rPr>
        <w:t>分布式应用程序协同服务组件</w:t>
      </w:r>
      <w:commentRangeEnd w:id="137"/>
      <w:r w:rsidR="004E4E54">
        <w:rPr>
          <w:rStyle w:val="af1"/>
        </w:rPr>
        <w:commentReference w:id="137"/>
      </w:r>
      <w:r w:rsidR="00797003">
        <w:rPr>
          <w:rStyle w:val="afe"/>
        </w:rPr>
        <w:t>[</w:t>
      </w:r>
      <w:r w:rsidR="00797003">
        <w:rPr>
          <w:rStyle w:val="afe"/>
        </w:rPr>
        <w:endnoteReference w:id="32"/>
      </w:r>
      <w:r w:rsidR="00797003">
        <w:rPr>
          <w:rStyle w:val="afe"/>
        </w:rPr>
        <w:t>]</w:t>
      </w:r>
      <w:r>
        <w:rPr>
          <w:rFonts w:hint="eastAsia"/>
        </w:rPr>
        <w:t>，它为</w:t>
      </w:r>
      <w:r>
        <w:t>Hadoop</w:t>
      </w:r>
      <w:r>
        <w:rPr>
          <w:rFonts w:hint="eastAsia"/>
        </w:rPr>
        <w:t>和</w:t>
      </w:r>
      <w:r>
        <w:t>HBase</w:t>
      </w:r>
      <w:r>
        <w:rPr>
          <w:rFonts w:hint="eastAsia"/>
        </w:rPr>
        <w:t>提供</w:t>
      </w:r>
      <w:r w:rsidR="00B8478A">
        <w:rPr>
          <w:rFonts w:hint="eastAsia"/>
        </w:rPr>
        <w:t>强</w:t>
      </w:r>
      <w:r w:rsidR="00812244">
        <w:rPr>
          <w:rFonts w:hint="eastAsia"/>
        </w:rPr>
        <w:t>一致性保证</w:t>
      </w:r>
      <w:r>
        <w:rPr>
          <w:rFonts w:hint="eastAsia"/>
        </w:rPr>
        <w:t>，是</w:t>
      </w:r>
      <w:r>
        <w:t>Hadoop</w:t>
      </w:r>
      <w:r w:rsidR="00685E18">
        <w:rPr>
          <w:rFonts w:hint="eastAsia"/>
        </w:rPr>
        <w:t>分布式</w:t>
      </w:r>
      <w:r w:rsidR="006A107A">
        <w:rPr>
          <w:rFonts w:hint="eastAsia"/>
        </w:rPr>
        <w:t>管理不可缺少的一个模块，主要用来进行</w:t>
      </w:r>
      <w:r w:rsidR="002160EC">
        <w:rPr>
          <w:rFonts w:hint="eastAsia"/>
        </w:rPr>
        <w:t>统一</w:t>
      </w:r>
      <w:r w:rsidR="006A107A">
        <w:rPr>
          <w:rFonts w:hint="eastAsia"/>
        </w:rPr>
        <w:t>集群</w:t>
      </w:r>
      <w:r>
        <w:rPr>
          <w:rFonts w:hint="eastAsia"/>
        </w:rPr>
        <w:t>管理、统一命名服务、</w:t>
      </w:r>
      <w:r w:rsidR="003C5E4C">
        <w:rPr>
          <w:rFonts w:hint="eastAsia"/>
        </w:rPr>
        <w:t>集群</w:t>
      </w:r>
      <w:r>
        <w:rPr>
          <w:rFonts w:hint="eastAsia"/>
        </w:rPr>
        <w:t>配置管理、分布式协调、消息队列等操作。</w:t>
      </w:r>
    </w:p>
    <w:p w14:paraId="68377721" w14:textId="77777777" w:rsidR="00210A3A" w:rsidRDefault="007705CA" w:rsidP="00210A3A">
      <w:pPr>
        <w:pStyle w:val="aa"/>
        <w:numPr>
          <w:ilvl w:val="0"/>
          <w:numId w:val="5"/>
        </w:numPr>
        <w:ind w:firstLineChars="0"/>
      </w:pPr>
      <w:r>
        <w:t>HMaster</w:t>
      </w:r>
    </w:p>
    <w:p w14:paraId="6F32CC2E" w14:textId="78AD5B53" w:rsidR="007705CA" w:rsidRDefault="007705CA" w:rsidP="00210A3A">
      <w:pPr>
        <w:pStyle w:val="aa"/>
        <w:ind w:firstLineChars="0"/>
      </w:pPr>
      <w:r>
        <w:t>HMaster</w:t>
      </w:r>
      <w:r w:rsidR="00762AF6" w:rsidRPr="00762AF6">
        <w:rPr>
          <w:vertAlign w:val="superscript"/>
        </w:rPr>
        <w:fldChar w:fldCharType="begin"/>
      </w:r>
      <w:r w:rsidR="00762AF6" w:rsidRPr="00762AF6">
        <w:rPr>
          <w:vertAlign w:val="superscript"/>
        </w:rPr>
        <w:instrText xml:space="preserve"> NOTEREF _Ref474409892 </w:instrText>
      </w:r>
      <w:r w:rsidR="00762AF6">
        <w:rPr>
          <w:vertAlign w:val="superscript"/>
        </w:rPr>
        <w:instrText xml:space="preserve"> \* MERGEFORMAT </w:instrText>
      </w:r>
      <w:r w:rsidR="00762AF6" w:rsidRPr="00762AF6">
        <w:rPr>
          <w:vertAlign w:val="superscript"/>
        </w:rPr>
        <w:fldChar w:fldCharType="separate"/>
      </w:r>
      <w:r w:rsidR="00762AF6" w:rsidRPr="00762AF6">
        <w:rPr>
          <w:vertAlign w:val="superscript"/>
        </w:rPr>
        <w:t>3</w:t>
      </w:r>
      <w:r w:rsidR="00762AF6" w:rsidRPr="00762AF6">
        <w:rPr>
          <w:vertAlign w:val="superscript"/>
        </w:rPr>
        <w:fldChar w:fldCharType="end"/>
      </w:r>
      <w:r>
        <w:rPr>
          <w:rFonts w:hint="eastAsia"/>
        </w:rPr>
        <w:t>是</w:t>
      </w:r>
      <w:r>
        <w:t>HBase</w:t>
      </w:r>
      <w:r>
        <w:rPr>
          <w:rFonts w:hint="eastAsia"/>
        </w:rPr>
        <w:t>主</w:t>
      </w:r>
      <w:r>
        <w:t>-</w:t>
      </w:r>
      <w:r>
        <w:rPr>
          <w:rFonts w:hint="eastAsia"/>
        </w:rPr>
        <w:t>从模式的主（</w:t>
      </w:r>
      <w:r>
        <w:t>Master</w:t>
      </w:r>
      <w:r>
        <w:rPr>
          <w:rFonts w:hint="eastAsia"/>
        </w:rPr>
        <w:t>）角色，即主控节点，类似于</w:t>
      </w:r>
      <w:r>
        <w:t>HDFS</w:t>
      </w:r>
      <w:r>
        <w:rPr>
          <w:rFonts w:hint="eastAsia"/>
        </w:rPr>
        <w:t>的</w:t>
      </w:r>
      <w:r>
        <w:t>NameNode</w:t>
      </w:r>
      <w:r>
        <w:rPr>
          <w:rFonts w:hint="eastAsia"/>
        </w:rPr>
        <w:t>。控制并管理着</w:t>
      </w:r>
      <w:r>
        <w:t>HBase</w:t>
      </w:r>
      <w:r>
        <w:rPr>
          <w:rFonts w:hint="eastAsia"/>
        </w:rPr>
        <w:t>集群，监控所有</w:t>
      </w:r>
      <w:r>
        <w:t>RegionServer</w:t>
      </w:r>
      <w:r>
        <w:rPr>
          <w:rFonts w:hint="eastAsia"/>
        </w:rPr>
        <w:t>集群实例，维护数据库的元数据信息，负责集群负载均衡，分配</w:t>
      </w:r>
      <w:r>
        <w:t>Region</w:t>
      </w:r>
      <w:r>
        <w:rPr>
          <w:rFonts w:hint="eastAsia"/>
        </w:rPr>
        <w:t>等操作。</w:t>
      </w:r>
    </w:p>
    <w:p w14:paraId="5C6B3A3A" w14:textId="77777777" w:rsidR="001376BF" w:rsidRDefault="007705CA" w:rsidP="001376BF">
      <w:pPr>
        <w:pStyle w:val="aa"/>
        <w:numPr>
          <w:ilvl w:val="0"/>
          <w:numId w:val="5"/>
        </w:numPr>
        <w:ind w:firstLineChars="0"/>
      </w:pPr>
      <w:r>
        <w:t>Region Server</w:t>
      </w:r>
    </w:p>
    <w:p w14:paraId="0ACFE44B" w14:textId="31F18DEE" w:rsidR="007705CA" w:rsidRDefault="00184474" w:rsidP="001376BF">
      <w:pPr>
        <w:pStyle w:val="aa"/>
        <w:ind w:firstLineChars="0"/>
      </w:pPr>
      <w:r>
        <w:t>Region Server</w:t>
      </w:r>
      <w:r w:rsidR="00A43D55" w:rsidRPr="00A43D55">
        <w:rPr>
          <w:vertAlign w:val="superscript"/>
        </w:rPr>
        <w:fldChar w:fldCharType="begin"/>
      </w:r>
      <w:r w:rsidR="00A43D55" w:rsidRPr="00A43D55">
        <w:rPr>
          <w:vertAlign w:val="superscript"/>
        </w:rPr>
        <w:instrText xml:space="preserve"> NOTEREF _Ref474409892 </w:instrText>
      </w:r>
      <w:r w:rsidR="00A43D55">
        <w:rPr>
          <w:vertAlign w:val="superscript"/>
        </w:rPr>
        <w:instrText xml:space="preserve"> \* MERGEFORMAT </w:instrText>
      </w:r>
      <w:r w:rsidR="00A43D55" w:rsidRPr="00A43D55">
        <w:rPr>
          <w:vertAlign w:val="superscript"/>
        </w:rPr>
        <w:fldChar w:fldCharType="separate"/>
      </w:r>
      <w:r w:rsidR="00A43D55" w:rsidRPr="00A43D55">
        <w:rPr>
          <w:vertAlign w:val="superscript"/>
        </w:rPr>
        <w:t>3</w:t>
      </w:r>
      <w:r w:rsidR="00A43D55" w:rsidRPr="00A43D55">
        <w:rPr>
          <w:vertAlign w:val="superscript"/>
        </w:rPr>
        <w:fldChar w:fldCharType="end"/>
      </w:r>
      <w:r>
        <w:t>是</w:t>
      </w:r>
      <w:r w:rsidR="007705CA">
        <w:t>HBase</w:t>
      </w:r>
      <w:r w:rsidR="007705CA">
        <w:rPr>
          <w:rFonts w:hint="eastAsia"/>
        </w:rPr>
        <w:t>主</w:t>
      </w:r>
      <w:r w:rsidR="007705CA">
        <w:t>-</w:t>
      </w:r>
      <w:r w:rsidR="007705CA">
        <w:rPr>
          <w:rFonts w:hint="eastAsia"/>
        </w:rPr>
        <w:t>从模式的从（</w:t>
      </w:r>
      <w:r w:rsidR="007705CA">
        <w:t>Slave</w:t>
      </w:r>
      <w:r w:rsidR="007705CA">
        <w:rPr>
          <w:rFonts w:hint="eastAsia"/>
        </w:rPr>
        <w:t>）角色，是</w:t>
      </w:r>
      <w:r w:rsidR="007705CA">
        <w:t>HBase</w:t>
      </w:r>
      <w:r w:rsidR="000B3329">
        <w:rPr>
          <w:rFonts w:hint="eastAsia"/>
        </w:rPr>
        <w:t>核心模块</w:t>
      </w:r>
      <w:r w:rsidR="007705CA">
        <w:rPr>
          <w:rFonts w:hint="eastAsia"/>
        </w:rPr>
        <w:t>，主要响应用户的</w:t>
      </w:r>
      <w:r w:rsidR="007705CA">
        <w:t>I/O</w:t>
      </w:r>
      <w:r w:rsidR="007705CA">
        <w:rPr>
          <w:rFonts w:hint="eastAsia"/>
        </w:rPr>
        <w:t>请求，并在</w:t>
      </w:r>
      <w:r w:rsidR="007705CA">
        <w:t>HDFS</w:t>
      </w:r>
      <w:r w:rsidR="007705CA">
        <w:rPr>
          <w:rFonts w:hint="eastAsia"/>
        </w:rPr>
        <w:t>中读取或写入数据，维护</w:t>
      </w:r>
      <w:r w:rsidR="007705CA">
        <w:t>Region</w:t>
      </w:r>
      <w:r w:rsidR="007705CA">
        <w:rPr>
          <w:rFonts w:hint="eastAsia"/>
        </w:rPr>
        <w:t>信息。</w:t>
      </w:r>
      <w:r w:rsidR="007705CA">
        <w:t>Region Server</w:t>
      </w:r>
      <w:r w:rsidR="007705CA">
        <w:rPr>
          <w:rFonts w:hint="eastAsia"/>
        </w:rPr>
        <w:t>内部管理了若干个</w:t>
      </w:r>
      <w:r w:rsidR="007705CA">
        <w:t>Region</w:t>
      </w:r>
      <w:r w:rsidR="0087660D">
        <w:rPr>
          <w:rFonts w:hint="eastAsia"/>
        </w:rPr>
        <w:t>对象</w:t>
      </w:r>
      <w:r w:rsidR="007705CA">
        <w:rPr>
          <w:rFonts w:hint="eastAsia"/>
        </w:rPr>
        <w:t>。如果</w:t>
      </w:r>
      <w:r w:rsidR="007705CA">
        <w:t>Region</w:t>
      </w:r>
      <w:r w:rsidR="007705CA">
        <w:rPr>
          <w:rFonts w:hint="eastAsia"/>
        </w:rPr>
        <w:t>过大，</w:t>
      </w:r>
      <w:r w:rsidR="007705CA">
        <w:t>Region Server</w:t>
      </w:r>
      <w:r w:rsidR="007705CA">
        <w:rPr>
          <w:rFonts w:hint="eastAsia"/>
        </w:rPr>
        <w:lastRenderedPageBreak/>
        <w:t>会对其进行拆分。</w:t>
      </w:r>
    </w:p>
    <w:p w14:paraId="6F5C64FB" w14:textId="77777777" w:rsidR="00433461" w:rsidRDefault="007705CA" w:rsidP="00433461">
      <w:pPr>
        <w:pStyle w:val="aa"/>
        <w:numPr>
          <w:ilvl w:val="0"/>
          <w:numId w:val="5"/>
        </w:numPr>
        <w:ind w:firstLineChars="0"/>
      </w:pPr>
      <w:r>
        <w:t>HLog</w:t>
      </w:r>
    </w:p>
    <w:p w14:paraId="43E87AB7" w14:textId="791A5F0B" w:rsidR="003B4F73" w:rsidRDefault="007705CA" w:rsidP="00433461">
      <w:pPr>
        <w:pStyle w:val="aa"/>
        <w:ind w:firstLineChars="0"/>
      </w:pPr>
      <w:r>
        <w:t>HBase</w:t>
      </w:r>
      <w:r>
        <w:rPr>
          <w:rFonts w:hint="eastAsia"/>
        </w:rPr>
        <w:t>在处理写入数据操作时，采用</w:t>
      </w:r>
      <w:commentRangeStart w:id="138"/>
      <w:r>
        <w:t>LSM</w:t>
      </w:r>
      <w:r>
        <w:rPr>
          <w:rFonts w:hint="eastAsia"/>
        </w:rPr>
        <w:t>架构</w:t>
      </w:r>
      <w:commentRangeEnd w:id="138"/>
      <w:r w:rsidR="004B571D">
        <w:rPr>
          <w:rStyle w:val="af1"/>
        </w:rPr>
        <w:commentReference w:id="138"/>
      </w:r>
      <w:r w:rsidR="00797003">
        <w:rPr>
          <w:rStyle w:val="afe"/>
        </w:rPr>
        <w:t>[</w:t>
      </w:r>
      <w:r w:rsidR="00797003">
        <w:rPr>
          <w:rStyle w:val="afe"/>
        </w:rPr>
        <w:endnoteReference w:id="33"/>
      </w:r>
      <w:r w:rsidR="00797003">
        <w:rPr>
          <w:rStyle w:val="afe"/>
        </w:rPr>
        <w:t>]</w:t>
      </w:r>
      <w:r>
        <w:rPr>
          <w:rFonts w:hint="eastAsia"/>
        </w:rPr>
        <w:t>，首先写入内存中，为了保证数据一致性，每个</w:t>
      </w:r>
      <w:r>
        <w:t>Region Server</w:t>
      </w:r>
      <w:r w:rsidR="00277B6E">
        <w:rPr>
          <w:rFonts w:hint="eastAsia"/>
        </w:rPr>
        <w:t>在处理更新数据请求</w:t>
      </w:r>
      <w:r>
        <w:rPr>
          <w:rFonts w:hint="eastAsia"/>
        </w:rPr>
        <w:t>（</w:t>
      </w:r>
      <w:r>
        <w:t>Put</w:t>
      </w:r>
      <w:r>
        <w:rPr>
          <w:rFonts w:hint="eastAsia"/>
        </w:rPr>
        <w:t>操作、</w:t>
      </w:r>
      <w:r>
        <w:t>Deletes</w:t>
      </w:r>
      <w:r>
        <w:rPr>
          <w:rFonts w:hint="eastAsia"/>
        </w:rPr>
        <w:t>操作）</w:t>
      </w:r>
      <w:r>
        <w:t xml:space="preserve"> </w:t>
      </w:r>
      <w:r>
        <w:rPr>
          <w:rFonts w:hint="eastAsia"/>
        </w:rPr>
        <w:t>时，会先记录到</w:t>
      </w:r>
      <w:commentRangeStart w:id="139"/>
      <w:r>
        <w:t>Write Ahead Log</w:t>
      </w:r>
      <w:commentRangeEnd w:id="139"/>
      <w:r w:rsidR="00BA3164">
        <w:rPr>
          <w:rStyle w:val="af1"/>
        </w:rPr>
        <w:commentReference w:id="139"/>
      </w:r>
      <w:r w:rsidR="00797003">
        <w:rPr>
          <w:rStyle w:val="afe"/>
        </w:rPr>
        <w:t>[</w:t>
      </w:r>
      <w:r w:rsidR="00797003">
        <w:rPr>
          <w:rStyle w:val="afe"/>
        </w:rPr>
        <w:endnoteReference w:id="34"/>
      </w:r>
      <w:r w:rsidR="00797003">
        <w:rPr>
          <w:rStyle w:val="afe"/>
        </w:rPr>
        <w:t>]</w:t>
      </w:r>
      <w:r>
        <w:rPr>
          <w:rFonts w:hint="eastAsia"/>
        </w:rPr>
        <w:t>（</w:t>
      </w:r>
      <w:r>
        <w:t>WAL</w:t>
      </w:r>
      <w:r>
        <w:rPr>
          <w:rFonts w:hint="eastAsia"/>
        </w:rPr>
        <w:t>）中，然后再进行更新，当</w:t>
      </w:r>
      <w:r>
        <w:t>Region Server</w:t>
      </w:r>
      <w:r>
        <w:rPr>
          <w:rFonts w:hint="eastAsia"/>
        </w:rPr>
        <w:t>遇到突发情况时，可以通过</w:t>
      </w:r>
      <w:r>
        <w:t>Log</w:t>
      </w:r>
      <w:r>
        <w:rPr>
          <w:rFonts w:hint="eastAsia"/>
        </w:rPr>
        <w:t>进行恢复操作。</w:t>
      </w:r>
      <w:r>
        <w:t>HLog</w:t>
      </w:r>
      <w:r>
        <w:rPr>
          <w:rFonts w:hint="eastAsia"/>
        </w:rPr>
        <w:t>是</w:t>
      </w:r>
      <w:r>
        <w:t>HBase</w:t>
      </w:r>
      <w:r w:rsidR="00D73963">
        <w:rPr>
          <w:rFonts w:hint="eastAsia"/>
        </w:rPr>
        <w:t>的一种</w:t>
      </w:r>
      <w:r>
        <w:t>WAL</w:t>
      </w:r>
      <w:r w:rsidR="00D73963">
        <w:t>的</w:t>
      </w:r>
      <w:r>
        <w:rPr>
          <w:rFonts w:hint="eastAsia"/>
        </w:rPr>
        <w:t>实现，每个</w:t>
      </w:r>
      <w:r w:rsidR="00312F28">
        <w:rPr>
          <w:rFonts w:hint="eastAsia"/>
        </w:rPr>
        <w:t>集群服务器</w:t>
      </w:r>
      <w:r>
        <w:rPr>
          <w:rFonts w:hint="eastAsia"/>
        </w:rPr>
        <w:t>都包含一个</w:t>
      </w:r>
      <w:r>
        <w:t>HLog</w:t>
      </w:r>
      <w:r>
        <w:rPr>
          <w:rFonts w:hint="eastAsia"/>
        </w:rPr>
        <w:t>日志实例。</w:t>
      </w:r>
    </w:p>
    <w:p w14:paraId="66752B2B" w14:textId="38060F07" w:rsidR="006034DF" w:rsidRDefault="006034DF" w:rsidP="00882957">
      <w:pPr>
        <w:pStyle w:val="af4"/>
        <w:ind w:right="240"/>
      </w:pPr>
      <w:bookmarkStart w:id="140" w:name="_Toc474308106"/>
      <w:r w:rsidRPr="006034DF">
        <w:rPr>
          <w:rFonts w:hint="eastAsia"/>
        </w:rPr>
        <w:t>2.2.2</w:t>
      </w:r>
      <w:r w:rsidRPr="006034DF">
        <w:t xml:space="preserve"> HBase</w:t>
      </w:r>
      <w:r w:rsidRPr="006034DF">
        <w:t>数据模型</w:t>
      </w:r>
      <w:bookmarkEnd w:id="140"/>
    </w:p>
    <w:p w14:paraId="3528E3B4" w14:textId="75B8AE7D" w:rsidR="00454181" w:rsidRDefault="00F86361" w:rsidP="00454181">
      <w:pPr>
        <w:pStyle w:val="aa"/>
      </w:pPr>
      <w:r w:rsidRPr="00F86361">
        <w:rPr>
          <w:rFonts w:hint="eastAsia"/>
        </w:rPr>
        <w:t>HBase</w:t>
      </w:r>
      <w:r w:rsidRPr="00F86361">
        <w:rPr>
          <w:rFonts w:hint="eastAsia"/>
        </w:rPr>
        <w:t>是</w:t>
      </w:r>
      <w:r w:rsidRPr="00F86361">
        <w:rPr>
          <w:rFonts w:hint="eastAsia"/>
        </w:rPr>
        <w:t>Google</w:t>
      </w:r>
      <w:r w:rsidRPr="00F86361">
        <w:rPr>
          <w:rFonts w:hint="eastAsia"/>
        </w:rPr>
        <w:t>论文中</w:t>
      </w:r>
      <w:r w:rsidRPr="00F86361">
        <w:rPr>
          <w:rFonts w:hint="eastAsia"/>
        </w:rPr>
        <w:t>BigTable</w:t>
      </w:r>
      <w:r w:rsidRPr="00F86361">
        <w:rPr>
          <w:rFonts w:hint="eastAsia"/>
        </w:rPr>
        <w:t>的开源实现，采用和</w:t>
      </w:r>
      <w:r w:rsidRPr="00F86361">
        <w:rPr>
          <w:rFonts w:hint="eastAsia"/>
        </w:rPr>
        <w:t>BigTable</w:t>
      </w:r>
      <w:r w:rsidRPr="00F86361">
        <w:rPr>
          <w:rFonts w:hint="eastAsia"/>
        </w:rPr>
        <w:t>类似数据</w:t>
      </w:r>
      <w:r w:rsidR="0001336D">
        <w:rPr>
          <w:rFonts w:hint="eastAsia"/>
        </w:rPr>
        <w:t>存储</w:t>
      </w:r>
      <w:r w:rsidRPr="00F86361">
        <w:rPr>
          <w:rFonts w:hint="eastAsia"/>
        </w:rPr>
        <w:t>模型。</w:t>
      </w:r>
      <w:r w:rsidRPr="00F86361">
        <w:rPr>
          <w:rFonts w:hint="eastAsia"/>
        </w:rPr>
        <w:t>HBase</w:t>
      </w:r>
      <w:r w:rsidRPr="00F86361">
        <w:rPr>
          <w:rFonts w:hint="eastAsia"/>
        </w:rPr>
        <w:t>底层利用</w:t>
      </w:r>
      <w:r w:rsidRPr="00F86361">
        <w:rPr>
          <w:rFonts w:hint="eastAsia"/>
        </w:rPr>
        <w:t>H</w:t>
      </w:r>
      <w:r w:rsidR="00A62117">
        <w:t>DFS</w:t>
      </w:r>
      <w:r w:rsidR="000B06E0">
        <w:rPr>
          <w:rFonts w:hint="eastAsia"/>
        </w:rPr>
        <w:t>采用</w:t>
      </w:r>
      <w:r w:rsidRPr="00F86361">
        <w:rPr>
          <w:rFonts w:hint="eastAsia"/>
        </w:rPr>
        <w:t>Key</w:t>
      </w:r>
      <w:r w:rsidR="00453639">
        <w:t>-</w:t>
      </w:r>
      <w:r w:rsidRPr="00F86361">
        <w:rPr>
          <w:rFonts w:hint="eastAsia"/>
        </w:rPr>
        <w:t>Value</w:t>
      </w:r>
      <w:r w:rsidRPr="00F86361">
        <w:rPr>
          <w:rFonts w:hint="eastAsia"/>
        </w:rPr>
        <w:t>键值对存储。相比其他</w:t>
      </w:r>
      <w:r w:rsidRPr="00F86361">
        <w:rPr>
          <w:rFonts w:hint="eastAsia"/>
        </w:rPr>
        <w:t>NoSQL</w:t>
      </w:r>
      <w:r w:rsidRPr="00F86361">
        <w:rPr>
          <w:rFonts w:hint="eastAsia"/>
        </w:rPr>
        <w:t>数据库，</w:t>
      </w:r>
      <w:r w:rsidRPr="00F86361">
        <w:rPr>
          <w:rFonts w:hint="eastAsia"/>
        </w:rPr>
        <w:t>HBase</w:t>
      </w:r>
      <w:r w:rsidRPr="00F86361">
        <w:rPr>
          <w:rFonts w:hint="eastAsia"/>
        </w:rPr>
        <w:t>的</w:t>
      </w:r>
      <w:r w:rsidRPr="00F86361">
        <w:rPr>
          <w:rFonts w:hint="eastAsia"/>
        </w:rPr>
        <w:t>Key</w:t>
      </w:r>
      <w:r w:rsidR="00C579FE">
        <w:rPr>
          <w:rFonts w:hint="eastAsia"/>
        </w:rPr>
        <w:t>不</w:t>
      </w:r>
      <w:r w:rsidR="002129C3">
        <w:rPr>
          <w:rFonts w:hint="eastAsia"/>
        </w:rPr>
        <w:t>只是</w:t>
      </w:r>
      <w:r w:rsidR="00C579FE">
        <w:rPr>
          <w:rFonts w:hint="eastAsia"/>
        </w:rPr>
        <w:t>纯</w:t>
      </w:r>
      <w:r w:rsidR="001B0B53">
        <w:rPr>
          <w:rFonts w:hint="eastAsia"/>
        </w:rPr>
        <w:t>自定义</w:t>
      </w:r>
      <w:r w:rsidR="00C579FE">
        <w:rPr>
          <w:rFonts w:hint="eastAsia"/>
        </w:rPr>
        <w:t>字符串，而是由多个</w:t>
      </w:r>
      <w:r w:rsidRPr="00F86361">
        <w:rPr>
          <w:rFonts w:hint="eastAsia"/>
        </w:rPr>
        <w:t>属性构成：行健（</w:t>
      </w:r>
      <w:r w:rsidRPr="00F86361">
        <w:rPr>
          <w:rFonts w:hint="eastAsia"/>
        </w:rPr>
        <w:t>Row</w:t>
      </w:r>
      <w:r w:rsidR="00194833">
        <w:t xml:space="preserve"> </w:t>
      </w:r>
      <w:r w:rsidRPr="00F86361">
        <w:rPr>
          <w:rFonts w:hint="eastAsia"/>
        </w:rPr>
        <w:t>Key</w:t>
      </w:r>
      <w:r w:rsidRPr="00F86361">
        <w:rPr>
          <w:rFonts w:hint="eastAsia"/>
        </w:rPr>
        <w:t>）、列族（</w:t>
      </w:r>
      <w:r w:rsidRPr="00F86361">
        <w:rPr>
          <w:rFonts w:hint="eastAsia"/>
        </w:rPr>
        <w:t>Column Family</w:t>
      </w:r>
      <w:r w:rsidRPr="00F86361">
        <w:rPr>
          <w:rFonts w:hint="eastAsia"/>
        </w:rPr>
        <w:t>）、列限定词（</w:t>
      </w:r>
      <w:r w:rsidRPr="00F86361">
        <w:rPr>
          <w:rFonts w:hint="eastAsia"/>
        </w:rPr>
        <w:t>Column Qualifier</w:t>
      </w:r>
      <w:r w:rsidRPr="00F86361">
        <w:rPr>
          <w:rFonts w:hint="eastAsia"/>
        </w:rPr>
        <w:t>）和时间戳（</w:t>
      </w:r>
      <w:r w:rsidRPr="00F86361">
        <w:rPr>
          <w:rFonts w:hint="eastAsia"/>
        </w:rPr>
        <w:t>Timestamp</w:t>
      </w:r>
      <w:r w:rsidR="00C81E3B">
        <w:rPr>
          <w:rFonts w:hint="eastAsia"/>
        </w:rPr>
        <w:t>）</w:t>
      </w:r>
      <w:r w:rsidRPr="00F86361">
        <w:rPr>
          <w:rFonts w:hint="eastAsia"/>
        </w:rPr>
        <w:t>，</w:t>
      </w:r>
      <w:r w:rsidRPr="00F86361">
        <w:rPr>
          <w:rFonts w:hint="eastAsia"/>
        </w:rPr>
        <w:t>HBase</w:t>
      </w:r>
      <w:r w:rsidRPr="00F86361">
        <w:rPr>
          <w:rFonts w:hint="eastAsia"/>
        </w:rPr>
        <w:t>键值</w:t>
      </w:r>
      <w:r w:rsidR="00CB4F95">
        <w:rPr>
          <w:rFonts w:hint="eastAsia"/>
        </w:rPr>
        <w:t>对</w:t>
      </w:r>
      <w:r w:rsidR="00857176">
        <w:rPr>
          <w:rFonts w:hint="eastAsia"/>
        </w:rPr>
        <w:t>结构如式（</w:t>
      </w:r>
      <w:r w:rsidR="00857176">
        <w:rPr>
          <w:rFonts w:hint="eastAsia"/>
        </w:rPr>
        <w:t>2.1</w:t>
      </w:r>
      <w:r w:rsidR="00857176">
        <w:rPr>
          <w:rFonts w:hint="eastAsia"/>
        </w:rPr>
        <w:t>）</w:t>
      </w:r>
      <w:r w:rsidR="00FE0CD3" w:rsidRPr="00FE0CD3">
        <w:rPr>
          <w:vertAlign w:val="superscript"/>
        </w:rPr>
        <w:fldChar w:fldCharType="begin"/>
      </w:r>
      <w:r w:rsidR="00FE0CD3" w:rsidRPr="00FE0CD3">
        <w:rPr>
          <w:vertAlign w:val="superscript"/>
        </w:rPr>
        <w:instrText xml:space="preserve"> </w:instrText>
      </w:r>
      <w:r w:rsidR="00FE0CD3" w:rsidRPr="00FE0CD3">
        <w:rPr>
          <w:rFonts w:hint="eastAsia"/>
          <w:vertAlign w:val="superscript"/>
        </w:rPr>
        <w:instrText>NOTEREF _Ref474409892</w:instrText>
      </w:r>
      <w:r w:rsidR="00FE0CD3" w:rsidRPr="00FE0CD3">
        <w:rPr>
          <w:vertAlign w:val="superscript"/>
        </w:rPr>
        <w:instrText xml:space="preserve"> </w:instrText>
      </w:r>
      <w:r w:rsidR="00FE0CD3">
        <w:rPr>
          <w:vertAlign w:val="superscript"/>
        </w:rPr>
        <w:instrText xml:space="preserve"> \* MERGEFORMAT </w:instrText>
      </w:r>
      <w:r w:rsidR="00FE0CD3" w:rsidRPr="00FE0CD3">
        <w:rPr>
          <w:vertAlign w:val="superscript"/>
        </w:rPr>
        <w:fldChar w:fldCharType="separate"/>
      </w:r>
      <w:r w:rsidR="00FE0CD3" w:rsidRPr="00FE0CD3">
        <w:rPr>
          <w:vertAlign w:val="superscript"/>
        </w:rPr>
        <w:t>3</w:t>
      </w:r>
      <w:r w:rsidR="00FE0CD3" w:rsidRPr="00FE0CD3">
        <w:rPr>
          <w:vertAlign w:val="superscript"/>
        </w:rPr>
        <w:fldChar w:fldCharType="end"/>
      </w:r>
      <w:r w:rsidR="00857176">
        <w:rPr>
          <w:rFonts w:hint="eastAsia"/>
        </w:rPr>
        <w:t>所示</w:t>
      </w:r>
      <w:r w:rsidRPr="00F86361">
        <w:rPr>
          <w:rFonts w:hint="eastAsia"/>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6853"/>
        <w:gridCol w:w="996"/>
      </w:tblGrid>
      <w:tr w:rsidR="00274E06" w14:paraId="3783E3A8" w14:textId="77777777" w:rsidTr="00AB6124">
        <w:tc>
          <w:tcPr>
            <w:tcW w:w="395" w:type="pct"/>
            <w:vAlign w:val="center"/>
          </w:tcPr>
          <w:p w14:paraId="5DE621EE" w14:textId="77777777" w:rsidR="00274E06" w:rsidRDefault="00274E06" w:rsidP="00CC1434">
            <w:pPr>
              <w:pStyle w:val="aa"/>
              <w:ind w:firstLineChars="0" w:firstLine="0"/>
            </w:pPr>
          </w:p>
        </w:tc>
        <w:tc>
          <w:tcPr>
            <w:tcW w:w="4020" w:type="pct"/>
            <w:vAlign w:val="center"/>
          </w:tcPr>
          <w:p w14:paraId="60B0A21E" w14:textId="409F9820" w:rsidR="00274E06" w:rsidRDefault="00B77B46" w:rsidP="00123AB5">
            <w:pPr>
              <w:pStyle w:val="aa"/>
              <w:ind w:firstLineChars="0" w:firstLine="0"/>
              <w:jc w:val="center"/>
            </w:pPr>
            <m:oMathPara>
              <m:oMath>
                <m:r>
                  <m:rPr>
                    <m:sty m:val="p"/>
                  </m:rPr>
                  <w:rPr>
                    <w:rFonts w:ascii="Cambria Math" w:hAnsi="Cambria Math"/>
                  </w:rPr>
                  <m:t>｛</m:t>
                </m:r>
                <m:r>
                  <m:rPr>
                    <m:sty m:val="p"/>
                  </m:rPr>
                  <w:rPr>
                    <w:rFonts w:ascii="Cambria Math" w:hAnsi="Cambria Math"/>
                  </w:rPr>
                  <m:t>Row Key,Column Family :Qualifier,Timestamp</m:t>
                </m:r>
                <m:r>
                  <m:rPr>
                    <m:sty m:val="p"/>
                  </m:rPr>
                  <w:rPr>
                    <w:rFonts w:ascii="Cambria Math" w:hAnsi="Cambria Math"/>
                  </w:rPr>
                  <m:t>｝</m:t>
                </m:r>
                <m:r>
                  <m:rPr>
                    <m:sty m:val="p"/>
                  </m:rPr>
                  <w:rPr>
                    <w:rFonts w:ascii="Cambria Math" w:hAnsi="Cambria Math"/>
                  </w:rPr>
                  <m:t>→Value</m:t>
                </m:r>
              </m:oMath>
            </m:oMathPara>
          </w:p>
        </w:tc>
        <w:tc>
          <w:tcPr>
            <w:tcW w:w="584" w:type="pct"/>
            <w:vAlign w:val="center"/>
          </w:tcPr>
          <w:p w14:paraId="73484B76" w14:textId="0AECF348" w:rsidR="00274E06" w:rsidRDefault="00BF3A34" w:rsidP="00123AB5">
            <w:pPr>
              <w:pStyle w:val="aa"/>
              <w:ind w:firstLineChars="0" w:firstLine="0"/>
              <w:jc w:val="center"/>
            </w:pPr>
            <w:r>
              <w:rPr>
                <w:rFonts w:hint="eastAsia"/>
              </w:rPr>
              <w:t>（</w:t>
            </w:r>
            <w:r>
              <w:rPr>
                <w:rFonts w:hint="eastAsia"/>
              </w:rPr>
              <w:t>2.1</w:t>
            </w:r>
            <w:r>
              <w:rPr>
                <w:rFonts w:hint="eastAsia"/>
              </w:rPr>
              <w:t>）</w:t>
            </w:r>
          </w:p>
        </w:tc>
      </w:tr>
    </w:tbl>
    <w:p w14:paraId="23DAEFC8" w14:textId="17E8336F" w:rsidR="00891865" w:rsidRDefault="00CC1434" w:rsidP="006F7EFB">
      <w:pPr>
        <w:pStyle w:val="aa"/>
        <w:numPr>
          <w:ilvl w:val="0"/>
          <w:numId w:val="8"/>
        </w:numPr>
        <w:ind w:firstLineChars="0"/>
        <w:jc w:val="left"/>
      </w:pPr>
      <w:r>
        <w:rPr>
          <w:rFonts w:hint="eastAsia"/>
        </w:rPr>
        <w:t>逻辑存储视图</w:t>
      </w:r>
    </w:p>
    <w:p w14:paraId="4430A334" w14:textId="6FB68ADE" w:rsidR="00322D69" w:rsidRDefault="002A4496" w:rsidP="00E604DC">
      <w:pPr>
        <w:pStyle w:val="aa"/>
        <w:ind w:firstLineChars="0"/>
        <w:jc w:val="left"/>
      </w:pPr>
      <w:r w:rsidRPr="002A4496">
        <w:rPr>
          <w:rFonts w:hint="eastAsia"/>
        </w:rPr>
        <w:t>HBase</w:t>
      </w:r>
      <w:r w:rsidRPr="002A4496">
        <w:rPr>
          <w:rFonts w:hint="eastAsia"/>
        </w:rPr>
        <w:t>以</w:t>
      </w:r>
      <w:r w:rsidR="002F442E">
        <w:rPr>
          <w:rFonts w:hint="eastAsia"/>
        </w:rPr>
        <w:t>数据</w:t>
      </w:r>
      <w:r w:rsidR="003F254B">
        <w:rPr>
          <w:rFonts w:hint="eastAsia"/>
        </w:rPr>
        <w:t>表的方式</w:t>
      </w:r>
      <w:r w:rsidRPr="002A4496">
        <w:rPr>
          <w:rFonts w:hint="eastAsia"/>
        </w:rPr>
        <w:t>存储，表由</w:t>
      </w:r>
      <w:r w:rsidR="005B0408">
        <w:rPr>
          <w:rFonts w:hint="eastAsia"/>
        </w:rPr>
        <w:t>数据</w:t>
      </w:r>
      <w:r w:rsidRPr="002A4496">
        <w:rPr>
          <w:rFonts w:hint="eastAsia"/>
        </w:rPr>
        <w:t>行（</w:t>
      </w:r>
      <w:r w:rsidRPr="002A4496">
        <w:rPr>
          <w:rFonts w:hint="eastAsia"/>
        </w:rPr>
        <w:t>Row</w:t>
      </w:r>
      <w:r w:rsidRPr="002A4496">
        <w:rPr>
          <w:rFonts w:hint="eastAsia"/>
        </w:rPr>
        <w:t>）和</w:t>
      </w:r>
      <w:r w:rsidR="005B0408">
        <w:rPr>
          <w:rFonts w:hint="eastAsia"/>
        </w:rPr>
        <w:t>数据</w:t>
      </w:r>
      <w:r w:rsidRPr="002A4496">
        <w:rPr>
          <w:rFonts w:hint="eastAsia"/>
        </w:rPr>
        <w:t>列（</w:t>
      </w:r>
      <w:r w:rsidRPr="002A4496">
        <w:rPr>
          <w:rFonts w:hint="eastAsia"/>
        </w:rPr>
        <w:t>Column</w:t>
      </w:r>
      <w:r w:rsidR="00565C17">
        <w:rPr>
          <w:rFonts w:hint="eastAsia"/>
        </w:rPr>
        <w:t>）构成，数据表</w:t>
      </w:r>
      <w:r w:rsidR="00223246">
        <w:rPr>
          <w:rFonts w:hint="eastAsia"/>
        </w:rPr>
        <w:t>划分</w:t>
      </w:r>
      <w:r w:rsidR="00EC1545">
        <w:rPr>
          <w:rFonts w:hint="eastAsia"/>
        </w:rPr>
        <w:t>数</w:t>
      </w:r>
      <w:r w:rsidRPr="002A4496">
        <w:rPr>
          <w:rFonts w:hint="eastAsia"/>
        </w:rPr>
        <w:t>个列族（</w:t>
      </w:r>
      <w:r w:rsidRPr="002A4496">
        <w:rPr>
          <w:rFonts w:hint="eastAsia"/>
        </w:rPr>
        <w:t>Column Family</w:t>
      </w:r>
      <w:r w:rsidRPr="002A4496">
        <w:rPr>
          <w:rFonts w:hint="eastAsia"/>
        </w:rPr>
        <w:t>），表</w:t>
      </w:r>
      <w:r w:rsidRPr="002A4496">
        <w:rPr>
          <w:rFonts w:hint="eastAsia"/>
        </w:rPr>
        <w:t>2-1</w:t>
      </w:r>
      <w:r w:rsidRPr="002A4496">
        <w:rPr>
          <w:rFonts w:hint="eastAsia"/>
        </w:rPr>
        <w:t>所示的是一张</w:t>
      </w:r>
      <w:r w:rsidRPr="002A4496">
        <w:rPr>
          <w:rFonts w:hint="eastAsia"/>
        </w:rPr>
        <w:t>HBase</w:t>
      </w:r>
      <w:r w:rsidRPr="002A4496">
        <w:rPr>
          <w:rFonts w:hint="eastAsia"/>
        </w:rPr>
        <w:t>表的逻辑存储视图，通过它可以更方便的描述</w:t>
      </w:r>
      <w:r w:rsidRPr="002A4496">
        <w:rPr>
          <w:rFonts w:hint="eastAsia"/>
        </w:rPr>
        <w:t>HBase</w:t>
      </w:r>
      <w:r w:rsidRPr="002A4496">
        <w:rPr>
          <w:rFonts w:hint="eastAsia"/>
        </w:rPr>
        <w:t>数据模型：</w:t>
      </w:r>
    </w:p>
    <w:p w14:paraId="2C8E2E4B" w14:textId="48EEF702" w:rsidR="00E604DC" w:rsidRPr="00E604DC" w:rsidRDefault="00E604DC" w:rsidP="009A46E9">
      <w:pPr>
        <w:pStyle w:val="ae"/>
      </w:pPr>
      <w:r>
        <w:t>表</w:t>
      </w:r>
      <w:r>
        <w:rPr>
          <w:rFonts w:hint="eastAsia"/>
        </w:rPr>
        <w:t>2.1 H</w:t>
      </w:r>
      <w:r w:rsidR="000D6745">
        <w:t>B</w:t>
      </w:r>
      <w:r>
        <w:rPr>
          <w:rFonts w:hint="eastAsia"/>
        </w:rPr>
        <w:t>ase逻辑存储视图</w:t>
      </w:r>
    </w:p>
    <w:tbl>
      <w:tblPr>
        <w:tblStyle w:val="af6"/>
        <w:tblW w:w="0" w:type="auto"/>
        <w:jc w:val="center"/>
        <w:tblLayout w:type="fixed"/>
        <w:tblLook w:val="04A0" w:firstRow="1" w:lastRow="0" w:firstColumn="1" w:lastColumn="0" w:noHBand="0" w:noVBand="1"/>
      </w:tblPr>
      <w:tblGrid>
        <w:gridCol w:w="1087"/>
        <w:gridCol w:w="1275"/>
        <w:gridCol w:w="2835"/>
        <w:gridCol w:w="3297"/>
      </w:tblGrid>
      <w:tr w:rsidR="00322D69" w14:paraId="47A0EA67" w14:textId="77777777" w:rsidTr="001E012F">
        <w:trPr>
          <w:trHeight w:val="338"/>
          <w:jc w:val="center"/>
        </w:trPr>
        <w:tc>
          <w:tcPr>
            <w:tcW w:w="1087" w:type="dxa"/>
            <w:tcBorders>
              <w:top w:val="single" w:sz="4" w:space="0" w:color="auto"/>
              <w:left w:val="single" w:sz="4" w:space="0" w:color="auto"/>
              <w:bottom w:val="single" w:sz="4" w:space="0" w:color="auto"/>
              <w:right w:val="single" w:sz="4" w:space="0" w:color="auto"/>
            </w:tcBorders>
            <w:vAlign w:val="center"/>
            <w:hideMark/>
          </w:tcPr>
          <w:p w14:paraId="0233E03C" w14:textId="77777777" w:rsidR="00322D69" w:rsidRPr="00E32570" w:rsidRDefault="00322D69">
            <w:pPr>
              <w:jc w:val="center"/>
              <w:rPr>
                <w:rFonts w:ascii="Times New Roman" w:hAnsi="Times New Roman" w:cs="Times New Roman"/>
                <w:b/>
                <w:sz w:val="21"/>
                <w:szCs w:val="21"/>
              </w:rPr>
            </w:pPr>
            <w:r w:rsidRPr="00E32570">
              <w:rPr>
                <w:rFonts w:ascii="Times New Roman" w:hAnsi="Times New Roman" w:cs="Times New Roman"/>
                <w:b/>
                <w:sz w:val="21"/>
                <w:szCs w:val="21"/>
              </w:rPr>
              <w:t>Row Key</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28FEE23" w14:textId="77777777" w:rsidR="00322D69" w:rsidRPr="00E32570" w:rsidRDefault="00322D69">
            <w:pPr>
              <w:jc w:val="center"/>
              <w:rPr>
                <w:rFonts w:ascii="Times New Roman" w:hAnsi="Times New Roman" w:cs="Times New Roman"/>
                <w:b/>
                <w:sz w:val="21"/>
                <w:szCs w:val="21"/>
              </w:rPr>
            </w:pPr>
            <w:r w:rsidRPr="00E32570">
              <w:rPr>
                <w:rFonts w:ascii="Times New Roman" w:hAnsi="Times New Roman" w:cs="Times New Roman"/>
                <w:b/>
                <w:sz w:val="21"/>
                <w:szCs w:val="21"/>
              </w:rPr>
              <w:t>Timestamp</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FEF6B35" w14:textId="04A2BB91" w:rsidR="00322D69" w:rsidRPr="00E32570" w:rsidRDefault="00322D69" w:rsidP="007A0185">
            <w:pPr>
              <w:jc w:val="center"/>
              <w:rPr>
                <w:rFonts w:ascii="Times New Roman" w:hAnsi="Times New Roman" w:cs="Times New Roman"/>
                <w:b/>
                <w:sz w:val="21"/>
                <w:szCs w:val="21"/>
              </w:rPr>
            </w:pPr>
            <w:r w:rsidRPr="00E32570">
              <w:rPr>
                <w:rFonts w:ascii="Times New Roman" w:hAnsi="Times New Roman" w:cs="Times New Roman"/>
                <w:b/>
                <w:sz w:val="21"/>
                <w:szCs w:val="21"/>
              </w:rPr>
              <w:t>Column Family</w:t>
            </w:r>
            <w:r w:rsidR="00F8586F" w:rsidRPr="00E32570">
              <w:rPr>
                <w:rFonts w:ascii="Times New Roman" w:hAnsi="Times New Roman" w:cs="Times New Roman"/>
                <w:b/>
                <w:sz w:val="21"/>
                <w:szCs w:val="21"/>
              </w:rPr>
              <w:t>（</w:t>
            </w:r>
            <w:r w:rsidR="00F8586F" w:rsidRPr="00E32570">
              <w:rPr>
                <w:rFonts w:ascii="Times New Roman" w:hAnsi="Times New Roman" w:cs="Times New Roman"/>
                <w:b/>
                <w:sz w:val="21"/>
                <w:szCs w:val="21"/>
              </w:rPr>
              <w:t>HTML</w:t>
            </w:r>
            <w:r w:rsidR="00F8586F" w:rsidRPr="00E32570">
              <w:rPr>
                <w:rFonts w:ascii="Times New Roman" w:hAnsi="Times New Roman" w:cs="Times New Roman"/>
                <w:b/>
                <w:sz w:val="21"/>
                <w:szCs w:val="21"/>
              </w:rPr>
              <w:t>）</w:t>
            </w:r>
          </w:p>
        </w:tc>
        <w:tc>
          <w:tcPr>
            <w:tcW w:w="3297" w:type="dxa"/>
            <w:tcBorders>
              <w:top w:val="single" w:sz="4" w:space="0" w:color="auto"/>
              <w:left w:val="single" w:sz="4" w:space="0" w:color="auto"/>
              <w:bottom w:val="single" w:sz="4" w:space="0" w:color="auto"/>
              <w:right w:val="single" w:sz="4" w:space="0" w:color="auto"/>
            </w:tcBorders>
            <w:vAlign w:val="center"/>
            <w:hideMark/>
          </w:tcPr>
          <w:p w14:paraId="2597B253" w14:textId="08A4EDEF" w:rsidR="00322D69" w:rsidRPr="00E32570" w:rsidRDefault="00322D69" w:rsidP="001C33BC">
            <w:pPr>
              <w:jc w:val="center"/>
              <w:rPr>
                <w:rFonts w:ascii="Times New Roman" w:hAnsi="Times New Roman" w:cs="Times New Roman"/>
                <w:b/>
                <w:sz w:val="21"/>
                <w:szCs w:val="21"/>
              </w:rPr>
            </w:pPr>
            <w:r w:rsidRPr="00E32570">
              <w:rPr>
                <w:rFonts w:ascii="Times New Roman" w:hAnsi="Times New Roman" w:cs="Times New Roman"/>
                <w:b/>
                <w:sz w:val="21"/>
                <w:szCs w:val="21"/>
              </w:rPr>
              <w:t>Column Family</w:t>
            </w:r>
            <w:r w:rsidR="001C33BC" w:rsidRPr="00E32570">
              <w:rPr>
                <w:rFonts w:ascii="Times New Roman" w:hAnsi="Times New Roman" w:cs="Times New Roman"/>
                <w:b/>
                <w:sz w:val="21"/>
                <w:szCs w:val="21"/>
              </w:rPr>
              <w:t>（</w:t>
            </w:r>
            <w:r w:rsidR="001C33BC" w:rsidRPr="00E32570">
              <w:rPr>
                <w:rFonts w:ascii="Times New Roman" w:hAnsi="Times New Roman" w:cs="Times New Roman"/>
                <w:b/>
                <w:sz w:val="21"/>
                <w:szCs w:val="21"/>
              </w:rPr>
              <w:t>HREF</w:t>
            </w:r>
            <w:r w:rsidR="001C33BC" w:rsidRPr="00E32570">
              <w:rPr>
                <w:rFonts w:ascii="Times New Roman" w:hAnsi="Times New Roman" w:cs="Times New Roman"/>
                <w:b/>
                <w:sz w:val="21"/>
                <w:szCs w:val="21"/>
              </w:rPr>
              <w:t>）</w:t>
            </w:r>
          </w:p>
        </w:tc>
      </w:tr>
      <w:tr w:rsidR="00322D69" w14:paraId="0581636E" w14:textId="77777777" w:rsidTr="001E012F">
        <w:trPr>
          <w:jc w:val="center"/>
        </w:trPr>
        <w:tc>
          <w:tcPr>
            <w:tcW w:w="1087" w:type="dxa"/>
            <w:vMerge w:val="restart"/>
            <w:tcBorders>
              <w:top w:val="single" w:sz="4" w:space="0" w:color="auto"/>
              <w:left w:val="single" w:sz="4" w:space="0" w:color="auto"/>
              <w:bottom w:val="single" w:sz="4" w:space="0" w:color="auto"/>
              <w:right w:val="single" w:sz="4" w:space="0" w:color="auto"/>
            </w:tcBorders>
            <w:vAlign w:val="center"/>
            <w:hideMark/>
          </w:tcPr>
          <w:p w14:paraId="034D3981"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“site”</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4A3B34C"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T5</w:t>
            </w:r>
          </w:p>
        </w:tc>
        <w:tc>
          <w:tcPr>
            <w:tcW w:w="2835" w:type="dxa"/>
            <w:tcBorders>
              <w:top w:val="single" w:sz="4" w:space="0" w:color="auto"/>
              <w:left w:val="single" w:sz="4" w:space="0" w:color="auto"/>
              <w:bottom w:val="single" w:sz="4" w:space="0" w:color="auto"/>
              <w:right w:val="single" w:sz="4" w:space="0" w:color="auto"/>
            </w:tcBorders>
            <w:vAlign w:val="center"/>
          </w:tcPr>
          <w:p w14:paraId="5722559C" w14:textId="77777777" w:rsidR="00322D69" w:rsidRPr="00575D78" w:rsidRDefault="00322D69">
            <w:pPr>
              <w:jc w:val="center"/>
              <w:rPr>
                <w:rFonts w:ascii="Times New Roman" w:hAnsi="Times New Roman" w:cs="Times New Roman"/>
                <w:sz w:val="21"/>
                <w:szCs w:val="21"/>
              </w:rPr>
            </w:pPr>
          </w:p>
        </w:tc>
        <w:tc>
          <w:tcPr>
            <w:tcW w:w="3297" w:type="dxa"/>
            <w:tcBorders>
              <w:top w:val="single" w:sz="4" w:space="0" w:color="auto"/>
              <w:left w:val="single" w:sz="4" w:space="0" w:color="auto"/>
              <w:bottom w:val="single" w:sz="4" w:space="0" w:color="auto"/>
              <w:right w:val="single" w:sz="4" w:space="0" w:color="auto"/>
            </w:tcBorders>
            <w:vAlign w:val="center"/>
            <w:hideMark/>
          </w:tcPr>
          <w:p w14:paraId="5B3B1AD6"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anchor:cnnsi.com=”CNN”</w:t>
            </w:r>
          </w:p>
        </w:tc>
      </w:tr>
      <w:tr w:rsidR="00322D69" w14:paraId="764D2663" w14:textId="77777777" w:rsidTr="001E012F">
        <w:trPr>
          <w:trHeight w:val="367"/>
          <w:jc w:val="center"/>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4FD024B6" w14:textId="77777777" w:rsidR="00322D69" w:rsidRPr="00575D78" w:rsidRDefault="00322D69">
            <w:pPr>
              <w:widowControl/>
              <w:jc w:val="left"/>
              <w:rPr>
                <w:rFonts w:ascii="Times New Roman" w:hAnsi="Times New Roman" w:cs="Times New Roman"/>
                <w:sz w:val="21"/>
                <w:szCs w:val="21"/>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7F1D4B55"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T4</w:t>
            </w:r>
          </w:p>
        </w:tc>
        <w:tc>
          <w:tcPr>
            <w:tcW w:w="2835" w:type="dxa"/>
            <w:tcBorders>
              <w:top w:val="single" w:sz="4" w:space="0" w:color="auto"/>
              <w:left w:val="single" w:sz="4" w:space="0" w:color="auto"/>
              <w:bottom w:val="single" w:sz="4" w:space="0" w:color="auto"/>
              <w:right w:val="single" w:sz="4" w:space="0" w:color="auto"/>
            </w:tcBorders>
            <w:vAlign w:val="center"/>
          </w:tcPr>
          <w:p w14:paraId="21DFE754" w14:textId="77777777" w:rsidR="00322D69" w:rsidRPr="00575D78" w:rsidRDefault="00322D69">
            <w:pPr>
              <w:jc w:val="center"/>
              <w:rPr>
                <w:rFonts w:ascii="Times New Roman" w:hAnsi="Times New Roman" w:cs="Times New Roman"/>
                <w:sz w:val="21"/>
                <w:szCs w:val="21"/>
              </w:rPr>
            </w:pPr>
          </w:p>
        </w:tc>
        <w:tc>
          <w:tcPr>
            <w:tcW w:w="3297" w:type="dxa"/>
            <w:tcBorders>
              <w:top w:val="single" w:sz="4" w:space="0" w:color="auto"/>
              <w:left w:val="single" w:sz="4" w:space="0" w:color="auto"/>
              <w:bottom w:val="single" w:sz="4" w:space="0" w:color="auto"/>
              <w:right w:val="single" w:sz="4" w:space="0" w:color="auto"/>
            </w:tcBorders>
            <w:vAlign w:val="center"/>
            <w:hideMark/>
          </w:tcPr>
          <w:p w14:paraId="25BA4747"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anchor:my.look.ca=”CNN.com”</w:t>
            </w:r>
          </w:p>
        </w:tc>
      </w:tr>
      <w:tr w:rsidR="00322D69" w14:paraId="691A0AF0" w14:textId="77777777" w:rsidTr="001E012F">
        <w:trPr>
          <w:jc w:val="center"/>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08C69BA1" w14:textId="77777777" w:rsidR="00322D69" w:rsidRPr="00575D78" w:rsidRDefault="00322D69">
            <w:pPr>
              <w:widowControl/>
              <w:jc w:val="left"/>
              <w:rPr>
                <w:rFonts w:ascii="Times New Roman" w:hAnsi="Times New Roman" w:cs="Times New Roman"/>
                <w:sz w:val="21"/>
                <w:szCs w:val="21"/>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464D261C"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8BBE9F9"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contents:html=”&lt;html&gt;…”</w:t>
            </w:r>
          </w:p>
        </w:tc>
        <w:tc>
          <w:tcPr>
            <w:tcW w:w="3297" w:type="dxa"/>
            <w:tcBorders>
              <w:top w:val="single" w:sz="4" w:space="0" w:color="auto"/>
              <w:left w:val="single" w:sz="4" w:space="0" w:color="auto"/>
              <w:bottom w:val="single" w:sz="4" w:space="0" w:color="auto"/>
              <w:right w:val="single" w:sz="4" w:space="0" w:color="auto"/>
            </w:tcBorders>
            <w:vAlign w:val="center"/>
          </w:tcPr>
          <w:p w14:paraId="7C0BBB36" w14:textId="77777777" w:rsidR="00322D69" w:rsidRPr="00575D78" w:rsidRDefault="00322D69">
            <w:pPr>
              <w:jc w:val="center"/>
              <w:rPr>
                <w:rFonts w:ascii="Times New Roman" w:hAnsi="Times New Roman" w:cs="Times New Roman"/>
                <w:sz w:val="21"/>
                <w:szCs w:val="21"/>
              </w:rPr>
            </w:pPr>
          </w:p>
        </w:tc>
      </w:tr>
      <w:tr w:rsidR="00322D69" w14:paraId="576F6BE1" w14:textId="77777777" w:rsidTr="001E012F">
        <w:trPr>
          <w:jc w:val="center"/>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27229100" w14:textId="77777777" w:rsidR="00322D69" w:rsidRPr="00575D78" w:rsidRDefault="00322D69">
            <w:pPr>
              <w:widowControl/>
              <w:jc w:val="left"/>
              <w:rPr>
                <w:rFonts w:ascii="Times New Roman" w:hAnsi="Times New Roman" w:cs="Times New Roman"/>
                <w:sz w:val="21"/>
                <w:szCs w:val="21"/>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7421717B"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20B7CA3"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contents:html=”&lt;div&gt;…”</w:t>
            </w:r>
          </w:p>
        </w:tc>
        <w:tc>
          <w:tcPr>
            <w:tcW w:w="3297" w:type="dxa"/>
            <w:tcBorders>
              <w:top w:val="single" w:sz="4" w:space="0" w:color="auto"/>
              <w:left w:val="single" w:sz="4" w:space="0" w:color="auto"/>
              <w:bottom w:val="single" w:sz="4" w:space="0" w:color="auto"/>
              <w:right w:val="single" w:sz="4" w:space="0" w:color="auto"/>
            </w:tcBorders>
            <w:vAlign w:val="center"/>
          </w:tcPr>
          <w:p w14:paraId="4DB943EB" w14:textId="77777777" w:rsidR="00322D69" w:rsidRPr="00575D78" w:rsidRDefault="00322D69">
            <w:pPr>
              <w:jc w:val="center"/>
              <w:rPr>
                <w:rFonts w:ascii="Times New Roman" w:hAnsi="Times New Roman" w:cs="Times New Roman"/>
                <w:sz w:val="21"/>
                <w:szCs w:val="21"/>
              </w:rPr>
            </w:pPr>
          </w:p>
        </w:tc>
      </w:tr>
      <w:tr w:rsidR="00322D69" w14:paraId="064DE56B" w14:textId="77777777" w:rsidTr="001E012F">
        <w:trPr>
          <w:jc w:val="center"/>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688A8AF3" w14:textId="77777777" w:rsidR="00322D69" w:rsidRPr="00575D78" w:rsidRDefault="00322D69">
            <w:pPr>
              <w:widowControl/>
              <w:jc w:val="left"/>
              <w:rPr>
                <w:rFonts w:ascii="Times New Roman" w:hAnsi="Times New Roman" w:cs="Times New Roman"/>
                <w:sz w:val="21"/>
                <w:szCs w:val="21"/>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260181EB" w14:textId="77777777" w:rsidR="00322D69" w:rsidRPr="00575D78" w:rsidRDefault="00322D69">
            <w:pPr>
              <w:jc w:val="center"/>
              <w:rPr>
                <w:rFonts w:ascii="Times New Roman" w:hAnsi="Times New Roman" w:cs="Times New Roman"/>
                <w:sz w:val="21"/>
                <w:szCs w:val="21"/>
              </w:rPr>
            </w:pPr>
            <w:r w:rsidRPr="00575D78">
              <w:rPr>
                <w:rFonts w:ascii="Times New Roman" w:hAnsi="Times New Roman" w:cs="Times New Roman"/>
                <w:sz w:val="21"/>
                <w:szCs w:val="21"/>
              </w:rPr>
              <w:t>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E1CE98" w14:textId="50C86430" w:rsidR="00322D69" w:rsidRPr="00575D78" w:rsidRDefault="007C5DB5">
            <w:pPr>
              <w:jc w:val="center"/>
              <w:rPr>
                <w:rFonts w:ascii="Times New Roman" w:hAnsi="Times New Roman" w:cs="Times New Roman"/>
                <w:sz w:val="21"/>
                <w:szCs w:val="21"/>
              </w:rPr>
            </w:pPr>
            <w:r w:rsidRPr="00575D78">
              <w:rPr>
                <w:rFonts w:ascii="Times New Roman" w:hAnsi="Times New Roman" w:cs="Times New Roman"/>
                <w:sz w:val="21"/>
                <w:szCs w:val="21"/>
              </w:rPr>
              <w:t>contents</w:t>
            </w:r>
            <w:r w:rsidR="00322D69" w:rsidRPr="00575D78">
              <w:rPr>
                <w:rFonts w:ascii="Times New Roman" w:hAnsi="Times New Roman" w:cs="Times New Roman"/>
                <w:sz w:val="21"/>
                <w:szCs w:val="21"/>
              </w:rPr>
              <w:t>:html=”&lt;head&gt;…</w:t>
            </w:r>
            <w:r w:rsidR="00391387">
              <w:rPr>
                <w:rFonts w:ascii="Times New Roman" w:hAnsi="Times New Roman" w:cs="Times New Roman"/>
                <w:sz w:val="21"/>
                <w:szCs w:val="21"/>
              </w:rPr>
              <w:t>”</w:t>
            </w:r>
          </w:p>
        </w:tc>
        <w:tc>
          <w:tcPr>
            <w:tcW w:w="3297" w:type="dxa"/>
            <w:tcBorders>
              <w:top w:val="single" w:sz="4" w:space="0" w:color="auto"/>
              <w:left w:val="single" w:sz="4" w:space="0" w:color="auto"/>
              <w:bottom w:val="single" w:sz="4" w:space="0" w:color="auto"/>
              <w:right w:val="single" w:sz="4" w:space="0" w:color="auto"/>
            </w:tcBorders>
            <w:vAlign w:val="center"/>
          </w:tcPr>
          <w:p w14:paraId="4BBF55DD" w14:textId="77777777" w:rsidR="00322D69" w:rsidRPr="00575D78" w:rsidRDefault="00322D69">
            <w:pPr>
              <w:jc w:val="center"/>
              <w:rPr>
                <w:rFonts w:ascii="Times New Roman" w:hAnsi="Times New Roman" w:cs="Times New Roman"/>
                <w:sz w:val="21"/>
                <w:szCs w:val="21"/>
              </w:rPr>
            </w:pPr>
          </w:p>
        </w:tc>
      </w:tr>
    </w:tbl>
    <w:p w14:paraId="1E72BE2F" w14:textId="77777777" w:rsidR="00EB0AEC" w:rsidRDefault="00EB0AEC" w:rsidP="00AB21A8">
      <w:pPr>
        <w:pStyle w:val="aa"/>
      </w:pPr>
    </w:p>
    <w:p w14:paraId="623E9ED7" w14:textId="5C92A9F2" w:rsidR="00AB21A8" w:rsidRDefault="00AB21A8" w:rsidP="00AB21A8">
      <w:pPr>
        <w:pStyle w:val="aa"/>
      </w:pPr>
      <w:r>
        <w:rPr>
          <w:rFonts w:hint="eastAsia"/>
        </w:rPr>
        <w:t>如上表所示，表中的“</w:t>
      </w:r>
      <w:r>
        <w:rPr>
          <w:rFonts w:hint="eastAsia"/>
        </w:rPr>
        <w:t>site</w:t>
      </w:r>
      <w:r>
        <w:rPr>
          <w:rFonts w:hint="eastAsia"/>
        </w:rPr>
        <w:t>”字段表示</w:t>
      </w:r>
      <w:r>
        <w:rPr>
          <w:rFonts w:hint="eastAsia"/>
        </w:rPr>
        <w:t>Row</w:t>
      </w:r>
      <w:r w:rsidR="00AA370B">
        <w:t xml:space="preserve"> </w:t>
      </w:r>
      <w:r>
        <w:rPr>
          <w:rFonts w:hint="eastAsia"/>
        </w:rPr>
        <w:t>Key</w:t>
      </w:r>
      <w:r>
        <w:rPr>
          <w:rFonts w:hint="eastAsia"/>
        </w:rPr>
        <w:t>，</w:t>
      </w:r>
      <w:r>
        <w:rPr>
          <w:rFonts w:hint="eastAsia"/>
        </w:rPr>
        <w:t>T1</w:t>
      </w:r>
      <w:r>
        <w:rPr>
          <w:rFonts w:hint="eastAsia"/>
        </w:rPr>
        <w:t>，</w:t>
      </w:r>
      <w:r>
        <w:rPr>
          <w:rFonts w:hint="eastAsia"/>
        </w:rPr>
        <w:t>T2..</w:t>
      </w:r>
      <w:r>
        <w:rPr>
          <w:rFonts w:hint="eastAsia"/>
        </w:rPr>
        <w:t>等表示</w:t>
      </w:r>
      <w:r>
        <w:rPr>
          <w:rFonts w:hint="eastAsia"/>
        </w:rPr>
        <w:t>Timestamp</w:t>
      </w:r>
      <w:r>
        <w:rPr>
          <w:rFonts w:hint="eastAsia"/>
        </w:rPr>
        <w:t>，表中共有两个</w:t>
      </w:r>
      <w:r>
        <w:rPr>
          <w:rFonts w:hint="eastAsia"/>
        </w:rPr>
        <w:t>Column Family</w:t>
      </w:r>
      <w:r>
        <w:rPr>
          <w:rFonts w:hint="eastAsia"/>
        </w:rPr>
        <w:t>，分别为</w:t>
      </w:r>
      <w:r>
        <w:rPr>
          <w:rFonts w:hint="eastAsia"/>
        </w:rPr>
        <w:t>HTML</w:t>
      </w:r>
      <w:r>
        <w:rPr>
          <w:rFonts w:hint="eastAsia"/>
        </w:rPr>
        <w:t>列和</w:t>
      </w:r>
      <w:r>
        <w:rPr>
          <w:rFonts w:hint="eastAsia"/>
        </w:rPr>
        <w:t>HREF</w:t>
      </w:r>
      <w:r w:rsidR="00077CC1">
        <w:rPr>
          <w:rFonts w:hint="eastAsia"/>
        </w:rPr>
        <w:t>列，每个</w:t>
      </w:r>
      <w:r w:rsidR="00077CC1">
        <w:rPr>
          <w:rFonts w:hint="eastAsia"/>
        </w:rPr>
        <w:t>Column</w:t>
      </w:r>
      <w:r w:rsidR="00077CC1">
        <w:t xml:space="preserve"> Family</w:t>
      </w:r>
      <w:r>
        <w:rPr>
          <w:rFonts w:hint="eastAsia"/>
        </w:rPr>
        <w:t>都有各自的</w:t>
      </w:r>
      <w:r w:rsidR="00BF1DFA">
        <w:rPr>
          <w:rFonts w:hint="eastAsia"/>
        </w:rPr>
        <w:t>Q</w:t>
      </w:r>
      <w:r>
        <w:rPr>
          <w:rFonts w:hint="eastAsia"/>
        </w:rPr>
        <w:t>ualifier</w:t>
      </w:r>
      <w:r w:rsidR="008378DF">
        <w:rPr>
          <w:rFonts w:hint="eastAsia"/>
        </w:rPr>
        <w:t>，</w:t>
      </w:r>
      <w:r>
        <w:rPr>
          <w:rFonts w:hint="eastAsia"/>
        </w:rPr>
        <w:t>表中</w:t>
      </w:r>
      <w:r w:rsidR="00854171">
        <w:t>“</w:t>
      </w:r>
      <w:r w:rsidR="00854171">
        <w:rPr>
          <w:rFonts w:hint="eastAsia"/>
        </w:rPr>
        <w:t>contents</w:t>
      </w:r>
      <w:r w:rsidR="00854171">
        <w:t>”</w:t>
      </w:r>
      <w:r>
        <w:rPr>
          <w:rFonts w:hint="eastAsia"/>
        </w:rPr>
        <w:t>和</w:t>
      </w:r>
      <w:r w:rsidR="00854171">
        <w:rPr>
          <w:rFonts w:hint="eastAsia"/>
        </w:rPr>
        <w:t>“</w:t>
      </w:r>
      <w:r w:rsidR="00854171">
        <w:rPr>
          <w:rFonts w:hint="eastAsia"/>
        </w:rPr>
        <w:t>anchor</w:t>
      </w:r>
      <w:r w:rsidR="00854171">
        <w:rPr>
          <w:rFonts w:hint="eastAsia"/>
        </w:rPr>
        <w:t>”</w:t>
      </w:r>
      <w:r w:rsidR="00EF56DC">
        <w:rPr>
          <w:rFonts w:hint="eastAsia"/>
        </w:rPr>
        <w:t>分别为各自</w:t>
      </w:r>
      <w:r w:rsidR="00EF56DC">
        <w:rPr>
          <w:rFonts w:hint="eastAsia"/>
        </w:rPr>
        <w:t>Column</w:t>
      </w:r>
      <w:r w:rsidR="00EF56DC">
        <w:t xml:space="preserve"> Family</w:t>
      </w:r>
      <w:r>
        <w:rPr>
          <w:rFonts w:hint="eastAsia"/>
        </w:rPr>
        <w:t>的</w:t>
      </w:r>
      <w:r w:rsidR="00F95C17">
        <w:rPr>
          <w:rFonts w:hint="eastAsia"/>
        </w:rPr>
        <w:t>Q</w:t>
      </w:r>
      <w:r>
        <w:rPr>
          <w:rFonts w:hint="eastAsia"/>
        </w:rPr>
        <w:t>ualifier</w:t>
      </w:r>
      <w:r>
        <w:rPr>
          <w:rFonts w:hint="eastAsia"/>
        </w:rPr>
        <w:t>。通过</w:t>
      </w:r>
      <w:r>
        <w:rPr>
          <w:rFonts w:hint="eastAsia"/>
        </w:rPr>
        <w:t>Row</w:t>
      </w:r>
      <w:r w:rsidR="00AA370B">
        <w:t xml:space="preserve"> </w:t>
      </w:r>
      <w:r>
        <w:rPr>
          <w:rFonts w:hint="eastAsia"/>
        </w:rPr>
        <w:t>Key</w:t>
      </w:r>
      <w:r>
        <w:rPr>
          <w:rFonts w:hint="eastAsia"/>
        </w:rPr>
        <w:t>、</w:t>
      </w:r>
      <w:r>
        <w:rPr>
          <w:rFonts w:hint="eastAsia"/>
        </w:rPr>
        <w:t>Column Family</w:t>
      </w:r>
      <w:r>
        <w:rPr>
          <w:rFonts w:hint="eastAsia"/>
        </w:rPr>
        <w:t>和</w:t>
      </w:r>
      <w:r w:rsidR="00E204B2">
        <w:rPr>
          <w:rFonts w:hint="eastAsia"/>
        </w:rPr>
        <w:t>Q</w:t>
      </w:r>
      <w:r>
        <w:rPr>
          <w:rFonts w:hint="eastAsia"/>
        </w:rPr>
        <w:t>ualifier</w:t>
      </w:r>
      <w:r>
        <w:rPr>
          <w:rFonts w:hint="eastAsia"/>
        </w:rPr>
        <w:t>可以确定一个</w:t>
      </w:r>
      <w:r>
        <w:rPr>
          <w:rFonts w:hint="eastAsia"/>
        </w:rPr>
        <w:t>CELL</w:t>
      </w:r>
      <w:r>
        <w:rPr>
          <w:rFonts w:hint="eastAsia"/>
        </w:rPr>
        <w:t>，再根据</w:t>
      </w:r>
      <w:r>
        <w:rPr>
          <w:rFonts w:hint="eastAsia"/>
        </w:rPr>
        <w:t>Timestamp</w:t>
      </w:r>
      <w:r>
        <w:rPr>
          <w:rFonts w:hint="eastAsia"/>
        </w:rPr>
        <w:t>可以确定一个版本，例如</w:t>
      </w:r>
      <w:r>
        <w:rPr>
          <w:rFonts w:hint="eastAsia"/>
        </w:rPr>
        <w:t>{site,HTML:contents,T1}</w:t>
      </w:r>
      <w:r w:rsidR="00134A19">
        <w:rPr>
          <w:rFonts w:hint="eastAsia"/>
        </w:rPr>
        <w:t>→</w:t>
      </w:r>
      <w:r w:rsidR="00134A19">
        <w:t>“</w:t>
      </w:r>
      <w:r w:rsidR="00134A19">
        <w:rPr>
          <w:rFonts w:hint="eastAsia"/>
        </w:rPr>
        <w:t>&lt;head&gt;</w:t>
      </w:r>
      <w:r w:rsidR="00134A19">
        <w:rPr>
          <w:rFonts w:hint="eastAsia"/>
        </w:rPr>
        <w:t>…</w:t>
      </w:r>
      <w:r w:rsidR="00134A19">
        <w:t>”</w:t>
      </w:r>
      <w:r>
        <w:rPr>
          <w:rFonts w:hint="eastAsia"/>
        </w:rPr>
        <w:t>。</w:t>
      </w:r>
      <w:r>
        <w:rPr>
          <w:rFonts w:hint="eastAsia"/>
        </w:rPr>
        <w:t>HBase</w:t>
      </w:r>
      <w:r w:rsidR="00111873">
        <w:rPr>
          <w:rFonts w:hint="eastAsia"/>
        </w:rPr>
        <w:t xml:space="preserve"> </w:t>
      </w:r>
      <w:r w:rsidR="000F7BAB">
        <w:rPr>
          <w:rFonts w:hint="eastAsia"/>
        </w:rPr>
        <w:t>表格</w:t>
      </w:r>
      <w:r w:rsidR="00DD2EB6">
        <w:rPr>
          <w:rFonts w:hint="eastAsia"/>
        </w:rPr>
        <w:t>具有稀疏性，上表中部分列为空值，不占用存储单元</w:t>
      </w:r>
      <w:r>
        <w:rPr>
          <w:rFonts w:hint="eastAsia"/>
        </w:rPr>
        <w:t>。</w:t>
      </w:r>
    </w:p>
    <w:p w14:paraId="18F1DE5B" w14:textId="568E6543" w:rsidR="00322D69" w:rsidRDefault="006B7D26" w:rsidP="00AB21A8">
      <w:pPr>
        <w:pStyle w:val="aa"/>
      </w:pPr>
      <w:r>
        <w:rPr>
          <w:rFonts w:hint="eastAsia"/>
        </w:rPr>
        <w:t>下面逐个</w:t>
      </w:r>
      <w:r w:rsidR="00AB21A8">
        <w:rPr>
          <w:rFonts w:hint="eastAsia"/>
        </w:rPr>
        <w:t>介绍</w:t>
      </w:r>
      <w:r w:rsidR="00AB21A8">
        <w:rPr>
          <w:rFonts w:hint="eastAsia"/>
        </w:rPr>
        <w:t>HBase</w:t>
      </w:r>
      <w:r w:rsidR="00AB21A8">
        <w:rPr>
          <w:rFonts w:hint="eastAsia"/>
        </w:rPr>
        <w:t>数据模型特性：</w:t>
      </w:r>
    </w:p>
    <w:p w14:paraId="53663D0E" w14:textId="23076DEF" w:rsidR="00AA370B" w:rsidRDefault="00546082" w:rsidP="001C4649">
      <w:pPr>
        <w:pStyle w:val="aa"/>
        <w:numPr>
          <w:ilvl w:val="0"/>
          <w:numId w:val="7"/>
        </w:numPr>
        <w:ind w:firstLineChars="0"/>
      </w:pPr>
      <w:r>
        <w:rPr>
          <w:rFonts w:hint="eastAsia"/>
        </w:rPr>
        <w:t>Row</w:t>
      </w:r>
      <w:r>
        <w:t xml:space="preserve"> Key</w:t>
      </w:r>
    </w:p>
    <w:p w14:paraId="7E58D5F6" w14:textId="7255D4E8" w:rsidR="00CF0225" w:rsidRPr="00CF0225" w:rsidRDefault="00CF0225" w:rsidP="00CF0225">
      <w:pPr>
        <w:pStyle w:val="aa"/>
      </w:pPr>
      <w:r w:rsidRPr="00CF0225">
        <w:rPr>
          <w:rFonts w:hint="eastAsia"/>
        </w:rPr>
        <w:lastRenderedPageBreak/>
        <w:t>HBase</w:t>
      </w:r>
      <w:r w:rsidR="00FD6206">
        <w:rPr>
          <w:rFonts w:hint="eastAsia"/>
        </w:rPr>
        <w:t>中主</w:t>
      </w:r>
      <w:r w:rsidRPr="00CF0225">
        <w:rPr>
          <w:rFonts w:hint="eastAsia"/>
        </w:rPr>
        <w:t>健（</w:t>
      </w:r>
      <w:r w:rsidRPr="00CF0225">
        <w:rPr>
          <w:rFonts w:hint="eastAsia"/>
        </w:rPr>
        <w:t>Row</w:t>
      </w:r>
      <w:r w:rsidR="00490AFD">
        <w:t xml:space="preserve"> </w:t>
      </w:r>
      <w:r w:rsidRPr="00CF0225">
        <w:rPr>
          <w:rFonts w:hint="eastAsia"/>
        </w:rPr>
        <w:t>Key</w:t>
      </w:r>
      <w:r w:rsidRPr="00CF0225">
        <w:rPr>
          <w:rFonts w:hint="eastAsia"/>
        </w:rPr>
        <w:t>）相当于</w:t>
      </w:r>
      <w:r w:rsidR="0099561B">
        <w:rPr>
          <w:rFonts w:hint="eastAsia"/>
        </w:rPr>
        <w:t>传统关系型数据库</w:t>
      </w:r>
      <w:r w:rsidR="00AA62DD">
        <w:rPr>
          <w:rFonts w:hint="eastAsia"/>
        </w:rPr>
        <w:t>表</w:t>
      </w:r>
      <w:r w:rsidRPr="00CF0225">
        <w:rPr>
          <w:rFonts w:hint="eastAsia"/>
        </w:rPr>
        <w:t>中的主键，在</w:t>
      </w:r>
      <w:r w:rsidR="006A41C2">
        <w:rPr>
          <w:rFonts w:hint="eastAsia"/>
        </w:rPr>
        <w:t>数据表</w:t>
      </w:r>
      <w:r w:rsidRPr="00CF0225">
        <w:rPr>
          <w:rFonts w:hint="eastAsia"/>
        </w:rPr>
        <w:t>中具有唯一性且非空。每个</w:t>
      </w:r>
      <w:r w:rsidRPr="00CF0225">
        <w:rPr>
          <w:rFonts w:hint="eastAsia"/>
        </w:rPr>
        <w:t>Row</w:t>
      </w:r>
      <w:r w:rsidR="007A20E5">
        <w:t xml:space="preserve"> </w:t>
      </w:r>
      <w:r w:rsidRPr="00CF0225">
        <w:rPr>
          <w:rFonts w:hint="eastAsia"/>
        </w:rPr>
        <w:t>Key</w:t>
      </w:r>
      <w:r w:rsidR="000B23E9">
        <w:rPr>
          <w:rFonts w:hint="eastAsia"/>
        </w:rPr>
        <w:t>对应着一条</w:t>
      </w:r>
      <w:r w:rsidRPr="00CF0225">
        <w:rPr>
          <w:rFonts w:hint="eastAsia"/>
        </w:rPr>
        <w:t>记录。</w:t>
      </w:r>
      <w:r w:rsidR="00DA232B">
        <w:rPr>
          <w:rFonts w:hint="eastAsia"/>
        </w:rPr>
        <w:t>HBase</w:t>
      </w:r>
      <w:r w:rsidR="00DA232B">
        <w:rPr>
          <w:rFonts w:hint="eastAsia"/>
        </w:rPr>
        <w:t>数据表</w:t>
      </w:r>
      <w:r w:rsidRPr="00CF0225">
        <w:rPr>
          <w:rFonts w:hint="eastAsia"/>
        </w:rPr>
        <w:t>通过</w:t>
      </w:r>
      <w:r w:rsidRPr="00CF0225">
        <w:rPr>
          <w:rFonts w:hint="eastAsia"/>
        </w:rPr>
        <w:t>Row</w:t>
      </w:r>
      <w:r w:rsidR="00EC732C">
        <w:t xml:space="preserve"> </w:t>
      </w:r>
      <w:r w:rsidRPr="00CF0225">
        <w:rPr>
          <w:rFonts w:hint="eastAsia"/>
        </w:rPr>
        <w:t>Key</w:t>
      </w:r>
      <w:r w:rsidR="00DB26E6">
        <w:rPr>
          <w:rFonts w:hint="eastAsia"/>
        </w:rPr>
        <w:t>的不同进行排序，依次划分至</w:t>
      </w:r>
      <w:r w:rsidRPr="00CF0225">
        <w:rPr>
          <w:rFonts w:hint="eastAsia"/>
        </w:rPr>
        <w:t>不同</w:t>
      </w:r>
      <w:r w:rsidRPr="00CF0225">
        <w:rPr>
          <w:rFonts w:hint="eastAsia"/>
        </w:rPr>
        <w:t>Region</w:t>
      </w:r>
      <w:r w:rsidR="005E74AF">
        <w:rPr>
          <w:rFonts w:hint="eastAsia"/>
        </w:rPr>
        <w:t>，从而实现分布式的数据存储和查询</w:t>
      </w:r>
      <w:r w:rsidRPr="00CF0225">
        <w:rPr>
          <w:rFonts w:hint="eastAsia"/>
        </w:rPr>
        <w:t>。</w:t>
      </w:r>
      <w:commentRangeStart w:id="141"/>
      <w:r w:rsidRPr="00CF0225">
        <w:rPr>
          <w:rFonts w:hint="eastAsia"/>
        </w:rPr>
        <w:t>Row</w:t>
      </w:r>
      <w:r w:rsidR="00042069">
        <w:t xml:space="preserve"> </w:t>
      </w:r>
      <w:r w:rsidRPr="00CF0225">
        <w:rPr>
          <w:rFonts w:hint="eastAsia"/>
        </w:rPr>
        <w:t>Key</w:t>
      </w:r>
      <w:r w:rsidRPr="00CF0225">
        <w:rPr>
          <w:rFonts w:hint="eastAsia"/>
        </w:rPr>
        <w:t>长度</w:t>
      </w:r>
      <w:r w:rsidR="002B0104">
        <w:rPr>
          <w:rFonts w:hint="eastAsia"/>
        </w:rPr>
        <w:t>应</w:t>
      </w:r>
      <w:r w:rsidR="00FD7040">
        <w:rPr>
          <w:rFonts w:hint="eastAsia"/>
        </w:rPr>
        <w:t>设计</w:t>
      </w:r>
      <w:r w:rsidR="002B0104">
        <w:rPr>
          <w:rFonts w:hint="eastAsia"/>
        </w:rPr>
        <w:t>在合适的范围之内</w:t>
      </w:r>
      <w:r w:rsidR="005D77DC">
        <w:rPr>
          <w:rFonts w:hint="eastAsia"/>
        </w:rPr>
        <w:t>，</w:t>
      </w:r>
      <w:r w:rsidRPr="00CF0225">
        <w:rPr>
          <w:rFonts w:hint="eastAsia"/>
        </w:rPr>
        <w:t>不宜过长，</w:t>
      </w:r>
      <w:r w:rsidRPr="00CF0225">
        <w:rPr>
          <w:rFonts w:hint="eastAsia"/>
        </w:rPr>
        <w:t>Row</w:t>
      </w:r>
      <w:r w:rsidR="00226884">
        <w:t xml:space="preserve"> </w:t>
      </w:r>
      <w:r w:rsidRPr="00CF0225">
        <w:rPr>
          <w:rFonts w:hint="eastAsia"/>
        </w:rPr>
        <w:t>Key</w:t>
      </w:r>
      <w:r w:rsidRPr="00CF0225">
        <w:rPr>
          <w:rFonts w:hint="eastAsia"/>
        </w:rPr>
        <w:t>的长度影响检索效率</w:t>
      </w:r>
      <w:commentRangeEnd w:id="141"/>
      <w:r w:rsidR="00715301">
        <w:rPr>
          <w:rStyle w:val="af1"/>
        </w:rPr>
        <w:commentReference w:id="141"/>
      </w:r>
      <w:r w:rsidR="00797003">
        <w:rPr>
          <w:rStyle w:val="afe"/>
        </w:rPr>
        <w:t>[</w:t>
      </w:r>
      <w:r w:rsidR="00797003">
        <w:rPr>
          <w:rStyle w:val="afe"/>
        </w:rPr>
        <w:endnoteReference w:id="35"/>
      </w:r>
      <w:r w:rsidR="00797003">
        <w:rPr>
          <w:rStyle w:val="afe"/>
        </w:rPr>
        <w:t>]</w:t>
      </w:r>
      <w:r w:rsidRPr="00CF0225">
        <w:rPr>
          <w:rFonts w:hint="eastAsia"/>
        </w:rPr>
        <w:t>。</w:t>
      </w:r>
    </w:p>
    <w:p w14:paraId="2F21B0BB" w14:textId="424A00B3" w:rsidR="00CF0225" w:rsidRDefault="009A72C3" w:rsidP="00CF0225">
      <w:pPr>
        <w:pStyle w:val="aa"/>
      </w:pPr>
      <w:r>
        <w:rPr>
          <w:rFonts w:hint="eastAsia"/>
        </w:rPr>
        <w:t>在数据查询方面，</w:t>
      </w:r>
      <w:r w:rsidR="00CF0225" w:rsidRPr="00CF0225">
        <w:rPr>
          <w:rFonts w:hint="eastAsia"/>
        </w:rPr>
        <w:t>HBase</w:t>
      </w:r>
      <w:r w:rsidR="004C2F1E">
        <w:rPr>
          <w:rFonts w:hint="eastAsia"/>
        </w:rPr>
        <w:t>提供了三种</w:t>
      </w:r>
      <w:r w:rsidR="00914669">
        <w:rPr>
          <w:rFonts w:hint="eastAsia"/>
        </w:rPr>
        <w:t>不同的</w:t>
      </w:r>
      <w:r w:rsidR="004C2F1E">
        <w:rPr>
          <w:rFonts w:hint="eastAsia"/>
        </w:rPr>
        <w:t>查询</w:t>
      </w:r>
      <w:r w:rsidR="00CF0225" w:rsidRPr="00CF0225">
        <w:rPr>
          <w:rFonts w:hint="eastAsia"/>
        </w:rPr>
        <w:t>方式：通过定义单个</w:t>
      </w:r>
      <w:r w:rsidR="00CF0225" w:rsidRPr="00CF0225">
        <w:rPr>
          <w:rFonts w:hint="eastAsia"/>
        </w:rPr>
        <w:t>Row</w:t>
      </w:r>
      <w:r w:rsidR="00174F52">
        <w:t xml:space="preserve"> </w:t>
      </w:r>
      <w:r w:rsidR="00CF0225" w:rsidRPr="00CF0225">
        <w:rPr>
          <w:rFonts w:hint="eastAsia"/>
        </w:rPr>
        <w:t>Key</w:t>
      </w:r>
      <w:r w:rsidR="00673AD7">
        <w:rPr>
          <w:rFonts w:hint="eastAsia"/>
        </w:rPr>
        <w:t>进行单点查询</w:t>
      </w:r>
      <w:r w:rsidR="00C343EF">
        <w:rPr>
          <w:rFonts w:hint="eastAsia"/>
        </w:rPr>
        <w:t>，通过</w:t>
      </w:r>
      <w:r w:rsidR="00FB13D1">
        <w:rPr>
          <w:rFonts w:hint="eastAsia"/>
        </w:rPr>
        <w:t>设置</w:t>
      </w:r>
      <w:r w:rsidR="00FB126D">
        <w:rPr>
          <w:rFonts w:hint="eastAsia"/>
        </w:rPr>
        <w:t>主键</w:t>
      </w:r>
      <w:r w:rsidR="00CF0225" w:rsidRPr="00CF0225">
        <w:rPr>
          <w:rFonts w:hint="eastAsia"/>
        </w:rPr>
        <w:t>范围（</w:t>
      </w:r>
      <w:r w:rsidR="00CF0225" w:rsidRPr="00CF0225">
        <w:rPr>
          <w:rFonts w:hint="eastAsia"/>
        </w:rPr>
        <w:t>Row</w:t>
      </w:r>
      <w:r w:rsidR="00266AD9">
        <w:t xml:space="preserve"> </w:t>
      </w:r>
      <w:r w:rsidR="00CF0225" w:rsidRPr="00CF0225">
        <w:rPr>
          <w:rFonts w:hint="eastAsia"/>
        </w:rPr>
        <w:t>Key Range</w:t>
      </w:r>
      <w:r w:rsidR="00C5051A">
        <w:rPr>
          <w:rFonts w:hint="eastAsia"/>
        </w:rPr>
        <w:t>）进行范围查询</w:t>
      </w:r>
      <w:r w:rsidR="00CF0225" w:rsidRPr="00CF0225">
        <w:rPr>
          <w:rFonts w:hint="eastAsia"/>
        </w:rPr>
        <w:t>，若用户未</w:t>
      </w:r>
      <w:r w:rsidR="00BA7B20">
        <w:rPr>
          <w:rFonts w:hint="eastAsia"/>
        </w:rPr>
        <w:t>具体指定</w:t>
      </w:r>
      <w:r w:rsidR="00CF0225" w:rsidRPr="00CF0225">
        <w:rPr>
          <w:rFonts w:hint="eastAsia"/>
        </w:rPr>
        <w:t>Row</w:t>
      </w:r>
      <w:r w:rsidR="00174F52">
        <w:t xml:space="preserve"> </w:t>
      </w:r>
      <w:r w:rsidR="00CF0225" w:rsidRPr="00CF0225">
        <w:rPr>
          <w:rFonts w:hint="eastAsia"/>
        </w:rPr>
        <w:t>Key</w:t>
      </w:r>
      <w:r w:rsidR="00CF0225" w:rsidRPr="00CF0225">
        <w:rPr>
          <w:rFonts w:hint="eastAsia"/>
        </w:rPr>
        <w:t>的值，</w:t>
      </w:r>
      <w:r w:rsidR="00CF0225" w:rsidRPr="00CF0225">
        <w:rPr>
          <w:rFonts w:hint="eastAsia"/>
        </w:rPr>
        <w:t>HBase</w:t>
      </w:r>
      <w:r w:rsidR="00876D0E">
        <w:rPr>
          <w:rFonts w:hint="eastAsia"/>
        </w:rPr>
        <w:t>则</w:t>
      </w:r>
      <w:r w:rsidR="00CF0225" w:rsidRPr="00CF0225">
        <w:rPr>
          <w:rFonts w:hint="eastAsia"/>
        </w:rPr>
        <w:t>采用全表</w:t>
      </w:r>
      <w:r w:rsidR="00ED7CE9">
        <w:rPr>
          <w:rFonts w:hint="eastAsia"/>
        </w:rPr>
        <w:t>“</w:t>
      </w:r>
      <w:r w:rsidR="00ED7CE9" w:rsidRPr="00CF0225">
        <w:rPr>
          <w:rFonts w:hint="eastAsia"/>
        </w:rPr>
        <w:t>扫描</w:t>
      </w:r>
      <w:r w:rsidR="00D82C2B" w:rsidRPr="00CF0225">
        <w:rPr>
          <w:rFonts w:hint="eastAsia"/>
        </w:rPr>
        <w:t>（</w:t>
      </w:r>
      <w:r w:rsidR="00D82C2B" w:rsidRPr="00CF0225">
        <w:rPr>
          <w:rFonts w:hint="eastAsia"/>
        </w:rPr>
        <w:t>Scan</w:t>
      </w:r>
      <w:r w:rsidR="00D82C2B" w:rsidRPr="00CF0225">
        <w:rPr>
          <w:rFonts w:hint="eastAsia"/>
        </w:rPr>
        <w:t>）</w:t>
      </w:r>
      <w:r w:rsidR="00ED7CE9">
        <w:rPr>
          <w:rFonts w:hint="eastAsia"/>
        </w:rPr>
        <w:t>”</w:t>
      </w:r>
      <w:r w:rsidR="00C536D0">
        <w:rPr>
          <w:rFonts w:hint="eastAsia"/>
        </w:rPr>
        <w:t>的方式</w:t>
      </w:r>
      <w:r w:rsidR="003F1CB1">
        <w:rPr>
          <w:rFonts w:hint="eastAsia"/>
        </w:rPr>
        <w:t>检索满足条件的数据</w:t>
      </w:r>
      <w:r w:rsidR="00CF0225" w:rsidRPr="00CF0225">
        <w:rPr>
          <w:rFonts w:hint="eastAsia"/>
        </w:rPr>
        <w:t>。由于</w:t>
      </w:r>
      <w:r w:rsidR="00CF0225" w:rsidRPr="00CF0225">
        <w:rPr>
          <w:rFonts w:hint="eastAsia"/>
        </w:rPr>
        <w:t>HBase</w:t>
      </w:r>
      <w:r w:rsidR="00CF0225" w:rsidRPr="00CF0225">
        <w:rPr>
          <w:rFonts w:hint="eastAsia"/>
        </w:rPr>
        <w:t>采用</w:t>
      </w:r>
      <w:r w:rsidR="00E31CFB">
        <w:rPr>
          <w:rFonts w:hint="eastAsia"/>
        </w:rPr>
        <w:t>类</w:t>
      </w:r>
      <w:r w:rsidR="00CF0225" w:rsidRPr="00CF0225">
        <w:rPr>
          <w:rFonts w:hint="eastAsia"/>
        </w:rPr>
        <w:t>B+</w:t>
      </w:r>
      <w:r w:rsidR="00CF0225" w:rsidRPr="00CF0225">
        <w:rPr>
          <w:rFonts w:hint="eastAsia"/>
        </w:rPr>
        <w:t>树模型存储，对于第一种和第二种检索方式效率较高，而对于第三种</w:t>
      </w:r>
      <w:r w:rsidR="005A3862">
        <w:rPr>
          <w:rFonts w:hint="eastAsia"/>
        </w:rPr>
        <w:t>检索</w:t>
      </w:r>
      <w:r w:rsidR="00AA6CCA">
        <w:rPr>
          <w:rFonts w:hint="eastAsia"/>
        </w:rPr>
        <w:t>方式，则需要耗费较长</w:t>
      </w:r>
      <w:r w:rsidR="00CF0225" w:rsidRPr="00CF0225">
        <w:rPr>
          <w:rFonts w:hint="eastAsia"/>
        </w:rPr>
        <w:t>时间，效率较低。因此在设计</w:t>
      </w:r>
      <w:r w:rsidR="00CF0225" w:rsidRPr="00CF0225">
        <w:rPr>
          <w:rFonts w:hint="eastAsia"/>
        </w:rPr>
        <w:t>Row</w:t>
      </w:r>
      <w:r w:rsidR="000F16C9">
        <w:t xml:space="preserve"> </w:t>
      </w:r>
      <w:r w:rsidR="00CF0225" w:rsidRPr="00CF0225">
        <w:rPr>
          <w:rFonts w:hint="eastAsia"/>
        </w:rPr>
        <w:t>Key</w:t>
      </w:r>
      <w:r w:rsidR="00CF0225" w:rsidRPr="00CF0225">
        <w:rPr>
          <w:rFonts w:hint="eastAsia"/>
        </w:rPr>
        <w:t>时，需要充分考虑检索效率，进行快速读取，减少读写次数。</w:t>
      </w:r>
    </w:p>
    <w:p w14:paraId="41C0BD4B" w14:textId="7B1BC336" w:rsidR="00B123B0" w:rsidRDefault="00B123B0" w:rsidP="00342F19">
      <w:pPr>
        <w:pStyle w:val="aa"/>
        <w:numPr>
          <w:ilvl w:val="0"/>
          <w:numId w:val="7"/>
        </w:numPr>
        <w:ind w:firstLineChars="0"/>
      </w:pPr>
      <w:r>
        <w:rPr>
          <w:rFonts w:hint="eastAsia"/>
        </w:rPr>
        <w:t>Column</w:t>
      </w:r>
      <w:r>
        <w:t xml:space="preserve"> Family &amp; Column Qualifier</w:t>
      </w:r>
    </w:p>
    <w:p w14:paraId="599CE95F" w14:textId="6E62FED5" w:rsidR="00167A2D" w:rsidRDefault="002D4CAF" w:rsidP="00167A2D">
      <w:pPr>
        <w:pStyle w:val="aa"/>
        <w:ind w:firstLineChars="0"/>
      </w:pPr>
      <w:r w:rsidRPr="002D4CAF">
        <w:rPr>
          <w:rFonts w:hint="eastAsia"/>
        </w:rPr>
        <w:t xml:space="preserve">HBase </w:t>
      </w:r>
      <w:r w:rsidRPr="002D4CAF">
        <w:rPr>
          <w:rFonts w:hint="eastAsia"/>
        </w:rPr>
        <w:t>每张</w:t>
      </w:r>
      <w:r w:rsidR="00042965">
        <w:rPr>
          <w:rFonts w:hint="eastAsia"/>
        </w:rPr>
        <w:t>数据表</w:t>
      </w:r>
      <w:r w:rsidRPr="002D4CAF">
        <w:rPr>
          <w:rFonts w:hint="eastAsia"/>
        </w:rPr>
        <w:t>中都有若干个</w:t>
      </w:r>
      <w:r w:rsidRPr="002D4CAF">
        <w:rPr>
          <w:rFonts w:hint="eastAsia"/>
        </w:rPr>
        <w:t>Row</w:t>
      </w:r>
      <w:r w:rsidR="006E1EDC">
        <w:t xml:space="preserve"> </w:t>
      </w:r>
      <w:r w:rsidRPr="002D4CAF">
        <w:rPr>
          <w:rFonts w:hint="eastAsia"/>
        </w:rPr>
        <w:t>Key</w:t>
      </w:r>
      <w:r w:rsidRPr="002D4CAF">
        <w:rPr>
          <w:rFonts w:hint="eastAsia"/>
        </w:rPr>
        <w:t>，每一个</w:t>
      </w:r>
      <w:r w:rsidRPr="002D4CAF">
        <w:rPr>
          <w:rFonts w:hint="eastAsia"/>
        </w:rPr>
        <w:t>Row</w:t>
      </w:r>
      <w:r w:rsidR="006E1EDC">
        <w:t xml:space="preserve"> </w:t>
      </w:r>
      <w:r w:rsidRPr="002D4CAF">
        <w:rPr>
          <w:rFonts w:hint="eastAsia"/>
        </w:rPr>
        <w:t>Key</w:t>
      </w:r>
      <w:r w:rsidR="00970244">
        <w:rPr>
          <w:rFonts w:hint="eastAsia"/>
        </w:rPr>
        <w:t>都表示一条记录</w:t>
      </w:r>
      <w:r w:rsidR="001E0AFB">
        <w:rPr>
          <w:rFonts w:hint="eastAsia"/>
        </w:rPr>
        <w:t>，每条</w:t>
      </w:r>
      <w:r w:rsidR="00407D32">
        <w:rPr>
          <w:rFonts w:hint="eastAsia"/>
        </w:rPr>
        <w:t>记录有若干</w:t>
      </w:r>
      <w:r w:rsidR="00407D32">
        <w:rPr>
          <w:rFonts w:hint="eastAsia"/>
        </w:rPr>
        <w:t>Column</w:t>
      </w:r>
      <w:r w:rsidR="00407D32">
        <w:t xml:space="preserve"> Family</w:t>
      </w:r>
      <w:r w:rsidRPr="002D4CAF">
        <w:rPr>
          <w:rFonts w:hint="eastAsia"/>
        </w:rPr>
        <w:t>构成，每个列族里有若干个列，每个列只属于唯一的列族，每个列都有列修饰符</w:t>
      </w:r>
      <w:r w:rsidRPr="002D4CAF">
        <w:rPr>
          <w:rFonts w:hint="eastAsia"/>
        </w:rPr>
        <w:t>Column Qualifier</w:t>
      </w:r>
      <w:r w:rsidRPr="002D4CAF">
        <w:rPr>
          <w:rFonts w:hint="eastAsia"/>
        </w:rPr>
        <w:t>用来标识不同的列，通过</w:t>
      </w:r>
      <w:r w:rsidR="007C64BF">
        <w:rPr>
          <w:rFonts w:hint="eastAsia"/>
        </w:rPr>
        <w:t>Column Family</w:t>
      </w:r>
      <w:r w:rsidR="007C64BF">
        <w:rPr>
          <w:rFonts w:hint="eastAsia"/>
        </w:rPr>
        <w:t>：</w:t>
      </w:r>
      <w:r w:rsidRPr="002D4CAF">
        <w:rPr>
          <w:rFonts w:hint="eastAsia"/>
        </w:rPr>
        <w:t>Column Qualifier</w:t>
      </w:r>
      <w:r w:rsidRPr="002D4CAF">
        <w:rPr>
          <w:rFonts w:hint="eastAsia"/>
        </w:rPr>
        <w:t>可以定位到</w:t>
      </w:r>
      <w:r w:rsidR="002F7BA0">
        <w:rPr>
          <w:rFonts w:hint="eastAsia"/>
        </w:rPr>
        <w:t>待</w:t>
      </w:r>
      <w:r w:rsidRPr="002D4CAF">
        <w:rPr>
          <w:rFonts w:hint="eastAsia"/>
        </w:rPr>
        <w:t>检索的列。</w:t>
      </w:r>
    </w:p>
    <w:p w14:paraId="7B9D05BE" w14:textId="5F4EC9DC" w:rsidR="00467944" w:rsidRDefault="0054206A" w:rsidP="00AC403C">
      <w:pPr>
        <w:pStyle w:val="aa"/>
        <w:numPr>
          <w:ilvl w:val="0"/>
          <w:numId w:val="7"/>
        </w:numPr>
        <w:ind w:firstLineChars="0"/>
      </w:pPr>
      <w:r>
        <w:t>Times</w:t>
      </w:r>
      <w:r w:rsidR="00F91DD0">
        <w:t>tamp</w:t>
      </w:r>
    </w:p>
    <w:p w14:paraId="4D7A0A8A" w14:textId="4CDF631D" w:rsidR="00F02060" w:rsidRDefault="00F02060" w:rsidP="00F02060">
      <w:pPr>
        <w:pStyle w:val="aa"/>
        <w:ind w:firstLineChars="0"/>
      </w:pPr>
      <w:r w:rsidRPr="00F02060">
        <w:rPr>
          <w:rFonts w:hint="eastAsia"/>
        </w:rPr>
        <w:t>时间戳用来区分不同版本的数据信息，</w:t>
      </w:r>
      <w:r w:rsidRPr="00F02060">
        <w:rPr>
          <w:rFonts w:hint="eastAsia"/>
        </w:rPr>
        <w:t>Timestamp</w:t>
      </w:r>
      <w:r w:rsidRPr="00F02060">
        <w:rPr>
          <w:rFonts w:hint="eastAsia"/>
        </w:rPr>
        <w:t>默认值为数据</w:t>
      </w:r>
      <w:r w:rsidR="00CC5F2E">
        <w:rPr>
          <w:rFonts w:hint="eastAsia"/>
        </w:rPr>
        <w:t>通过新增或修改</w:t>
      </w:r>
      <w:r w:rsidRPr="00F02060">
        <w:rPr>
          <w:rFonts w:hint="eastAsia"/>
        </w:rPr>
        <w:t>写入</w:t>
      </w:r>
      <w:r w:rsidR="00023F67">
        <w:rPr>
          <w:rFonts w:hint="eastAsia"/>
        </w:rPr>
        <w:t>数据表</w:t>
      </w:r>
      <w:r w:rsidRPr="00F02060">
        <w:rPr>
          <w:rFonts w:hint="eastAsia"/>
        </w:rPr>
        <w:t>中的时间，可以作为版本号。</w:t>
      </w:r>
      <w:r w:rsidRPr="00F02060">
        <w:rPr>
          <w:rFonts w:hint="eastAsia"/>
        </w:rPr>
        <w:t>Timestamp</w:t>
      </w:r>
      <w:r w:rsidRPr="00F02060">
        <w:rPr>
          <w:rFonts w:hint="eastAsia"/>
        </w:rPr>
        <w:t>是</w:t>
      </w:r>
      <w:r w:rsidRPr="00F02060">
        <w:rPr>
          <w:rFonts w:hint="eastAsia"/>
        </w:rPr>
        <w:t>64</w:t>
      </w:r>
      <w:r w:rsidRPr="00F02060">
        <w:rPr>
          <w:rFonts w:hint="eastAsia"/>
        </w:rPr>
        <w:t>位整型数据，精确到毫秒，由系</w:t>
      </w:r>
      <w:r w:rsidR="002357F2">
        <w:rPr>
          <w:rFonts w:hint="eastAsia"/>
        </w:rPr>
        <w:t>统自动根据写入时间生成或用户指定具体值。</w:t>
      </w:r>
    </w:p>
    <w:p w14:paraId="5845DB35" w14:textId="516019B4" w:rsidR="009E69FD" w:rsidRDefault="009E69FD" w:rsidP="009E69FD">
      <w:pPr>
        <w:pStyle w:val="aa"/>
        <w:numPr>
          <w:ilvl w:val="0"/>
          <w:numId w:val="7"/>
        </w:numPr>
        <w:ind w:firstLineChars="0"/>
      </w:pPr>
      <w:r>
        <w:t>Cell</w:t>
      </w:r>
    </w:p>
    <w:p w14:paraId="61D34DF2" w14:textId="22D84FEA" w:rsidR="002A16FF" w:rsidRDefault="00425AB0" w:rsidP="00871011">
      <w:pPr>
        <w:pStyle w:val="aa"/>
        <w:ind w:left="420" w:firstLineChars="0" w:firstLine="0"/>
      </w:pPr>
      <w:r w:rsidRPr="00425AB0">
        <w:rPr>
          <w:rFonts w:hint="eastAsia"/>
        </w:rPr>
        <w:t>元素是由</w:t>
      </w:r>
      <w:r w:rsidRPr="00425AB0">
        <w:rPr>
          <w:rFonts w:hint="eastAsia"/>
        </w:rPr>
        <w:t>HBase Key</w:t>
      </w:r>
      <w:r w:rsidR="00D2162D">
        <w:rPr>
          <w:rFonts w:hint="eastAsia"/>
        </w:rPr>
        <w:t>-</w:t>
      </w:r>
      <w:r w:rsidRPr="00425AB0">
        <w:rPr>
          <w:rFonts w:hint="eastAsia"/>
        </w:rPr>
        <w:t>Value</w:t>
      </w:r>
      <w:r w:rsidR="003814EC">
        <w:rPr>
          <w:rFonts w:hint="eastAsia"/>
        </w:rPr>
        <w:t>确定的唯一的单元。元素</w:t>
      </w:r>
      <w:r w:rsidR="0037617B">
        <w:rPr>
          <w:rFonts w:hint="eastAsia"/>
        </w:rPr>
        <w:t>本身</w:t>
      </w:r>
      <w:r w:rsidR="00CE4515">
        <w:rPr>
          <w:rFonts w:hint="eastAsia"/>
        </w:rPr>
        <w:t>并</w:t>
      </w:r>
      <w:r w:rsidR="003814EC">
        <w:rPr>
          <w:rFonts w:hint="eastAsia"/>
        </w:rPr>
        <w:t>不存在</w:t>
      </w:r>
      <w:r w:rsidR="00CE4515">
        <w:rPr>
          <w:rFonts w:hint="eastAsia"/>
        </w:rPr>
        <w:t>任何</w:t>
      </w:r>
      <w:r w:rsidR="003814EC">
        <w:rPr>
          <w:rFonts w:hint="eastAsia"/>
        </w:rPr>
        <w:t>数据类型，由字节流</w:t>
      </w:r>
      <w:r w:rsidR="003365A7">
        <w:rPr>
          <w:rFonts w:hint="eastAsia"/>
        </w:rPr>
        <w:t>构成。</w:t>
      </w:r>
    </w:p>
    <w:p w14:paraId="4209F06F" w14:textId="516019B4" w:rsidR="00CC1434" w:rsidRDefault="00CC1434" w:rsidP="005C4A83">
      <w:pPr>
        <w:pStyle w:val="aa"/>
        <w:numPr>
          <w:ilvl w:val="0"/>
          <w:numId w:val="8"/>
        </w:numPr>
        <w:ind w:firstLineChars="0"/>
        <w:jc w:val="left"/>
      </w:pPr>
      <w:r>
        <w:t>物理存储视图</w:t>
      </w:r>
    </w:p>
    <w:p w14:paraId="2F99B155" w14:textId="0BCED0B6" w:rsidR="00F246FA" w:rsidRDefault="00F246FA" w:rsidP="00F246FA">
      <w:pPr>
        <w:pStyle w:val="aa"/>
        <w:ind w:left="420" w:firstLineChars="0" w:firstLine="0"/>
        <w:jc w:val="left"/>
      </w:pPr>
      <w:r w:rsidRPr="00F246FA">
        <w:rPr>
          <w:rFonts w:hint="eastAsia"/>
        </w:rPr>
        <w:t>HBase</w:t>
      </w:r>
      <w:r w:rsidR="00BF40F6">
        <w:rPr>
          <w:rFonts w:hint="eastAsia"/>
        </w:rPr>
        <w:t>物理模型采用</w:t>
      </w:r>
      <w:r w:rsidR="00BF40F6">
        <w:rPr>
          <w:rFonts w:hint="eastAsia"/>
        </w:rPr>
        <w:t>Column</w:t>
      </w:r>
      <w:r w:rsidR="00BF40F6">
        <w:t xml:space="preserve"> Family</w:t>
      </w:r>
      <w:r w:rsidRPr="00F246FA">
        <w:rPr>
          <w:rFonts w:hint="eastAsia"/>
        </w:rPr>
        <w:t>为单位</w:t>
      </w:r>
      <w:r w:rsidRPr="00F246FA">
        <w:rPr>
          <w:rFonts w:hint="eastAsia"/>
        </w:rPr>
        <w:t xml:space="preserve"> </w:t>
      </w:r>
      <w:r w:rsidRPr="00F246FA">
        <w:rPr>
          <w:rFonts w:hint="eastAsia"/>
        </w:rPr>
        <w:t>进行数据存储，如表</w:t>
      </w:r>
      <w:r w:rsidRPr="00F246FA">
        <w:rPr>
          <w:rFonts w:hint="eastAsia"/>
        </w:rPr>
        <w:t>2-2</w:t>
      </w:r>
      <w:r w:rsidR="00144D1A">
        <w:rPr>
          <w:rFonts w:hint="eastAsia"/>
        </w:rPr>
        <w:t>所示：</w:t>
      </w:r>
    </w:p>
    <w:p w14:paraId="4FCA477E" w14:textId="00843EF9" w:rsidR="00144D1A" w:rsidRDefault="00723A9E" w:rsidP="00723A9E">
      <w:pPr>
        <w:pStyle w:val="ae"/>
      </w:pPr>
      <w:r>
        <w:rPr>
          <w:rFonts w:hint="eastAsia"/>
        </w:rPr>
        <w:t>表2.2</w:t>
      </w:r>
      <w:r>
        <w:t xml:space="preserve"> HBase物理存储视图</w:t>
      </w:r>
    </w:p>
    <w:tbl>
      <w:tblPr>
        <w:tblStyle w:val="af6"/>
        <w:tblW w:w="0" w:type="auto"/>
        <w:tblLook w:val="04A0" w:firstRow="1" w:lastRow="0" w:firstColumn="1" w:lastColumn="0" w:noHBand="0" w:noVBand="1"/>
      </w:tblPr>
      <w:tblGrid>
        <w:gridCol w:w="2127"/>
        <w:gridCol w:w="2547"/>
        <w:gridCol w:w="3820"/>
      </w:tblGrid>
      <w:tr w:rsidR="00144D1A" w14:paraId="5491E9BE" w14:textId="77777777" w:rsidTr="00144D1A">
        <w:tc>
          <w:tcPr>
            <w:tcW w:w="2127" w:type="dxa"/>
            <w:tcBorders>
              <w:top w:val="single" w:sz="4" w:space="0" w:color="auto"/>
              <w:left w:val="single" w:sz="4" w:space="0" w:color="auto"/>
              <w:bottom w:val="single" w:sz="4" w:space="0" w:color="auto"/>
              <w:right w:val="single" w:sz="4" w:space="0" w:color="auto"/>
            </w:tcBorders>
            <w:vAlign w:val="center"/>
            <w:hideMark/>
          </w:tcPr>
          <w:p w14:paraId="2E0AE205" w14:textId="0A1BDB71" w:rsidR="00144D1A" w:rsidRPr="00306F44" w:rsidRDefault="000A0489">
            <w:pPr>
              <w:jc w:val="center"/>
              <w:rPr>
                <w:rFonts w:ascii="Times New Roman" w:hAnsi="Times New Roman" w:cs="Times New Roman"/>
                <w:b/>
                <w:sz w:val="21"/>
                <w:szCs w:val="21"/>
              </w:rPr>
            </w:pPr>
            <w:r w:rsidRPr="00306F44">
              <w:rPr>
                <w:rFonts w:ascii="Times New Roman" w:hAnsi="Times New Roman" w:cs="Times New Roman"/>
                <w:b/>
                <w:sz w:val="21"/>
                <w:szCs w:val="21"/>
              </w:rPr>
              <w:t>Row Key</w:t>
            </w:r>
          </w:p>
        </w:tc>
        <w:tc>
          <w:tcPr>
            <w:tcW w:w="2547" w:type="dxa"/>
            <w:tcBorders>
              <w:top w:val="single" w:sz="4" w:space="0" w:color="auto"/>
              <w:left w:val="single" w:sz="4" w:space="0" w:color="auto"/>
              <w:bottom w:val="single" w:sz="4" w:space="0" w:color="auto"/>
              <w:right w:val="single" w:sz="4" w:space="0" w:color="auto"/>
            </w:tcBorders>
            <w:vAlign w:val="center"/>
            <w:hideMark/>
          </w:tcPr>
          <w:p w14:paraId="728DB527" w14:textId="55AE01A3" w:rsidR="00144D1A" w:rsidRPr="00306F44" w:rsidRDefault="000A0489">
            <w:pPr>
              <w:jc w:val="center"/>
              <w:rPr>
                <w:rFonts w:ascii="Times New Roman" w:hAnsi="Times New Roman" w:cs="Times New Roman"/>
                <w:b/>
                <w:sz w:val="21"/>
                <w:szCs w:val="21"/>
              </w:rPr>
            </w:pPr>
            <w:r w:rsidRPr="00306F44">
              <w:rPr>
                <w:rFonts w:ascii="Times New Roman" w:hAnsi="Times New Roman" w:cs="Times New Roman"/>
                <w:b/>
                <w:sz w:val="21"/>
                <w:szCs w:val="21"/>
              </w:rPr>
              <w:t>Timestamp</w:t>
            </w:r>
          </w:p>
        </w:tc>
        <w:tc>
          <w:tcPr>
            <w:tcW w:w="3820" w:type="dxa"/>
            <w:tcBorders>
              <w:top w:val="single" w:sz="4" w:space="0" w:color="auto"/>
              <w:left w:val="single" w:sz="4" w:space="0" w:color="auto"/>
              <w:bottom w:val="single" w:sz="4" w:space="0" w:color="auto"/>
              <w:right w:val="single" w:sz="4" w:space="0" w:color="auto"/>
            </w:tcBorders>
            <w:vAlign w:val="center"/>
            <w:hideMark/>
          </w:tcPr>
          <w:p w14:paraId="416B831E" w14:textId="6BE67CD3" w:rsidR="00144D1A" w:rsidRPr="00306F44" w:rsidRDefault="000A0489" w:rsidP="000A0489">
            <w:pPr>
              <w:jc w:val="center"/>
              <w:rPr>
                <w:rFonts w:ascii="Times New Roman" w:hAnsi="Times New Roman" w:cs="Times New Roman"/>
                <w:b/>
                <w:sz w:val="21"/>
                <w:szCs w:val="21"/>
              </w:rPr>
            </w:pPr>
            <w:r w:rsidRPr="00306F44">
              <w:rPr>
                <w:rFonts w:ascii="Times New Roman" w:hAnsi="Times New Roman" w:cs="Times New Roman"/>
                <w:b/>
                <w:sz w:val="21"/>
                <w:szCs w:val="21"/>
              </w:rPr>
              <w:t>Column Family</w:t>
            </w:r>
            <w:r w:rsidRPr="00306F44">
              <w:rPr>
                <w:rFonts w:ascii="Times New Roman" w:hAnsi="Times New Roman" w:cs="Times New Roman"/>
                <w:b/>
                <w:sz w:val="21"/>
                <w:szCs w:val="21"/>
              </w:rPr>
              <w:t>：</w:t>
            </w:r>
            <w:r w:rsidR="00144D1A" w:rsidRPr="00306F44">
              <w:rPr>
                <w:rFonts w:ascii="Times New Roman" w:hAnsi="Times New Roman" w:cs="Times New Roman"/>
                <w:b/>
                <w:sz w:val="21"/>
                <w:szCs w:val="21"/>
              </w:rPr>
              <w:t>HTML</w:t>
            </w:r>
          </w:p>
        </w:tc>
      </w:tr>
      <w:tr w:rsidR="00144D1A" w14:paraId="5ECDA559" w14:textId="77777777" w:rsidTr="00144D1A">
        <w:tc>
          <w:tcPr>
            <w:tcW w:w="2127" w:type="dxa"/>
            <w:vMerge w:val="restart"/>
            <w:tcBorders>
              <w:top w:val="single" w:sz="4" w:space="0" w:color="auto"/>
              <w:left w:val="single" w:sz="4" w:space="0" w:color="auto"/>
              <w:bottom w:val="single" w:sz="4" w:space="0" w:color="auto"/>
              <w:right w:val="single" w:sz="4" w:space="0" w:color="auto"/>
            </w:tcBorders>
            <w:vAlign w:val="center"/>
            <w:hideMark/>
          </w:tcPr>
          <w:p w14:paraId="7CC101AD"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“site”</w:t>
            </w:r>
          </w:p>
        </w:tc>
        <w:tc>
          <w:tcPr>
            <w:tcW w:w="2547" w:type="dxa"/>
            <w:tcBorders>
              <w:top w:val="single" w:sz="4" w:space="0" w:color="auto"/>
              <w:left w:val="single" w:sz="4" w:space="0" w:color="auto"/>
              <w:bottom w:val="single" w:sz="4" w:space="0" w:color="auto"/>
              <w:right w:val="single" w:sz="4" w:space="0" w:color="auto"/>
            </w:tcBorders>
            <w:vAlign w:val="center"/>
            <w:hideMark/>
          </w:tcPr>
          <w:p w14:paraId="136A3A05"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T3</w:t>
            </w:r>
          </w:p>
        </w:tc>
        <w:tc>
          <w:tcPr>
            <w:tcW w:w="3820" w:type="dxa"/>
            <w:tcBorders>
              <w:top w:val="single" w:sz="4" w:space="0" w:color="auto"/>
              <w:left w:val="single" w:sz="4" w:space="0" w:color="auto"/>
              <w:bottom w:val="single" w:sz="4" w:space="0" w:color="auto"/>
              <w:right w:val="single" w:sz="4" w:space="0" w:color="auto"/>
            </w:tcBorders>
            <w:vAlign w:val="center"/>
            <w:hideMark/>
          </w:tcPr>
          <w:p w14:paraId="6D408225"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contents:html=”&lt;html&gt;…”</w:t>
            </w:r>
          </w:p>
        </w:tc>
      </w:tr>
      <w:tr w:rsidR="00144D1A" w14:paraId="272D755F" w14:textId="77777777" w:rsidTr="00144D1A">
        <w:tc>
          <w:tcPr>
            <w:tcW w:w="0" w:type="auto"/>
            <w:vMerge/>
            <w:tcBorders>
              <w:top w:val="single" w:sz="4" w:space="0" w:color="auto"/>
              <w:left w:val="single" w:sz="4" w:space="0" w:color="auto"/>
              <w:bottom w:val="single" w:sz="4" w:space="0" w:color="auto"/>
              <w:right w:val="single" w:sz="4" w:space="0" w:color="auto"/>
            </w:tcBorders>
            <w:vAlign w:val="center"/>
            <w:hideMark/>
          </w:tcPr>
          <w:p w14:paraId="124D345B" w14:textId="77777777" w:rsidR="00144D1A" w:rsidRPr="00306F44" w:rsidRDefault="00144D1A">
            <w:pPr>
              <w:widowControl/>
              <w:jc w:val="left"/>
              <w:rPr>
                <w:rFonts w:ascii="Times New Roman" w:hAnsi="Times New Roman" w:cs="Times New Roman"/>
                <w:sz w:val="21"/>
                <w:szCs w:val="21"/>
              </w:rPr>
            </w:pPr>
          </w:p>
        </w:tc>
        <w:tc>
          <w:tcPr>
            <w:tcW w:w="2547" w:type="dxa"/>
            <w:tcBorders>
              <w:top w:val="single" w:sz="4" w:space="0" w:color="auto"/>
              <w:left w:val="single" w:sz="4" w:space="0" w:color="auto"/>
              <w:bottom w:val="single" w:sz="4" w:space="0" w:color="auto"/>
              <w:right w:val="single" w:sz="4" w:space="0" w:color="auto"/>
            </w:tcBorders>
            <w:vAlign w:val="center"/>
            <w:hideMark/>
          </w:tcPr>
          <w:p w14:paraId="36DE458D"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T2</w:t>
            </w:r>
          </w:p>
        </w:tc>
        <w:tc>
          <w:tcPr>
            <w:tcW w:w="3820" w:type="dxa"/>
            <w:tcBorders>
              <w:top w:val="single" w:sz="4" w:space="0" w:color="auto"/>
              <w:left w:val="single" w:sz="4" w:space="0" w:color="auto"/>
              <w:bottom w:val="single" w:sz="4" w:space="0" w:color="auto"/>
              <w:right w:val="single" w:sz="4" w:space="0" w:color="auto"/>
            </w:tcBorders>
            <w:vAlign w:val="center"/>
            <w:hideMark/>
          </w:tcPr>
          <w:p w14:paraId="081EF86F"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contents:html=”&lt;div&gt;…”</w:t>
            </w:r>
          </w:p>
        </w:tc>
      </w:tr>
      <w:tr w:rsidR="00144D1A" w14:paraId="592D6654" w14:textId="77777777" w:rsidTr="00144D1A">
        <w:tc>
          <w:tcPr>
            <w:tcW w:w="0" w:type="auto"/>
            <w:vMerge/>
            <w:tcBorders>
              <w:top w:val="single" w:sz="4" w:space="0" w:color="auto"/>
              <w:left w:val="single" w:sz="4" w:space="0" w:color="auto"/>
              <w:bottom w:val="single" w:sz="4" w:space="0" w:color="auto"/>
              <w:right w:val="single" w:sz="4" w:space="0" w:color="auto"/>
            </w:tcBorders>
            <w:vAlign w:val="center"/>
            <w:hideMark/>
          </w:tcPr>
          <w:p w14:paraId="15FC7616" w14:textId="77777777" w:rsidR="00144D1A" w:rsidRPr="00306F44" w:rsidRDefault="00144D1A">
            <w:pPr>
              <w:widowControl/>
              <w:jc w:val="left"/>
              <w:rPr>
                <w:rFonts w:ascii="Times New Roman" w:hAnsi="Times New Roman" w:cs="Times New Roman"/>
                <w:sz w:val="21"/>
                <w:szCs w:val="21"/>
              </w:rPr>
            </w:pPr>
          </w:p>
        </w:tc>
        <w:tc>
          <w:tcPr>
            <w:tcW w:w="2547" w:type="dxa"/>
            <w:tcBorders>
              <w:top w:val="single" w:sz="4" w:space="0" w:color="auto"/>
              <w:left w:val="single" w:sz="4" w:space="0" w:color="auto"/>
              <w:bottom w:val="single" w:sz="4" w:space="0" w:color="auto"/>
              <w:right w:val="single" w:sz="4" w:space="0" w:color="auto"/>
            </w:tcBorders>
            <w:vAlign w:val="center"/>
            <w:hideMark/>
          </w:tcPr>
          <w:p w14:paraId="114AE2CA"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T1</w:t>
            </w:r>
          </w:p>
        </w:tc>
        <w:tc>
          <w:tcPr>
            <w:tcW w:w="3820" w:type="dxa"/>
            <w:tcBorders>
              <w:top w:val="single" w:sz="4" w:space="0" w:color="auto"/>
              <w:left w:val="single" w:sz="4" w:space="0" w:color="auto"/>
              <w:bottom w:val="single" w:sz="4" w:space="0" w:color="auto"/>
              <w:right w:val="single" w:sz="4" w:space="0" w:color="auto"/>
            </w:tcBorders>
            <w:vAlign w:val="center"/>
            <w:hideMark/>
          </w:tcPr>
          <w:p w14:paraId="00EB2D16" w14:textId="3992EDFE" w:rsidR="00144D1A" w:rsidRPr="00306F44" w:rsidRDefault="00856BCB">
            <w:pPr>
              <w:jc w:val="center"/>
              <w:rPr>
                <w:rFonts w:ascii="Times New Roman" w:hAnsi="Times New Roman" w:cs="Times New Roman"/>
                <w:sz w:val="21"/>
                <w:szCs w:val="21"/>
              </w:rPr>
            </w:pPr>
            <w:r w:rsidRPr="00306F44">
              <w:rPr>
                <w:rFonts w:ascii="Times New Roman" w:hAnsi="Times New Roman" w:cs="Times New Roman"/>
                <w:sz w:val="21"/>
                <w:szCs w:val="21"/>
              </w:rPr>
              <w:t>conte</w:t>
            </w:r>
            <w:r w:rsidR="00144D1A" w:rsidRPr="00306F44">
              <w:rPr>
                <w:rFonts w:ascii="Times New Roman" w:hAnsi="Times New Roman" w:cs="Times New Roman"/>
                <w:sz w:val="21"/>
                <w:szCs w:val="21"/>
              </w:rPr>
              <w:t>n</w:t>
            </w:r>
            <w:r w:rsidRPr="00306F44">
              <w:rPr>
                <w:rFonts w:ascii="Times New Roman" w:hAnsi="Times New Roman" w:cs="Times New Roman"/>
                <w:sz w:val="21"/>
                <w:szCs w:val="21"/>
              </w:rPr>
              <w:t>t</w:t>
            </w:r>
            <w:r w:rsidR="00144D1A" w:rsidRPr="00306F44">
              <w:rPr>
                <w:rFonts w:ascii="Times New Roman" w:hAnsi="Times New Roman" w:cs="Times New Roman"/>
                <w:sz w:val="21"/>
                <w:szCs w:val="21"/>
              </w:rPr>
              <w:t>s:html=”&lt;head&gt;…</w:t>
            </w:r>
          </w:p>
        </w:tc>
      </w:tr>
      <w:tr w:rsidR="00A455CE" w14:paraId="6A42BD33" w14:textId="77777777" w:rsidTr="00144D1A">
        <w:tc>
          <w:tcPr>
            <w:tcW w:w="2127" w:type="dxa"/>
            <w:tcBorders>
              <w:top w:val="single" w:sz="4" w:space="0" w:color="auto"/>
              <w:left w:val="single" w:sz="4" w:space="0" w:color="auto"/>
              <w:bottom w:val="single" w:sz="4" w:space="0" w:color="auto"/>
              <w:right w:val="single" w:sz="4" w:space="0" w:color="auto"/>
            </w:tcBorders>
            <w:vAlign w:val="center"/>
            <w:hideMark/>
          </w:tcPr>
          <w:p w14:paraId="3DBB8D58" w14:textId="2DEA926E" w:rsidR="00A455CE" w:rsidRPr="00D05042" w:rsidRDefault="00A455CE" w:rsidP="00A455CE">
            <w:pPr>
              <w:jc w:val="center"/>
              <w:rPr>
                <w:rFonts w:ascii="Times New Roman" w:hAnsi="Times New Roman" w:cs="Times New Roman"/>
                <w:b/>
                <w:sz w:val="21"/>
                <w:szCs w:val="21"/>
              </w:rPr>
            </w:pPr>
            <w:r w:rsidRPr="00D05042">
              <w:rPr>
                <w:rFonts w:ascii="Times New Roman" w:hAnsi="Times New Roman" w:cs="Times New Roman"/>
                <w:b/>
                <w:sz w:val="21"/>
                <w:szCs w:val="21"/>
              </w:rPr>
              <w:t>Row Key</w:t>
            </w:r>
          </w:p>
        </w:tc>
        <w:tc>
          <w:tcPr>
            <w:tcW w:w="2547" w:type="dxa"/>
            <w:tcBorders>
              <w:top w:val="single" w:sz="4" w:space="0" w:color="auto"/>
              <w:left w:val="single" w:sz="4" w:space="0" w:color="auto"/>
              <w:bottom w:val="single" w:sz="4" w:space="0" w:color="auto"/>
              <w:right w:val="single" w:sz="4" w:space="0" w:color="auto"/>
            </w:tcBorders>
            <w:vAlign w:val="center"/>
            <w:hideMark/>
          </w:tcPr>
          <w:p w14:paraId="5F2A2C54" w14:textId="73EA40DF" w:rsidR="00A455CE" w:rsidRPr="00D05042" w:rsidRDefault="00A455CE" w:rsidP="00A455CE">
            <w:pPr>
              <w:jc w:val="center"/>
              <w:rPr>
                <w:rFonts w:ascii="Times New Roman" w:hAnsi="Times New Roman" w:cs="Times New Roman"/>
                <w:b/>
                <w:sz w:val="21"/>
                <w:szCs w:val="21"/>
              </w:rPr>
            </w:pPr>
            <w:r w:rsidRPr="00D05042">
              <w:rPr>
                <w:rFonts w:ascii="Times New Roman" w:hAnsi="Times New Roman" w:cs="Times New Roman"/>
                <w:b/>
                <w:sz w:val="21"/>
                <w:szCs w:val="21"/>
              </w:rPr>
              <w:t>Timestamp</w:t>
            </w:r>
          </w:p>
        </w:tc>
        <w:tc>
          <w:tcPr>
            <w:tcW w:w="3820" w:type="dxa"/>
            <w:tcBorders>
              <w:top w:val="single" w:sz="4" w:space="0" w:color="auto"/>
              <w:left w:val="single" w:sz="4" w:space="0" w:color="auto"/>
              <w:bottom w:val="single" w:sz="4" w:space="0" w:color="auto"/>
              <w:right w:val="single" w:sz="4" w:space="0" w:color="auto"/>
            </w:tcBorders>
            <w:vAlign w:val="center"/>
            <w:hideMark/>
          </w:tcPr>
          <w:p w14:paraId="6FF377AB" w14:textId="6EC958AB" w:rsidR="00A455CE" w:rsidRPr="00D05042" w:rsidRDefault="00A455CE" w:rsidP="00A455CE">
            <w:pPr>
              <w:jc w:val="center"/>
              <w:rPr>
                <w:rFonts w:ascii="Times New Roman" w:hAnsi="Times New Roman" w:cs="Times New Roman"/>
                <w:b/>
                <w:sz w:val="21"/>
                <w:szCs w:val="21"/>
              </w:rPr>
            </w:pPr>
            <w:r w:rsidRPr="00D05042">
              <w:rPr>
                <w:rFonts w:ascii="Times New Roman" w:hAnsi="Times New Roman" w:cs="Times New Roman"/>
                <w:b/>
                <w:sz w:val="21"/>
                <w:szCs w:val="21"/>
              </w:rPr>
              <w:t>Column Family</w:t>
            </w:r>
            <w:r w:rsidRPr="00D05042">
              <w:rPr>
                <w:rFonts w:ascii="Times New Roman" w:hAnsi="Times New Roman" w:cs="Times New Roman"/>
                <w:b/>
                <w:sz w:val="21"/>
                <w:szCs w:val="21"/>
              </w:rPr>
              <w:t>：</w:t>
            </w:r>
            <w:r w:rsidRPr="00D05042">
              <w:rPr>
                <w:rFonts w:ascii="Times New Roman" w:hAnsi="Times New Roman" w:cs="Times New Roman"/>
                <w:b/>
                <w:sz w:val="21"/>
                <w:szCs w:val="21"/>
              </w:rPr>
              <w:t>HREF</w:t>
            </w:r>
          </w:p>
        </w:tc>
      </w:tr>
      <w:tr w:rsidR="00144D1A" w14:paraId="3DC1E054" w14:textId="77777777" w:rsidTr="00144D1A">
        <w:tc>
          <w:tcPr>
            <w:tcW w:w="2127" w:type="dxa"/>
            <w:vMerge w:val="restart"/>
            <w:tcBorders>
              <w:top w:val="single" w:sz="4" w:space="0" w:color="auto"/>
              <w:left w:val="single" w:sz="4" w:space="0" w:color="auto"/>
              <w:bottom w:val="single" w:sz="4" w:space="0" w:color="auto"/>
              <w:right w:val="single" w:sz="4" w:space="0" w:color="auto"/>
            </w:tcBorders>
            <w:vAlign w:val="center"/>
            <w:hideMark/>
          </w:tcPr>
          <w:p w14:paraId="1D6144E4"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“site”</w:t>
            </w:r>
          </w:p>
        </w:tc>
        <w:tc>
          <w:tcPr>
            <w:tcW w:w="2547" w:type="dxa"/>
            <w:tcBorders>
              <w:top w:val="single" w:sz="4" w:space="0" w:color="auto"/>
              <w:left w:val="single" w:sz="4" w:space="0" w:color="auto"/>
              <w:bottom w:val="single" w:sz="4" w:space="0" w:color="auto"/>
              <w:right w:val="single" w:sz="4" w:space="0" w:color="auto"/>
            </w:tcBorders>
            <w:vAlign w:val="center"/>
            <w:hideMark/>
          </w:tcPr>
          <w:p w14:paraId="379C9FDE"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T5</w:t>
            </w:r>
          </w:p>
        </w:tc>
        <w:tc>
          <w:tcPr>
            <w:tcW w:w="3820" w:type="dxa"/>
            <w:tcBorders>
              <w:top w:val="single" w:sz="4" w:space="0" w:color="auto"/>
              <w:left w:val="single" w:sz="4" w:space="0" w:color="auto"/>
              <w:bottom w:val="single" w:sz="4" w:space="0" w:color="auto"/>
              <w:right w:val="single" w:sz="4" w:space="0" w:color="auto"/>
            </w:tcBorders>
            <w:vAlign w:val="center"/>
            <w:hideMark/>
          </w:tcPr>
          <w:p w14:paraId="0EADD49A"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anchor:cnnsi.com=”CNN”</w:t>
            </w:r>
          </w:p>
        </w:tc>
      </w:tr>
      <w:tr w:rsidR="00144D1A" w14:paraId="012E8DE6" w14:textId="77777777" w:rsidTr="00144D1A">
        <w:tc>
          <w:tcPr>
            <w:tcW w:w="0" w:type="auto"/>
            <w:vMerge/>
            <w:tcBorders>
              <w:top w:val="single" w:sz="4" w:space="0" w:color="auto"/>
              <w:left w:val="single" w:sz="4" w:space="0" w:color="auto"/>
              <w:bottom w:val="single" w:sz="4" w:space="0" w:color="auto"/>
              <w:right w:val="single" w:sz="4" w:space="0" w:color="auto"/>
            </w:tcBorders>
            <w:vAlign w:val="center"/>
            <w:hideMark/>
          </w:tcPr>
          <w:p w14:paraId="51C7BBD3" w14:textId="77777777" w:rsidR="00144D1A" w:rsidRPr="00306F44" w:rsidRDefault="00144D1A">
            <w:pPr>
              <w:widowControl/>
              <w:jc w:val="left"/>
              <w:rPr>
                <w:rFonts w:ascii="Times New Roman" w:hAnsi="Times New Roman" w:cs="Times New Roman"/>
                <w:sz w:val="21"/>
                <w:szCs w:val="21"/>
              </w:rPr>
            </w:pPr>
          </w:p>
        </w:tc>
        <w:tc>
          <w:tcPr>
            <w:tcW w:w="2547" w:type="dxa"/>
            <w:tcBorders>
              <w:top w:val="single" w:sz="4" w:space="0" w:color="auto"/>
              <w:left w:val="single" w:sz="4" w:space="0" w:color="auto"/>
              <w:bottom w:val="single" w:sz="4" w:space="0" w:color="auto"/>
              <w:right w:val="single" w:sz="4" w:space="0" w:color="auto"/>
            </w:tcBorders>
            <w:vAlign w:val="center"/>
            <w:hideMark/>
          </w:tcPr>
          <w:p w14:paraId="767D682A"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T4</w:t>
            </w:r>
          </w:p>
        </w:tc>
        <w:tc>
          <w:tcPr>
            <w:tcW w:w="3820" w:type="dxa"/>
            <w:tcBorders>
              <w:top w:val="single" w:sz="4" w:space="0" w:color="auto"/>
              <w:left w:val="single" w:sz="4" w:space="0" w:color="auto"/>
              <w:bottom w:val="single" w:sz="4" w:space="0" w:color="auto"/>
              <w:right w:val="single" w:sz="4" w:space="0" w:color="auto"/>
            </w:tcBorders>
            <w:vAlign w:val="center"/>
            <w:hideMark/>
          </w:tcPr>
          <w:p w14:paraId="4411FD48" w14:textId="77777777" w:rsidR="00144D1A" w:rsidRPr="00306F44" w:rsidRDefault="00144D1A">
            <w:pPr>
              <w:jc w:val="center"/>
              <w:rPr>
                <w:rFonts w:ascii="Times New Roman" w:hAnsi="Times New Roman" w:cs="Times New Roman"/>
                <w:sz w:val="21"/>
                <w:szCs w:val="21"/>
              </w:rPr>
            </w:pPr>
            <w:r w:rsidRPr="00306F44">
              <w:rPr>
                <w:rFonts w:ascii="Times New Roman" w:hAnsi="Times New Roman" w:cs="Times New Roman"/>
                <w:sz w:val="21"/>
                <w:szCs w:val="21"/>
              </w:rPr>
              <w:t>anchor:my.look.ca=”CNN.com”</w:t>
            </w:r>
          </w:p>
        </w:tc>
      </w:tr>
    </w:tbl>
    <w:p w14:paraId="1E258531" w14:textId="734F90A8" w:rsidR="00144D1A" w:rsidRDefault="00825CE7" w:rsidP="00825CE7">
      <w:pPr>
        <w:pStyle w:val="aa"/>
      </w:pPr>
      <w:r w:rsidRPr="00825CE7">
        <w:rPr>
          <w:rFonts w:hint="eastAsia"/>
        </w:rPr>
        <w:t>表</w:t>
      </w:r>
      <w:r w:rsidRPr="00825CE7">
        <w:rPr>
          <w:rFonts w:hint="eastAsia"/>
        </w:rPr>
        <w:t>2-1</w:t>
      </w:r>
      <w:r w:rsidRPr="00825CE7">
        <w:rPr>
          <w:rFonts w:hint="eastAsia"/>
        </w:rPr>
        <w:t>逻辑存储视图中，部分空值是不被存储到物理视图中的，如表</w:t>
      </w:r>
      <w:r w:rsidRPr="00825CE7">
        <w:rPr>
          <w:rFonts w:hint="eastAsia"/>
        </w:rPr>
        <w:t>2-1</w:t>
      </w:r>
      <w:r w:rsidR="00C63D34">
        <w:rPr>
          <w:rFonts w:hint="eastAsia"/>
        </w:rPr>
        <w:t>中</w:t>
      </w:r>
      <w:r w:rsidR="00C63D34">
        <w:rPr>
          <w:rFonts w:hint="eastAsia"/>
        </w:rPr>
        <w:t>Column Family</w:t>
      </w:r>
      <w:r w:rsidRPr="00825CE7">
        <w:rPr>
          <w:rFonts w:hint="eastAsia"/>
        </w:rPr>
        <w:t>为</w:t>
      </w:r>
      <w:r w:rsidR="00C63D34">
        <w:t>“</w:t>
      </w:r>
      <w:r w:rsidR="00C63D34" w:rsidRPr="00825CE7">
        <w:rPr>
          <w:rFonts w:hint="eastAsia"/>
        </w:rPr>
        <w:t>HTML</w:t>
      </w:r>
      <w:r w:rsidR="00C63D34">
        <w:t>”</w:t>
      </w:r>
      <w:r w:rsidRPr="00825CE7">
        <w:rPr>
          <w:rFonts w:hint="eastAsia"/>
        </w:rPr>
        <w:t>，</w:t>
      </w:r>
      <w:r w:rsidR="0032277B">
        <w:rPr>
          <w:rFonts w:hint="eastAsia"/>
        </w:rPr>
        <w:t>Timestamp</w:t>
      </w:r>
      <w:r w:rsidRPr="00825CE7">
        <w:rPr>
          <w:rFonts w:hint="eastAsia"/>
        </w:rPr>
        <w:t>为</w:t>
      </w:r>
      <w:r w:rsidRPr="00825CE7">
        <w:rPr>
          <w:rFonts w:hint="eastAsia"/>
        </w:rPr>
        <w:t>T5</w:t>
      </w:r>
      <w:r w:rsidRPr="00825CE7">
        <w:rPr>
          <w:rFonts w:hint="eastAsia"/>
        </w:rPr>
        <w:t>的记录</w:t>
      </w:r>
      <w:r w:rsidR="004B606C">
        <w:rPr>
          <w:rFonts w:hint="eastAsia"/>
        </w:rPr>
        <w:t>值不存在</w:t>
      </w:r>
      <w:r w:rsidRPr="00825CE7">
        <w:rPr>
          <w:rFonts w:hint="eastAsia"/>
        </w:rPr>
        <w:t>，在表</w:t>
      </w:r>
      <w:r w:rsidRPr="00825CE7">
        <w:rPr>
          <w:rFonts w:hint="eastAsia"/>
        </w:rPr>
        <w:t>2-2</w:t>
      </w:r>
      <w:r w:rsidRPr="00825CE7">
        <w:rPr>
          <w:rFonts w:hint="eastAsia"/>
        </w:rPr>
        <w:t>中不</w:t>
      </w:r>
      <w:r w:rsidR="002E246C">
        <w:rPr>
          <w:rFonts w:hint="eastAsia"/>
        </w:rPr>
        <w:t>作</w:t>
      </w:r>
      <w:r w:rsidR="002E246C">
        <w:rPr>
          <w:rFonts w:hint="eastAsia"/>
        </w:rPr>
        <w:lastRenderedPageBreak/>
        <w:t>为存储对象</w:t>
      </w:r>
      <w:r w:rsidRPr="00825CE7">
        <w:rPr>
          <w:rFonts w:hint="eastAsia"/>
        </w:rPr>
        <w:t>。当</w:t>
      </w:r>
      <w:r w:rsidRPr="00825CE7">
        <w:rPr>
          <w:rFonts w:hint="eastAsia"/>
        </w:rPr>
        <w:t>HBase</w:t>
      </w:r>
      <w:r w:rsidRPr="00825CE7">
        <w:rPr>
          <w:rFonts w:hint="eastAsia"/>
        </w:rPr>
        <w:t>进行数据检索时，若指定了</w:t>
      </w:r>
      <w:r w:rsidRPr="00825CE7">
        <w:rPr>
          <w:rFonts w:hint="eastAsia"/>
        </w:rPr>
        <w:t>Timestamp</w:t>
      </w:r>
      <w:r w:rsidRPr="00825CE7">
        <w:rPr>
          <w:rFonts w:hint="eastAsia"/>
        </w:rPr>
        <w:t>，则按照指定的</w:t>
      </w:r>
      <w:r w:rsidRPr="00825CE7">
        <w:rPr>
          <w:rFonts w:hint="eastAsia"/>
        </w:rPr>
        <w:t>Timestamp</w:t>
      </w:r>
      <w:r w:rsidRPr="00825CE7">
        <w:rPr>
          <w:rFonts w:hint="eastAsia"/>
        </w:rPr>
        <w:t>返回记录，若未指定</w:t>
      </w:r>
      <w:r w:rsidRPr="00825CE7">
        <w:rPr>
          <w:rFonts w:hint="eastAsia"/>
        </w:rPr>
        <w:t>Timestamp</w:t>
      </w:r>
      <w:r w:rsidRPr="00825CE7">
        <w:rPr>
          <w:rFonts w:hint="eastAsia"/>
        </w:rPr>
        <w:t>，则按照最新记录，即最后写入</w:t>
      </w:r>
      <w:r w:rsidRPr="00825CE7">
        <w:rPr>
          <w:rFonts w:hint="eastAsia"/>
        </w:rPr>
        <w:t xml:space="preserve">HBase </w:t>
      </w:r>
      <w:r w:rsidR="00DD18C9">
        <w:rPr>
          <w:rFonts w:hint="eastAsia"/>
        </w:rPr>
        <w:t>数据表</w:t>
      </w:r>
      <w:r w:rsidR="0059361B">
        <w:rPr>
          <w:rFonts w:hint="eastAsia"/>
        </w:rPr>
        <w:t>中的数据</w:t>
      </w:r>
      <w:r w:rsidRPr="00825CE7">
        <w:rPr>
          <w:rFonts w:hint="eastAsia"/>
        </w:rPr>
        <w:t>返回。</w:t>
      </w:r>
    </w:p>
    <w:p w14:paraId="164C7E29" w14:textId="77777777" w:rsidR="00E00C75" w:rsidRDefault="00E00C75" w:rsidP="00E00C75">
      <w:pPr>
        <w:pStyle w:val="aa"/>
        <w:ind w:firstLineChars="0" w:firstLine="0"/>
      </w:pPr>
    </w:p>
    <w:p w14:paraId="06EA5CD0" w14:textId="7D2B230A" w:rsidR="00E00C75" w:rsidRDefault="00E00C75" w:rsidP="00882957">
      <w:pPr>
        <w:pStyle w:val="ad"/>
        <w:ind w:right="240"/>
      </w:pPr>
      <w:bookmarkStart w:id="142" w:name="_Toc474308107"/>
      <w:r>
        <w:rPr>
          <w:rFonts w:hint="eastAsia"/>
        </w:rPr>
        <w:t>2.3 Redis</w:t>
      </w:r>
      <w:r w:rsidR="00BD651B">
        <w:rPr>
          <w:rFonts w:hint="eastAsia"/>
        </w:rPr>
        <w:t>技术</w:t>
      </w:r>
      <w:bookmarkEnd w:id="142"/>
    </w:p>
    <w:p w14:paraId="3FCE1B17" w14:textId="51BE00D9" w:rsidR="00323364" w:rsidRDefault="00647E2A" w:rsidP="00323364">
      <w:pPr>
        <w:pStyle w:val="aa"/>
      </w:pPr>
      <w:r w:rsidRPr="00647E2A">
        <w:rPr>
          <w:rFonts w:hint="eastAsia"/>
        </w:rPr>
        <w:t>Redis</w:t>
      </w:r>
      <w:r w:rsidRPr="00647E2A">
        <w:rPr>
          <w:rFonts w:hint="eastAsia"/>
        </w:rPr>
        <w:t>（</w:t>
      </w:r>
      <w:r w:rsidRPr="00647E2A">
        <w:rPr>
          <w:rFonts w:hint="eastAsia"/>
        </w:rPr>
        <w:t>Remote Dictionary Server</w:t>
      </w:r>
      <w:r w:rsidRPr="00647E2A">
        <w:rPr>
          <w:rFonts w:hint="eastAsia"/>
        </w:rPr>
        <w:t>）是一种开源、支持网络、基于内存、键值对</w:t>
      </w:r>
      <w:r w:rsidRPr="00647E2A">
        <w:rPr>
          <w:rFonts w:hint="eastAsia"/>
        </w:rPr>
        <w:t>Key</w:t>
      </w:r>
      <w:r w:rsidR="00052679">
        <w:t>-</w:t>
      </w:r>
      <w:r w:rsidRPr="00647E2A">
        <w:rPr>
          <w:rFonts w:hint="eastAsia"/>
        </w:rPr>
        <w:t>Value</w:t>
      </w:r>
      <w:r w:rsidRPr="00647E2A">
        <w:rPr>
          <w:rFonts w:hint="eastAsia"/>
        </w:rPr>
        <w:t>结构的高性能数据库</w:t>
      </w:r>
      <w:r w:rsidR="000B2CA3" w:rsidRPr="000B2CA3">
        <w:rPr>
          <w:vertAlign w:val="superscript"/>
        </w:rPr>
        <w:fldChar w:fldCharType="begin"/>
      </w:r>
      <w:r w:rsidR="000B2CA3" w:rsidRPr="000B2CA3">
        <w:rPr>
          <w:vertAlign w:val="superscript"/>
        </w:rPr>
        <w:instrText xml:space="preserve"> </w:instrText>
      </w:r>
      <w:r w:rsidR="000B2CA3" w:rsidRPr="000B2CA3">
        <w:rPr>
          <w:rFonts w:hint="eastAsia"/>
          <w:vertAlign w:val="superscript"/>
        </w:rPr>
        <w:instrText>NOTEREF _Ref474411354</w:instrText>
      </w:r>
      <w:r w:rsidR="000B2CA3" w:rsidRPr="000B2CA3">
        <w:rPr>
          <w:vertAlign w:val="superscript"/>
        </w:rPr>
        <w:instrText xml:space="preserve"> </w:instrText>
      </w:r>
      <w:r w:rsidR="000B2CA3">
        <w:rPr>
          <w:vertAlign w:val="superscript"/>
        </w:rPr>
        <w:instrText xml:space="preserve"> \* MERGEFORMAT </w:instrText>
      </w:r>
      <w:r w:rsidR="000B2CA3" w:rsidRPr="000B2CA3">
        <w:rPr>
          <w:vertAlign w:val="superscript"/>
        </w:rPr>
        <w:fldChar w:fldCharType="separate"/>
      </w:r>
      <w:r w:rsidR="000B2CA3" w:rsidRPr="000B2CA3">
        <w:rPr>
          <w:vertAlign w:val="superscript"/>
        </w:rPr>
        <w:t>35</w:t>
      </w:r>
      <w:r w:rsidR="000B2CA3" w:rsidRPr="000B2CA3">
        <w:rPr>
          <w:vertAlign w:val="superscript"/>
        </w:rPr>
        <w:fldChar w:fldCharType="end"/>
      </w:r>
      <w:r w:rsidRPr="00647E2A">
        <w:rPr>
          <w:rFonts w:hint="eastAsia"/>
        </w:rPr>
        <w:t>，</w:t>
      </w:r>
      <w:commentRangeStart w:id="143"/>
      <w:r w:rsidRPr="00647E2A">
        <w:rPr>
          <w:rFonts w:hint="eastAsia"/>
        </w:rPr>
        <w:t>采用</w:t>
      </w:r>
      <w:r w:rsidRPr="00647E2A">
        <w:rPr>
          <w:rFonts w:hint="eastAsia"/>
        </w:rPr>
        <w:t>ANSI C</w:t>
      </w:r>
      <w:r w:rsidRPr="00647E2A">
        <w:rPr>
          <w:rFonts w:hint="eastAsia"/>
        </w:rPr>
        <w:t>语言编写，是目前主流内存数据库之一</w:t>
      </w:r>
      <w:commentRangeEnd w:id="143"/>
      <w:r w:rsidR="00990254">
        <w:rPr>
          <w:rStyle w:val="af1"/>
        </w:rPr>
        <w:commentReference w:id="143"/>
      </w:r>
      <w:r w:rsidR="00797003">
        <w:rPr>
          <w:rStyle w:val="afe"/>
        </w:rPr>
        <w:t>[</w:t>
      </w:r>
      <w:r w:rsidR="00797003">
        <w:rPr>
          <w:rStyle w:val="afe"/>
        </w:rPr>
        <w:endnoteReference w:id="36"/>
      </w:r>
      <w:r w:rsidR="00797003">
        <w:rPr>
          <w:rStyle w:val="afe"/>
        </w:rPr>
        <w:t>]</w:t>
      </w:r>
      <w:r w:rsidRPr="00647E2A">
        <w:rPr>
          <w:rFonts w:hint="eastAsia"/>
        </w:rPr>
        <w:t>，也是本文中缓存技术所采用的数据库。本章将对</w:t>
      </w:r>
      <w:r w:rsidRPr="00647E2A">
        <w:rPr>
          <w:rFonts w:hint="eastAsia"/>
        </w:rPr>
        <w:t>Redis</w:t>
      </w:r>
      <w:r w:rsidRPr="00647E2A">
        <w:rPr>
          <w:rFonts w:hint="eastAsia"/>
        </w:rPr>
        <w:t>技术做一个全面的研究。</w:t>
      </w:r>
    </w:p>
    <w:p w14:paraId="4D453053" w14:textId="466F471E" w:rsidR="00E82A77" w:rsidRDefault="00E82A77" w:rsidP="00882957">
      <w:pPr>
        <w:pStyle w:val="af4"/>
        <w:ind w:right="240"/>
      </w:pPr>
      <w:bookmarkStart w:id="144" w:name="_Toc474308108"/>
      <w:r>
        <w:rPr>
          <w:rFonts w:hint="eastAsia"/>
        </w:rPr>
        <w:t>2.3.1 Redis</w:t>
      </w:r>
      <w:r>
        <w:rPr>
          <w:rFonts w:hint="eastAsia"/>
        </w:rPr>
        <w:t>概述</w:t>
      </w:r>
      <w:bookmarkEnd w:id="144"/>
    </w:p>
    <w:p w14:paraId="080C5004" w14:textId="3E63B50D" w:rsidR="001B228C" w:rsidRDefault="001B228C" w:rsidP="001B228C">
      <w:pPr>
        <w:pStyle w:val="aa"/>
      </w:pPr>
      <w:r>
        <w:rPr>
          <w:rFonts w:hint="eastAsia"/>
        </w:rPr>
        <w:t>Redis</w:t>
      </w:r>
      <w:r>
        <w:rPr>
          <w:rFonts w:hint="eastAsia"/>
        </w:rPr>
        <w:t>是一款开源的、高性能键值对数据库</w:t>
      </w:r>
      <w:r w:rsidR="00797003">
        <w:rPr>
          <w:rStyle w:val="afe"/>
        </w:rPr>
        <w:t>[</w:t>
      </w:r>
      <w:bookmarkStart w:id="145" w:name="_Ref474411354"/>
      <w:r w:rsidR="00797003">
        <w:rPr>
          <w:rStyle w:val="afe"/>
        </w:rPr>
        <w:endnoteReference w:id="37"/>
      </w:r>
      <w:bookmarkEnd w:id="145"/>
      <w:r w:rsidR="00797003">
        <w:rPr>
          <w:rStyle w:val="afe"/>
        </w:rPr>
        <w:t>]</w:t>
      </w:r>
      <w:r>
        <w:rPr>
          <w:rFonts w:hint="eastAsia"/>
        </w:rPr>
        <w:t>，提供了强大的客户语言支持，包括</w:t>
      </w:r>
      <w:r>
        <w:rPr>
          <w:rFonts w:hint="eastAsia"/>
        </w:rPr>
        <w:t>C/C++</w:t>
      </w:r>
      <w:r>
        <w:rPr>
          <w:rFonts w:hint="eastAsia"/>
        </w:rPr>
        <w:t>、</w:t>
      </w:r>
      <w:r>
        <w:rPr>
          <w:rFonts w:hint="eastAsia"/>
        </w:rPr>
        <w:t>Ruby</w:t>
      </w:r>
      <w:r>
        <w:rPr>
          <w:rFonts w:hint="eastAsia"/>
        </w:rPr>
        <w:t>、</w:t>
      </w:r>
      <w:r>
        <w:rPr>
          <w:rFonts w:hint="eastAsia"/>
        </w:rPr>
        <w:t>JavaScript</w:t>
      </w:r>
      <w:r>
        <w:rPr>
          <w:rFonts w:hint="eastAsia"/>
        </w:rPr>
        <w:t>、</w:t>
      </w:r>
      <w:r>
        <w:rPr>
          <w:rFonts w:hint="eastAsia"/>
        </w:rPr>
        <w:t>PHP</w:t>
      </w:r>
      <w:r>
        <w:rPr>
          <w:rFonts w:hint="eastAsia"/>
        </w:rPr>
        <w:t>、</w:t>
      </w:r>
      <w:r>
        <w:rPr>
          <w:rFonts w:hint="eastAsia"/>
        </w:rPr>
        <w:t>Python</w:t>
      </w:r>
      <w:r w:rsidR="001B3F56">
        <w:rPr>
          <w:rFonts w:hint="eastAsia"/>
        </w:rPr>
        <w:t>等，对用户来说，无需考虑语言的限制，</w:t>
      </w:r>
      <w:r w:rsidR="00F0468F">
        <w:rPr>
          <w:rFonts w:hint="eastAsia"/>
        </w:rPr>
        <w:t>易上手</w:t>
      </w:r>
      <w:r>
        <w:rPr>
          <w:rFonts w:hint="eastAsia"/>
        </w:rPr>
        <w:t>。</w:t>
      </w:r>
      <w:r>
        <w:rPr>
          <w:rFonts w:hint="eastAsia"/>
        </w:rPr>
        <w:t>Redis</w:t>
      </w:r>
      <w:r w:rsidR="00FE1A15">
        <w:rPr>
          <w:rFonts w:hint="eastAsia"/>
        </w:rPr>
        <w:t>的键</w:t>
      </w:r>
      <w:r w:rsidR="007332ED">
        <w:rPr>
          <w:rFonts w:hint="eastAsia"/>
        </w:rPr>
        <w:t>支持多种数据格式</w:t>
      </w:r>
      <w:r>
        <w:rPr>
          <w:rFonts w:hint="eastAsia"/>
        </w:rPr>
        <w:t>且这些数据类型都完整的支持</w:t>
      </w:r>
      <w:r>
        <w:rPr>
          <w:rFonts w:hint="eastAsia"/>
        </w:rPr>
        <w:t>Redis</w:t>
      </w:r>
      <w:r>
        <w:rPr>
          <w:rFonts w:hint="eastAsia"/>
        </w:rPr>
        <w:t>数据库的原子性操作：新增、删除、查找、交集、并集等。</w:t>
      </w:r>
      <w:r>
        <w:rPr>
          <w:rFonts w:hint="eastAsia"/>
        </w:rPr>
        <w:t>Redis</w:t>
      </w:r>
      <w:r>
        <w:rPr>
          <w:rFonts w:hint="eastAsia"/>
        </w:rPr>
        <w:t>为了保证系统的性能，将内存作为介质，</w:t>
      </w:r>
      <w:r>
        <w:rPr>
          <w:rFonts w:hint="eastAsia"/>
        </w:rPr>
        <w:t>Redis</w:t>
      </w:r>
      <w:r w:rsidR="001402F5">
        <w:rPr>
          <w:rFonts w:hint="eastAsia"/>
        </w:rPr>
        <w:t>执行的操作会先被记录在内存中，</w:t>
      </w:r>
      <w:r w:rsidR="00FE1061">
        <w:rPr>
          <w:rFonts w:hint="eastAsia"/>
        </w:rPr>
        <w:t>根据事先设定好的持久化周期</w:t>
      </w:r>
      <w:r>
        <w:rPr>
          <w:rFonts w:hint="eastAsia"/>
        </w:rPr>
        <w:t>写入硬盘。</w:t>
      </w:r>
    </w:p>
    <w:p w14:paraId="5B66549C" w14:textId="662918FE" w:rsidR="001B228C" w:rsidRDefault="001B228C" w:rsidP="001B228C">
      <w:pPr>
        <w:pStyle w:val="aa"/>
      </w:pPr>
      <w:r>
        <w:rPr>
          <w:rFonts w:hint="eastAsia"/>
        </w:rPr>
        <w:t>Redis</w:t>
      </w:r>
      <w:r>
        <w:rPr>
          <w:rFonts w:hint="eastAsia"/>
        </w:rPr>
        <w:t>是一个高性能的数据库，在</w:t>
      </w:r>
      <w:r>
        <w:rPr>
          <w:rFonts w:hint="eastAsia"/>
        </w:rPr>
        <w:t>Redis</w:t>
      </w:r>
      <w:r>
        <w:rPr>
          <w:rFonts w:hint="eastAsia"/>
        </w:rPr>
        <w:t>官方给出的测试报告</w:t>
      </w:r>
      <w:r w:rsidR="00DF7694" w:rsidRPr="00DF7694">
        <w:rPr>
          <w:vertAlign w:val="superscript"/>
        </w:rPr>
        <w:fldChar w:fldCharType="begin"/>
      </w:r>
      <w:r w:rsidR="00DF7694" w:rsidRPr="00DF7694">
        <w:rPr>
          <w:vertAlign w:val="superscript"/>
        </w:rPr>
        <w:instrText xml:space="preserve"> </w:instrText>
      </w:r>
      <w:r w:rsidR="00DF7694" w:rsidRPr="00DF7694">
        <w:rPr>
          <w:rFonts w:hint="eastAsia"/>
          <w:vertAlign w:val="superscript"/>
        </w:rPr>
        <w:instrText>NOTEREF _Ref474411624</w:instrText>
      </w:r>
      <w:r w:rsidR="00DF7694" w:rsidRPr="00DF7694">
        <w:rPr>
          <w:vertAlign w:val="superscript"/>
        </w:rPr>
        <w:instrText xml:space="preserve"> </w:instrText>
      </w:r>
      <w:r w:rsidR="00DF7694">
        <w:rPr>
          <w:vertAlign w:val="superscript"/>
        </w:rPr>
        <w:instrText xml:space="preserve"> \* MERGEFORMAT </w:instrText>
      </w:r>
      <w:r w:rsidR="00DF7694" w:rsidRPr="00DF7694">
        <w:rPr>
          <w:vertAlign w:val="superscript"/>
        </w:rPr>
        <w:fldChar w:fldCharType="separate"/>
      </w:r>
      <w:r w:rsidR="00DF7694" w:rsidRPr="00DF7694">
        <w:rPr>
          <w:vertAlign w:val="superscript"/>
        </w:rPr>
        <w:t>15</w:t>
      </w:r>
      <w:r w:rsidR="00DF7694" w:rsidRPr="00DF7694">
        <w:rPr>
          <w:vertAlign w:val="superscript"/>
        </w:rPr>
        <w:fldChar w:fldCharType="end"/>
      </w:r>
      <w:r>
        <w:rPr>
          <w:rFonts w:hint="eastAsia"/>
        </w:rPr>
        <w:t>中得知：在</w:t>
      </w:r>
      <w:r>
        <w:rPr>
          <w:rFonts w:hint="eastAsia"/>
        </w:rPr>
        <w:t>Linux 2.6</w:t>
      </w:r>
      <w:r>
        <w:rPr>
          <w:rFonts w:hint="eastAsia"/>
        </w:rPr>
        <w:t>，</w:t>
      </w:r>
      <w:r>
        <w:rPr>
          <w:rFonts w:hint="eastAsia"/>
        </w:rPr>
        <w:t>Xeon X3320 2.5GHZ</w:t>
      </w:r>
      <w:r>
        <w:rPr>
          <w:rFonts w:hint="eastAsia"/>
        </w:rPr>
        <w:t>环境配置下，</w:t>
      </w:r>
      <w:r>
        <w:rPr>
          <w:rFonts w:hint="eastAsia"/>
        </w:rPr>
        <w:t>SET</w:t>
      </w:r>
      <w:r>
        <w:rPr>
          <w:rFonts w:hint="eastAsia"/>
        </w:rPr>
        <w:t>操作频率为</w:t>
      </w:r>
      <w:r>
        <w:rPr>
          <w:rFonts w:hint="eastAsia"/>
        </w:rPr>
        <w:t>110000</w:t>
      </w:r>
      <w:r>
        <w:rPr>
          <w:rFonts w:hint="eastAsia"/>
        </w:rPr>
        <w:t>次</w:t>
      </w:r>
      <w:r>
        <w:rPr>
          <w:rFonts w:hint="eastAsia"/>
        </w:rPr>
        <w:t>/</w:t>
      </w:r>
      <w:r>
        <w:rPr>
          <w:rFonts w:hint="eastAsia"/>
        </w:rPr>
        <w:t>秒，</w:t>
      </w:r>
      <w:r>
        <w:rPr>
          <w:rFonts w:hint="eastAsia"/>
        </w:rPr>
        <w:t>GET</w:t>
      </w:r>
      <w:r>
        <w:rPr>
          <w:rFonts w:hint="eastAsia"/>
        </w:rPr>
        <w:t>操作频率为</w:t>
      </w:r>
      <w:r>
        <w:rPr>
          <w:rFonts w:hint="eastAsia"/>
        </w:rPr>
        <w:t>81000</w:t>
      </w:r>
      <w:r>
        <w:rPr>
          <w:rFonts w:hint="eastAsia"/>
        </w:rPr>
        <w:t>次</w:t>
      </w:r>
      <w:r>
        <w:rPr>
          <w:rFonts w:hint="eastAsia"/>
        </w:rPr>
        <w:t>/</w:t>
      </w:r>
      <w:r>
        <w:rPr>
          <w:rFonts w:hint="eastAsia"/>
        </w:rPr>
        <w:t>秒。</w:t>
      </w:r>
    </w:p>
    <w:p w14:paraId="0C5614D5" w14:textId="72B312F2" w:rsidR="001B228C" w:rsidRDefault="001B228C" w:rsidP="001B228C">
      <w:pPr>
        <w:pStyle w:val="aa"/>
      </w:pPr>
      <w:r>
        <w:rPr>
          <w:rFonts w:hint="eastAsia"/>
        </w:rPr>
        <w:t>除丰富的数据格式、性能高等之外，</w:t>
      </w:r>
      <w:r>
        <w:rPr>
          <w:rFonts w:hint="eastAsia"/>
        </w:rPr>
        <w:t>Redis</w:t>
      </w:r>
      <w:r w:rsidR="00062F87">
        <w:rPr>
          <w:rFonts w:hint="eastAsia"/>
        </w:rPr>
        <w:t>还具有持久化、主从复制等特性，是一种优秀的缓存服务器</w:t>
      </w:r>
      <w:r>
        <w:rPr>
          <w:rFonts w:hint="eastAsia"/>
        </w:rPr>
        <w:t>选择方案。</w:t>
      </w:r>
    </w:p>
    <w:p w14:paraId="12A21377" w14:textId="07139F6D" w:rsidR="00A65A2F" w:rsidRDefault="00A65A2F" w:rsidP="00882957">
      <w:pPr>
        <w:pStyle w:val="af4"/>
        <w:ind w:right="240"/>
      </w:pPr>
      <w:bookmarkStart w:id="146" w:name="_Toc474308109"/>
      <w:r>
        <w:rPr>
          <w:rFonts w:hint="eastAsia"/>
        </w:rPr>
        <w:t>2.3.2</w:t>
      </w:r>
      <w:r>
        <w:t xml:space="preserve"> Redis</w:t>
      </w:r>
      <w:r>
        <w:t>数据</w:t>
      </w:r>
      <w:r w:rsidR="00704982">
        <w:t>类型</w:t>
      </w:r>
      <w:bookmarkEnd w:id="146"/>
    </w:p>
    <w:p w14:paraId="0A91C78C" w14:textId="1B83AD51" w:rsidR="000500BB" w:rsidRDefault="00805B27" w:rsidP="00805B27">
      <w:pPr>
        <w:pStyle w:val="aa"/>
      </w:pPr>
      <w:r w:rsidRPr="00805B27">
        <w:rPr>
          <w:rFonts w:hint="eastAsia"/>
        </w:rPr>
        <w:t>Redis</w:t>
      </w:r>
      <w:r w:rsidRPr="00805B27">
        <w:rPr>
          <w:rFonts w:hint="eastAsia"/>
        </w:rPr>
        <w:t>使用一个</w:t>
      </w:r>
      <w:r w:rsidR="00DD2B05">
        <w:rPr>
          <w:rFonts w:hint="eastAsia"/>
        </w:rPr>
        <w:t>r</w:t>
      </w:r>
      <w:r w:rsidRPr="00805B27">
        <w:rPr>
          <w:rFonts w:hint="eastAsia"/>
        </w:rPr>
        <w:t>edisObject</w:t>
      </w:r>
      <w:r w:rsidRPr="00805B27">
        <w:rPr>
          <w:rFonts w:hint="eastAsia"/>
        </w:rPr>
        <w:t>对象管理所有的</w:t>
      </w:r>
      <w:r w:rsidRPr="00805B27">
        <w:rPr>
          <w:rFonts w:hint="eastAsia"/>
        </w:rPr>
        <w:t>key</w:t>
      </w:r>
      <w:r w:rsidRPr="00805B27">
        <w:rPr>
          <w:rFonts w:hint="eastAsia"/>
        </w:rPr>
        <w:t>和</w:t>
      </w:r>
      <w:r w:rsidRPr="00805B27">
        <w:rPr>
          <w:rFonts w:hint="eastAsia"/>
        </w:rPr>
        <w:t>value</w:t>
      </w:r>
      <w:r w:rsidRPr="00805B27">
        <w:rPr>
          <w:rFonts w:hint="eastAsia"/>
        </w:rPr>
        <w:t>值，如图</w:t>
      </w:r>
      <w:r w:rsidRPr="00805B27">
        <w:rPr>
          <w:rFonts w:hint="eastAsia"/>
        </w:rPr>
        <w:t>2-5</w:t>
      </w:r>
      <w:r w:rsidRPr="00805B27">
        <w:rPr>
          <w:rFonts w:hint="eastAsia"/>
        </w:rPr>
        <w:t>所示。</w:t>
      </w:r>
      <w:r w:rsidR="00F65F74">
        <w:rPr>
          <w:rFonts w:hint="eastAsia"/>
        </w:rPr>
        <w:t>r</w:t>
      </w:r>
      <w:r w:rsidRPr="00805B27">
        <w:rPr>
          <w:rFonts w:hint="eastAsia"/>
        </w:rPr>
        <w:t>edisObject</w:t>
      </w:r>
      <w:r w:rsidRPr="00805B27">
        <w:rPr>
          <w:rFonts w:hint="eastAsia"/>
        </w:rPr>
        <w:t>由数据类型（</w:t>
      </w:r>
      <w:r w:rsidRPr="00805B27">
        <w:rPr>
          <w:rFonts w:hint="eastAsia"/>
        </w:rPr>
        <w:t>Type</w:t>
      </w:r>
      <w:r w:rsidRPr="00805B27">
        <w:rPr>
          <w:rFonts w:hint="eastAsia"/>
        </w:rPr>
        <w:t>）、编码方式（</w:t>
      </w:r>
      <w:r w:rsidRPr="00805B27">
        <w:rPr>
          <w:rFonts w:hint="eastAsia"/>
        </w:rPr>
        <w:t>Encoding</w:t>
      </w:r>
      <w:r w:rsidRPr="00805B27">
        <w:rPr>
          <w:rFonts w:hint="eastAsia"/>
        </w:rPr>
        <w:t>）、数据指针（</w:t>
      </w:r>
      <w:r w:rsidRPr="00805B27">
        <w:rPr>
          <w:rFonts w:hint="eastAsia"/>
        </w:rPr>
        <w:t>Ptr</w:t>
      </w:r>
      <w:r w:rsidRPr="00805B27">
        <w:rPr>
          <w:rFonts w:hint="eastAsia"/>
        </w:rPr>
        <w:t>）、虚拟内存（</w:t>
      </w:r>
      <w:r w:rsidRPr="00805B27">
        <w:rPr>
          <w:rFonts w:hint="eastAsia"/>
        </w:rPr>
        <w:t>Vm</w:t>
      </w:r>
      <w:r w:rsidRPr="00805B27">
        <w:rPr>
          <w:rFonts w:hint="eastAsia"/>
        </w:rPr>
        <w:t>）和其他信息（</w:t>
      </w:r>
      <w:r w:rsidRPr="00805B27">
        <w:rPr>
          <w:rFonts w:hint="eastAsia"/>
        </w:rPr>
        <w:t>Other</w:t>
      </w:r>
      <w:r w:rsidRPr="00805B27">
        <w:rPr>
          <w:rFonts w:hint="eastAsia"/>
        </w:rPr>
        <w:t>）组成。</w:t>
      </w:r>
      <w:r w:rsidRPr="00805B27">
        <w:rPr>
          <w:rFonts w:hint="eastAsia"/>
        </w:rPr>
        <w:t>Type</w:t>
      </w:r>
      <w:r w:rsidRPr="00805B27">
        <w:rPr>
          <w:rFonts w:hint="eastAsia"/>
        </w:rPr>
        <w:t>表示</w:t>
      </w:r>
      <w:r w:rsidR="00CE5022">
        <w:t>Redis</w:t>
      </w:r>
      <w:r w:rsidR="00CE5022">
        <w:t>中键值</w:t>
      </w:r>
      <w:r w:rsidRPr="00805B27">
        <w:rPr>
          <w:rFonts w:hint="eastAsia"/>
        </w:rPr>
        <w:t>对象的数据类型，</w:t>
      </w:r>
      <w:r w:rsidRPr="00805B27">
        <w:rPr>
          <w:rFonts w:hint="eastAsia"/>
        </w:rPr>
        <w:t>Encoding</w:t>
      </w:r>
      <w:r w:rsidR="003D0A03">
        <w:rPr>
          <w:rFonts w:hint="eastAsia"/>
        </w:rPr>
        <w:t>表示不同的数据格式</w:t>
      </w:r>
      <w:r w:rsidRPr="00805B27">
        <w:rPr>
          <w:rFonts w:hint="eastAsia"/>
        </w:rPr>
        <w:t>在</w:t>
      </w:r>
      <w:r w:rsidRPr="00805B27">
        <w:rPr>
          <w:rFonts w:hint="eastAsia"/>
        </w:rPr>
        <w:t>Redis</w:t>
      </w:r>
      <w:r w:rsidRPr="00805B27">
        <w:rPr>
          <w:rFonts w:hint="eastAsia"/>
        </w:rPr>
        <w:t>中的存储方式。</w:t>
      </w:r>
      <w:commentRangeStart w:id="147"/>
      <w:r w:rsidRPr="00805B27">
        <w:rPr>
          <w:rFonts w:hint="eastAsia"/>
        </w:rPr>
        <w:t>Redis</w:t>
      </w:r>
      <w:r w:rsidRPr="00805B27">
        <w:rPr>
          <w:rFonts w:hint="eastAsia"/>
        </w:rPr>
        <w:t>支持五种数据类型，分别是：</w:t>
      </w:r>
      <w:r w:rsidR="009308D7">
        <w:rPr>
          <w:rFonts w:hint="eastAsia"/>
        </w:rPr>
        <w:t>哈希</w:t>
      </w:r>
      <w:r w:rsidR="00F32B30">
        <w:rPr>
          <w:rFonts w:hint="eastAsia"/>
        </w:rPr>
        <w:t>对象</w:t>
      </w:r>
      <w:r w:rsidR="001F2FB8">
        <w:rPr>
          <w:rFonts w:hint="eastAsia"/>
        </w:rPr>
        <w:t>（</w:t>
      </w:r>
      <w:r w:rsidR="001F2FB8">
        <w:rPr>
          <w:rFonts w:hint="eastAsia"/>
        </w:rPr>
        <w:t>Hash</w:t>
      </w:r>
      <w:r w:rsidR="001F2FB8">
        <w:rPr>
          <w:rFonts w:hint="eastAsia"/>
        </w:rPr>
        <w:t>）</w:t>
      </w:r>
      <w:r w:rsidRPr="00805B27">
        <w:rPr>
          <w:rFonts w:hint="eastAsia"/>
        </w:rPr>
        <w:t>、</w:t>
      </w:r>
      <w:r w:rsidR="009308D7">
        <w:rPr>
          <w:rFonts w:hint="eastAsia"/>
        </w:rPr>
        <w:t>列表</w:t>
      </w:r>
      <w:r w:rsidR="001F2FB8">
        <w:rPr>
          <w:rFonts w:hint="eastAsia"/>
        </w:rPr>
        <w:t>（</w:t>
      </w:r>
      <w:r w:rsidR="001F2FB8">
        <w:rPr>
          <w:rFonts w:hint="eastAsia"/>
        </w:rPr>
        <w:t>List</w:t>
      </w:r>
      <w:r w:rsidR="001F2FB8">
        <w:t>s</w:t>
      </w:r>
      <w:r w:rsidR="001F2FB8">
        <w:rPr>
          <w:rFonts w:hint="eastAsia"/>
        </w:rPr>
        <w:t>）</w:t>
      </w:r>
      <w:r w:rsidRPr="00805B27">
        <w:rPr>
          <w:rFonts w:hint="eastAsia"/>
        </w:rPr>
        <w:t>、</w:t>
      </w:r>
      <w:r w:rsidR="00621E36">
        <w:rPr>
          <w:rFonts w:hint="eastAsia"/>
        </w:rPr>
        <w:t>无序</w:t>
      </w:r>
      <w:r w:rsidR="009308D7">
        <w:rPr>
          <w:rFonts w:hint="eastAsia"/>
        </w:rPr>
        <w:t>集合</w:t>
      </w:r>
      <w:r w:rsidR="001F2FB8">
        <w:rPr>
          <w:rFonts w:hint="eastAsia"/>
        </w:rPr>
        <w:t>（</w:t>
      </w:r>
      <w:r w:rsidR="001F2FB8">
        <w:rPr>
          <w:rFonts w:hint="eastAsia"/>
        </w:rPr>
        <w:t>Set</w:t>
      </w:r>
      <w:r w:rsidR="001F2FB8">
        <w:t>s</w:t>
      </w:r>
      <w:r w:rsidR="001F2FB8">
        <w:rPr>
          <w:rFonts w:hint="eastAsia"/>
        </w:rPr>
        <w:t>）</w:t>
      </w:r>
      <w:r w:rsidRPr="00805B27">
        <w:rPr>
          <w:rFonts w:hint="eastAsia"/>
        </w:rPr>
        <w:t>、</w:t>
      </w:r>
      <w:r w:rsidR="009308D7">
        <w:rPr>
          <w:rFonts w:hint="eastAsia"/>
        </w:rPr>
        <w:t>有序集</w:t>
      </w:r>
      <w:r w:rsidR="00FF6913">
        <w:rPr>
          <w:rFonts w:hint="eastAsia"/>
        </w:rPr>
        <w:t>合</w:t>
      </w:r>
      <w:r w:rsidR="001F2FB8">
        <w:rPr>
          <w:rFonts w:hint="eastAsia"/>
        </w:rPr>
        <w:t>（</w:t>
      </w:r>
      <w:r w:rsidR="001F2FB8">
        <w:rPr>
          <w:rFonts w:hint="eastAsia"/>
        </w:rPr>
        <w:t>ZSet</w:t>
      </w:r>
      <w:r w:rsidR="001F2FB8">
        <w:rPr>
          <w:rFonts w:hint="eastAsia"/>
        </w:rPr>
        <w:t>）</w:t>
      </w:r>
      <w:r w:rsidRPr="00805B27">
        <w:rPr>
          <w:rFonts w:hint="eastAsia"/>
        </w:rPr>
        <w:t>及</w:t>
      </w:r>
      <w:r w:rsidR="009308D7">
        <w:rPr>
          <w:rFonts w:hint="eastAsia"/>
        </w:rPr>
        <w:t>字符串</w:t>
      </w:r>
      <w:commentRangeEnd w:id="147"/>
      <w:r w:rsidR="008C67E7">
        <w:rPr>
          <w:rStyle w:val="af1"/>
        </w:rPr>
        <w:commentReference w:id="147"/>
      </w:r>
      <w:r w:rsidR="001F2FB8">
        <w:rPr>
          <w:rFonts w:hint="eastAsia"/>
        </w:rPr>
        <w:t>（</w:t>
      </w:r>
      <w:r w:rsidR="001F2FB8">
        <w:rPr>
          <w:rFonts w:hint="eastAsia"/>
        </w:rPr>
        <w:t>String</w:t>
      </w:r>
      <w:r w:rsidR="001F2FB8">
        <w:rPr>
          <w:rFonts w:hint="eastAsia"/>
        </w:rPr>
        <w:t>）</w:t>
      </w:r>
      <w:r w:rsidR="00797003">
        <w:rPr>
          <w:rStyle w:val="afe"/>
        </w:rPr>
        <w:t>[</w:t>
      </w:r>
      <w:bookmarkStart w:id="148" w:name="_Ref474412760"/>
      <w:r w:rsidR="00797003">
        <w:rPr>
          <w:rStyle w:val="afe"/>
        </w:rPr>
        <w:endnoteReference w:id="38"/>
      </w:r>
      <w:bookmarkEnd w:id="148"/>
      <w:r w:rsidR="00797003">
        <w:rPr>
          <w:rStyle w:val="afe"/>
        </w:rPr>
        <w:t>]</w:t>
      </w:r>
      <w:r w:rsidRPr="00805B27">
        <w:rPr>
          <w:rFonts w:hint="eastAsia"/>
        </w:rPr>
        <w:t>。</w:t>
      </w:r>
    </w:p>
    <w:p w14:paraId="36134C2D" w14:textId="77777777" w:rsidR="005505F5" w:rsidRPr="00373913" w:rsidRDefault="005505F5" w:rsidP="005E6617">
      <w:pPr>
        <w:pStyle w:val="ae"/>
      </w:pPr>
    </w:p>
    <w:p w14:paraId="66EAAEF8" w14:textId="56F22CC8" w:rsidR="005234A2" w:rsidRDefault="005234A2" w:rsidP="005E6617">
      <w:pPr>
        <w:pStyle w:val="ae"/>
      </w:pPr>
      <w:r>
        <w:rPr>
          <w:noProof/>
        </w:rPr>
        <w:lastRenderedPageBreak/>
        <w:drawing>
          <wp:anchor distT="0" distB="0" distL="114300" distR="114300" simplePos="0" relativeHeight="251643904" behindDoc="1" locked="0" layoutInCell="1" allowOverlap="1" wp14:anchorId="1551AF7F" wp14:editId="497C1A9A">
            <wp:simplePos x="0" y="0"/>
            <wp:positionH relativeFrom="column">
              <wp:posOffset>3175</wp:posOffset>
            </wp:positionH>
            <wp:positionV relativeFrom="paragraph">
              <wp:posOffset>88265</wp:posOffset>
            </wp:positionV>
            <wp:extent cx="5274310" cy="2743835"/>
            <wp:effectExtent l="0" t="0" r="2540" b="0"/>
            <wp:wrapTight wrapText="bothSides">
              <wp:wrapPolygon edited="0">
                <wp:start x="0" y="0"/>
                <wp:lineTo x="0" y="21445"/>
                <wp:lineTo x="21532" y="21445"/>
                <wp:lineTo x="21532" y="0"/>
                <wp:lineTo x="0" y="0"/>
              </wp:wrapPolygon>
            </wp:wrapTight>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14:sizeRelH relativeFrom="page">
              <wp14:pctWidth>0</wp14:pctWidth>
            </wp14:sizeRelH>
            <wp14:sizeRelV relativeFrom="page">
              <wp14:pctHeight>0</wp14:pctHeight>
            </wp14:sizeRelV>
          </wp:anchor>
        </w:drawing>
      </w:r>
      <w:r w:rsidR="004C0A40">
        <w:rPr>
          <w:rFonts w:hint="eastAsia"/>
        </w:rPr>
        <w:t>图2.5 Redis核心对象</w:t>
      </w:r>
      <w:r w:rsidR="00B36A64">
        <w:rPr>
          <w:rFonts w:hint="eastAsia"/>
        </w:rPr>
        <w:t>——</w:t>
      </w:r>
      <w:r w:rsidR="004C0A40">
        <w:rPr>
          <w:rFonts w:hint="eastAsia"/>
        </w:rPr>
        <w:t>redisObject</w:t>
      </w:r>
    </w:p>
    <w:p w14:paraId="15B5F3E4" w14:textId="2EB043A3" w:rsidR="0005263C" w:rsidRDefault="00E04C89" w:rsidP="006C7DDF">
      <w:pPr>
        <w:pStyle w:val="ae"/>
        <w:numPr>
          <w:ilvl w:val="0"/>
          <w:numId w:val="9"/>
        </w:numPr>
        <w:ind w:firstLineChars="0"/>
        <w:jc w:val="both"/>
      </w:pPr>
      <w:r>
        <w:rPr>
          <w:rFonts w:hint="eastAsia"/>
        </w:rPr>
        <w:t>字符串</w:t>
      </w:r>
      <w:r w:rsidR="006C7DDF">
        <w:rPr>
          <w:rFonts w:hint="eastAsia"/>
        </w:rPr>
        <w:t>类型</w:t>
      </w:r>
    </w:p>
    <w:p w14:paraId="2B11A65A" w14:textId="3CDF4EAC" w:rsidR="001639C6" w:rsidRDefault="001639C6" w:rsidP="004B7A9C">
      <w:pPr>
        <w:pStyle w:val="aa"/>
      </w:pPr>
      <w:r>
        <w:t>字符串（</w:t>
      </w:r>
      <w:r>
        <w:t>String</w:t>
      </w:r>
      <w:r>
        <w:t>）类型是</w:t>
      </w:r>
      <w:r w:rsidR="006A2168">
        <w:t>各个数据库</w:t>
      </w:r>
      <w:r w:rsidR="002511DE">
        <w:t>中最常见</w:t>
      </w:r>
      <w:r w:rsidR="00F9365E">
        <w:t>的一种数据存储</w:t>
      </w:r>
      <w:r w:rsidR="002511DE">
        <w:t>类型</w:t>
      </w:r>
      <w:r w:rsidR="00EF7DD3">
        <w:t>，</w:t>
      </w:r>
      <w:r w:rsidR="000206A1">
        <w:t>Redis</w:t>
      </w:r>
      <w:r w:rsidR="000206A1">
        <w:t>同样也支持</w:t>
      </w:r>
      <w:r w:rsidR="008944DC">
        <w:t>字符串类型。</w:t>
      </w:r>
      <w:r w:rsidR="00EF7DD3">
        <w:t>它能存储任何形式的字符数据</w:t>
      </w:r>
      <w:r w:rsidR="004E7B55">
        <w:t>，</w:t>
      </w:r>
      <w:r w:rsidR="00510D9A">
        <w:t>甚至是</w:t>
      </w:r>
      <w:r w:rsidR="004E7B55">
        <w:t>二进制数据</w:t>
      </w:r>
      <w:r w:rsidR="00644515">
        <w:t>。</w:t>
      </w:r>
      <w:r w:rsidR="0098665D">
        <w:rPr>
          <w:rFonts w:hint="eastAsia"/>
        </w:rPr>
        <w:t>通常</w:t>
      </w:r>
      <w:r w:rsidR="00E455E3">
        <w:rPr>
          <w:rFonts w:hint="eastAsia"/>
        </w:rPr>
        <w:t>情况下，</w:t>
      </w:r>
      <w:r w:rsidR="00651280">
        <w:rPr>
          <w:rFonts w:hint="eastAsia"/>
        </w:rPr>
        <w:t>键</w:t>
      </w:r>
      <w:r w:rsidR="00E455E3">
        <w:rPr>
          <w:rFonts w:hint="eastAsia"/>
        </w:rPr>
        <w:t>值</w:t>
      </w:r>
      <w:r w:rsidR="009631E3">
        <w:rPr>
          <w:rFonts w:hint="eastAsia"/>
        </w:rPr>
        <w:t>也</w:t>
      </w:r>
      <w:r w:rsidR="007542EF">
        <w:rPr>
          <w:rFonts w:hint="eastAsia"/>
        </w:rPr>
        <w:t>默认</w:t>
      </w:r>
      <w:r w:rsidR="00E455E3">
        <w:rPr>
          <w:rFonts w:hint="eastAsia"/>
        </w:rPr>
        <w:t>是字符串类型，</w:t>
      </w:r>
      <w:r w:rsidR="000C3AAF">
        <w:rPr>
          <w:rFonts w:hint="eastAsia"/>
        </w:rPr>
        <w:t>但</w:t>
      </w:r>
      <w:r w:rsidR="000C3AAF">
        <w:rPr>
          <w:rFonts w:hint="eastAsia"/>
        </w:rPr>
        <w:t>Redis</w:t>
      </w:r>
      <w:r w:rsidR="000C3AAF">
        <w:rPr>
          <w:rFonts w:hint="eastAsia"/>
        </w:rPr>
        <w:t>还支持数值</w:t>
      </w:r>
      <w:r w:rsidR="00B16546">
        <w:rPr>
          <w:rFonts w:hint="eastAsia"/>
        </w:rPr>
        <w:t>（</w:t>
      </w:r>
      <w:r w:rsidR="00B16546">
        <w:rPr>
          <w:rFonts w:hint="eastAsia"/>
        </w:rPr>
        <w:t>Int</w:t>
      </w:r>
      <w:r w:rsidR="00B16546">
        <w:rPr>
          <w:rFonts w:hint="eastAsia"/>
        </w:rPr>
        <w:t>）</w:t>
      </w:r>
      <w:r w:rsidR="000C3AAF">
        <w:rPr>
          <w:rFonts w:hint="eastAsia"/>
        </w:rPr>
        <w:t>型</w:t>
      </w:r>
      <w:r w:rsidR="00146244">
        <w:rPr>
          <w:rFonts w:hint="eastAsia"/>
        </w:rPr>
        <w:t>。</w:t>
      </w:r>
      <w:r w:rsidR="004E3454">
        <w:rPr>
          <w:rFonts w:hint="eastAsia"/>
        </w:rPr>
        <w:t>另外，</w:t>
      </w:r>
      <w:r w:rsidR="001056D7">
        <w:rPr>
          <w:rFonts w:hint="eastAsia"/>
        </w:rPr>
        <w:t>Redis</w:t>
      </w:r>
      <w:r w:rsidR="005072BD">
        <w:rPr>
          <w:rFonts w:hint="eastAsia"/>
        </w:rPr>
        <w:t>也为字符串类型</w:t>
      </w:r>
      <w:r w:rsidR="007809BA">
        <w:rPr>
          <w:rFonts w:hint="eastAsia"/>
        </w:rPr>
        <w:t>提供了</w:t>
      </w:r>
      <w:r w:rsidR="0001125A">
        <w:rPr>
          <w:rFonts w:hint="eastAsia"/>
        </w:rPr>
        <w:t>丰富的操作命令</w:t>
      </w:r>
      <w:r w:rsidR="001056D7">
        <w:rPr>
          <w:rFonts w:hint="eastAsia"/>
        </w:rPr>
        <w:t>。</w:t>
      </w:r>
    </w:p>
    <w:p w14:paraId="05B14B7F" w14:textId="7F0CC538" w:rsidR="007E43B0" w:rsidRDefault="00131F8E" w:rsidP="007E43B0">
      <w:pPr>
        <w:pStyle w:val="aa"/>
        <w:numPr>
          <w:ilvl w:val="0"/>
          <w:numId w:val="9"/>
        </w:numPr>
        <w:ind w:firstLineChars="0"/>
      </w:pPr>
      <w:r>
        <w:rPr>
          <w:rFonts w:hint="eastAsia"/>
        </w:rPr>
        <w:t>哈希对象</w:t>
      </w:r>
      <w:r w:rsidR="007E43B0">
        <w:rPr>
          <w:rFonts w:hint="eastAsia"/>
        </w:rPr>
        <w:t>类型</w:t>
      </w:r>
    </w:p>
    <w:p w14:paraId="1920179B" w14:textId="5AF11704" w:rsidR="007E43B0" w:rsidRPr="0000617C" w:rsidRDefault="00C34A4B" w:rsidP="0000617C">
      <w:pPr>
        <w:pStyle w:val="aa"/>
      </w:pPr>
      <w:r>
        <w:rPr>
          <w:rFonts w:hint="eastAsia"/>
        </w:rPr>
        <w:t>哈希对象</w:t>
      </w:r>
      <w:r w:rsidR="00F82D6C" w:rsidRPr="0000617C">
        <w:rPr>
          <w:rFonts w:hint="eastAsia"/>
        </w:rPr>
        <w:t>（</w:t>
      </w:r>
      <w:r w:rsidR="00F82D6C" w:rsidRPr="0000617C">
        <w:rPr>
          <w:rFonts w:hint="eastAsia"/>
        </w:rPr>
        <w:t>Hash</w:t>
      </w:r>
      <w:r>
        <w:rPr>
          <w:rFonts w:hint="eastAsia"/>
        </w:rPr>
        <w:t>，也称散列</w:t>
      </w:r>
      <w:r w:rsidR="00F82D6C" w:rsidRPr="0000617C">
        <w:rPr>
          <w:rFonts w:hint="eastAsia"/>
        </w:rPr>
        <w:t>）类型是</w:t>
      </w:r>
      <w:r w:rsidR="00586FE1" w:rsidRPr="0000617C">
        <w:rPr>
          <w:rFonts w:hint="eastAsia"/>
        </w:rPr>
        <w:t>一种</w:t>
      </w:r>
      <w:r w:rsidR="00B158CD">
        <w:rPr>
          <w:rFonts w:hint="eastAsia"/>
        </w:rPr>
        <w:t>特殊的</w:t>
      </w:r>
      <w:r w:rsidR="00CB42C3">
        <w:rPr>
          <w:rFonts w:hint="eastAsia"/>
        </w:rPr>
        <w:t>、</w:t>
      </w:r>
      <w:r w:rsidR="009F32CB">
        <w:rPr>
          <w:rFonts w:hint="eastAsia"/>
        </w:rPr>
        <w:t>使用</w:t>
      </w:r>
      <w:r w:rsidR="000665D8">
        <w:rPr>
          <w:rFonts w:hint="eastAsia"/>
        </w:rPr>
        <w:t>类似</w:t>
      </w:r>
      <w:commentRangeStart w:id="149"/>
      <w:r w:rsidR="00586FE1" w:rsidRPr="0000617C">
        <w:rPr>
          <w:rFonts w:hint="eastAsia"/>
        </w:rPr>
        <w:t>字典</w:t>
      </w:r>
      <w:r w:rsidR="00774248">
        <w:rPr>
          <w:rFonts w:hint="eastAsia"/>
        </w:rPr>
        <w:t>对象</w:t>
      </w:r>
      <w:r w:rsidR="00586FE1" w:rsidRPr="0000617C">
        <w:rPr>
          <w:rFonts w:hint="eastAsia"/>
        </w:rPr>
        <w:t>结构</w:t>
      </w:r>
      <w:commentRangeEnd w:id="149"/>
      <w:r w:rsidR="002B5A0E">
        <w:rPr>
          <w:rStyle w:val="af1"/>
        </w:rPr>
        <w:commentReference w:id="149"/>
      </w:r>
      <w:r w:rsidR="00797003">
        <w:rPr>
          <w:rStyle w:val="afe"/>
        </w:rPr>
        <w:t>[</w:t>
      </w:r>
      <w:r w:rsidR="00797003">
        <w:rPr>
          <w:rStyle w:val="afe"/>
        </w:rPr>
        <w:endnoteReference w:id="39"/>
      </w:r>
      <w:r w:rsidR="00797003">
        <w:rPr>
          <w:rStyle w:val="afe"/>
        </w:rPr>
        <w:t>]</w:t>
      </w:r>
      <w:r w:rsidR="00BD170C">
        <w:t>的、</w:t>
      </w:r>
      <w:r w:rsidR="00286EF1" w:rsidRPr="0000617C">
        <w:rPr>
          <w:rFonts w:hint="eastAsia"/>
        </w:rPr>
        <w:t>以键值对的形式</w:t>
      </w:r>
      <w:r w:rsidR="00586FE1" w:rsidRPr="0000617C">
        <w:rPr>
          <w:rFonts w:hint="eastAsia"/>
        </w:rPr>
        <w:t>存储</w:t>
      </w:r>
      <w:r w:rsidR="00286EF1" w:rsidRPr="0000617C">
        <w:rPr>
          <w:rFonts w:hint="eastAsia"/>
        </w:rPr>
        <w:t>的</w:t>
      </w:r>
      <w:r w:rsidR="00EB4FA4" w:rsidRPr="0000617C">
        <w:rPr>
          <w:rFonts w:hint="eastAsia"/>
        </w:rPr>
        <w:t>数据类型。</w:t>
      </w:r>
      <w:r w:rsidR="00635252">
        <w:rPr>
          <w:rFonts w:hint="eastAsia"/>
        </w:rPr>
        <w:t>哈希对象存储的是键和键值</w:t>
      </w:r>
      <w:r w:rsidR="00194B16" w:rsidRPr="0000617C">
        <w:rPr>
          <w:rFonts w:hint="eastAsia"/>
        </w:rPr>
        <w:t>的映射</w:t>
      </w:r>
      <w:r w:rsidR="00635252">
        <w:rPr>
          <w:rFonts w:hint="eastAsia"/>
        </w:rPr>
        <w:t>关系</w:t>
      </w:r>
      <w:r w:rsidR="000F78D2" w:rsidRPr="0000617C">
        <w:rPr>
          <w:rFonts w:hint="eastAsia"/>
        </w:rPr>
        <w:t>，一个</w:t>
      </w:r>
      <w:r w:rsidR="00164299">
        <w:rPr>
          <w:rFonts w:hint="eastAsia"/>
        </w:rPr>
        <w:t>哈希对象</w:t>
      </w:r>
      <w:r w:rsidR="000F78D2" w:rsidRPr="0000617C">
        <w:rPr>
          <w:rFonts w:hint="eastAsia"/>
        </w:rPr>
        <w:t>类型的</w:t>
      </w:r>
      <w:r w:rsidR="000A74E4">
        <w:t>键</w:t>
      </w:r>
      <w:r w:rsidR="007A4EB4" w:rsidRPr="0000617C">
        <w:t>能</w:t>
      </w:r>
      <w:r w:rsidR="000F78D2" w:rsidRPr="0000617C">
        <w:t>包含</w:t>
      </w:r>
      <w:r w:rsidR="007A4EB4" w:rsidRPr="0000617C">
        <w:t>不</w:t>
      </w:r>
      <w:r w:rsidR="000F78D2" w:rsidRPr="0000617C">
        <w:t>超过</w:t>
      </w:r>
      <w:r w:rsidR="007A4EB4" w:rsidRPr="0000617C">
        <w:t>2</w:t>
      </w:r>
      <w:r w:rsidR="00612622" w:rsidRPr="00E33669">
        <w:rPr>
          <w:vertAlign w:val="superscript"/>
        </w:rPr>
        <w:t>32</w:t>
      </w:r>
      <w:r w:rsidR="007A4EB4" w:rsidRPr="0000617C">
        <w:t>-1</w:t>
      </w:r>
      <w:r w:rsidR="007A4EB4" w:rsidRPr="0000617C">
        <w:t>个</w:t>
      </w:r>
      <w:r w:rsidR="003D1309">
        <w:t>数据</w:t>
      </w:r>
      <w:r w:rsidR="007A4EB4" w:rsidRPr="0000617C">
        <w:t>字段</w:t>
      </w:r>
      <w:r w:rsidR="005D5387" w:rsidRPr="0000617C">
        <w:t>。</w:t>
      </w:r>
      <w:r w:rsidR="00606767" w:rsidRPr="0000617C">
        <w:t>在</w:t>
      </w:r>
      <w:r w:rsidR="00606767" w:rsidRPr="0000617C">
        <w:t>Redis</w:t>
      </w:r>
      <w:r w:rsidR="00DA2221">
        <w:t>数据库</w:t>
      </w:r>
      <w:r w:rsidR="00606767" w:rsidRPr="0000617C">
        <w:t>中，</w:t>
      </w:r>
      <w:r w:rsidR="005315B5">
        <w:rPr>
          <w:rFonts w:hint="eastAsia"/>
        </w:rPr>
        <w:t>哈希对象</w:t>
      </w:r>
      <w:r w:rsidR="000C612C" w:rsidRPr="0000617C">
        <w:rPr>
          <w:rFonts w:hint="eastAsia"/>
        </w:rPr>
        <w:t>类型的字段值只支持</w:t>
      </w:r>
      <w:r w:rsidR="000C612C" w:rsidRPr="0000617C">
        <w:rPr>
          <w:rFonts w:hint="eastAsia"/>
        </w:rPr>
        <w:t>String</w:t>
      </w:r>
      <w:r w:rsidR="000C612C" w:rsidRPr="0000617C">
        <w:rPr>
          <w:rFonts w:hint="eastAsia"/>
        </w:rPr>
        <w:t>类型，</w:t>
      </w:r>
      <w:r w:rsidR="00501370" w:rsidRPr="0000617C">
        <w:rPr>
          <w:rFonts w:hint="eastAsia"/>
        </w:rPr>
        <w:t>不支持其他数据类型。</w:t>
      </w:r>
    </w:p>
    <w:p w14:paraId="1143B934" w14:textId="5189233C" w:rsidR="0000617C" w:rsidRDefault="00B54C71" w:rsidP="00970B74">
      <w:pPr>
        <w:pStyle w:val="aa"/>
        <w:numPr>
          <w:ilvl w:val="0"/>
          <w:numId w:val="9"/>
        </w:numPr>
        <w:ind w:firstLineChars="0"/>
      </w:pPr>
      <w:r>
        <w:rPr>
          <w:rFonts w:hint="eastAsia"/>
        </w:rPr>
        <w:t>列表</w:t>
      </w:r>
      <w:r w:rsidR="00257183">
        <w:rPr>
          <w:rFonts w:hint="eastAsia"/>
        </w:rPr>
        <w:t>类型</w:t>
      </w:r>
    </w:p>
    <w:p w14:paraId="7CCC3EC7" w14:textId="6B5A8931" w:rsidR="007A5F0B" w:rsidRDefault="00C85ABC" w:rsidP="00C71844">
      <w:pPr>
        <w:pStyle w:val="aa"/>
      </w:pPr>
      <w:r w:rsidRPr="00C71844">
        <w:rPr>
          <w:rFonts w:hint="eastAsia"/>
        </w:rPr>
        <w:t>列表</w:t>
      </w:r>
      <w:r w:rsidR="000A5439" w:rsidRPr="00C71844">
        <w:rPr>
          <w:rFonts w:hint="eastAsia"/>
        </w:rPr>
        <w:t>（</w:t>
      </w:r>
      <w:r w:rsidR="000A5439" w:rsidRPr="00C71844">
        <w:rPr>
          <w:rFonts w:hint="eastAsia"/>
        </w:rPr>
        <w:t>List</w:t>
      </w:r>
      <w:r w:rsidR="00D90505">
        <w:rPr>
          <w:rFonts w:hint="eastAsia"/>
        </w:rPr>
        <w:t>s</w:t>
      </w:r>
      <w:r w:rsidR="000A5439" w:rsidRPr="00C71844">
        <w:rPr>
          <w:rFonts w:hint="eastAsia"/>
        </w:rPr>
        <w:t>）</w:t>
      </w:r>
      <w:r w:rsidRPr="00C71844">
        <w:rPr>
          <w:rFonts w:hint="eastAsia"/>
        </w:rPr>
        <w:t>类型</w:t>
      </w:r>
      <w:r w:rsidR="00273931" w:rsidRPr="00C71844">
        <w:rPr>
          <w:rFonts w:hint="eastAsia"/>
        </w:rPr>
        <w:t>是</w:t>
      </w:r>
      <w:r w:rsidR="00273931" w:rsidRPr="00C71844">
        <w:rPr>
          <w:rFonts w:hint="eastAsia"/>
        </w:rPr>
        <w:t>Redis</w:t>
      </w:r>
      <w:r w:rsidR="00273931" w:rsidRPr="00C71844">
        <w:rPr>
          <w:rFonts w:hint="eastAsia"/>
        </w:rPr>
        <w:t>中常见的一种数据</w:t>
      </w:r>
      <w:r w:rsidR="00555C8C" w:rsidRPr="00C71844">
        <w:rPr>
          <w:rFonts w:hint="eastAsia"/>
        </w:rPr>
        <w:t>存储</w:t>
      </w:r>
      <w:r w:rsidR="00273931" w:rsidRPr="00C71844">
        <w:rPr>
          <w:rFonts w:hint="eastAsia"/>
        </w:rPr>
        <w:t>类型，</w:t>
      </w:r>
      <w:r w:rsidRPr="00C71844">
        <w:rPr>
          <w:rFonts w:hint="eastAsia"/>
        </w:rPr>
        <w:t>可以存储一系列有序字符串</w:t>
      </w:r>
      <w:r w:rsidR="000A5439" w:rsidRPr="00C71844">
        <w:rPr>
          <w:rFonts w:hint="eastAsia"/>
        </w:rPr>
        <w:t>列表，</w:t>
      </w:r>
      <w:r w:rsidR="00FC1720" w:rsidRPr="00C71844">
        <w:rPr>
          <w:rFonts w:hint="eastAsia"/>
        </w:rPr>
        <w:t>从底层设计和实现角度来说，</w:t>
      </w:r>
      <w:r w:rsidR="00FC1720" w:rsidRPr="00C71844">
        <w:rPr>
          <w:rFonts w:hint="eastAsia"/>
        </w:rPr>
        <w:t>Redis</w:t>
      </w:r>
      <w:r w:rsidR="00FC1720" w:rsidRPr="00C71844">
        <w:rPr>
          <w:rFonts w:hint="eastAsia"/>
        </w:rPr>
        <w:t>通过</w:t>
      </w:r>
      <w:commentRangeStart w:id="150"/>
      <w:r w:rsidR="00962040" w:rsidRPr="00C71844">
        <w:rPr>
          <w:rFonts w:hint="eastAsia"/>
        </w:rPr>
        <w:t>双向</w:t>
      </w:r>
      <w:r w:rsidR="00FC1720" w:rsidRPr="00C71844">
        <w:rPr>
          <w:rFonts w:hint="eastAsia"/>
        </w:rPr>
        <w:t>链表</w:t>
      </w:r>
      <w:r w:rsidR="00797003">
        <w:rPr>
          <w:rStyle w:val="afe"/>
        </w:rPr>
        <w:t>[</w:t>
      </w:r>
      <w:r w:rsidR="00797003">
        <w:rPr>
          <w:rStyle w:val="afe"/>
        </w:rPr>
        <w:endnoteReference w:id="40"/>
      </w:r>
      <w:r w:rsidR="00797003">
        <w:rPr>
          <w:rStyle w:val="afe"/>
        </w:rPr>
        <w:t>]</w:t>
      </w:r>
      <w:r w:rsidR="00C60825" w:rsidRPr="00C71844">
        <w:rPr>
          <w:rFonts w:hint="eastAsia"/>
        </w:rPr>
        <w:t>（</w:t>
      </w:r>
      <w:r w:rsidR="00C60825" w:rsidRPr="00C71844">
        <w:rPr>
          <w:rFonts w:hint="eastAsia"/>
        </w:rPr>
        <w:t>Double</w:t>
      </w:r>
      <w:r w:rsidR="00C60825" w:rsidRPr="00C71844">
        <w:t xml:space="preserve"> Linked List</w:t>
      </w:r>
      <w:r w:rsidR="00C60825" w:rsidRPr="00C71844">
        <w:rPr>
          <w:rFonts w:hint="eastAsia"/>
        </w:rPr>
        <w:t>）</w:t>
      </w:r>
      <w:commentRangeEnd w:id="150"/>
      <w:r w:rsidR="005037AA">
        <w:rPr>
          <w:rStyle w:val="af1"/>
        </w:rPr>
        <w:commentReference w:id="150"/>
      </w:r>
      <w:r w:rsidR="00FC1720" w:rsidRPr="00C71844">
        <w:rPr>
          <w:rFonts w:hint="eastAsia"/>
        </w:rPr>
        <w:t>的方式实现</w:t>
      </w:r>
      <w:r w:rsidR="00DB0765" w:rsidRPr="00C71844">
        <w:rPr>
          <w:rFonts w:hint="eastAsia"/>
        </w:rPr>
        <w:t>数组。</w:t>
      </w:r>
      <w:r w:rsidR="00E74202" w:rsidRPr="00C71844">
        <w:rPr>
          <w:rFonts w:hint="eastAsia"/>
        </w:rPr>
        <w:t>常见的操作是往数组头部或尾部追加记录</w:t>
      </w:r>
      <w:r w:rsidR="00484F37" w:rsidRPr="00C71844">
        <w:rPr>
          <w:rFonts w:hint="eastAsia"/>
        </w:rPr>
        <w:t>，或者检索数组中某个片段值。</w:t>
      </w:r>
      <w:r w:rsidR="00F82138">
        <w:rPr>
          <w:rFonts w:hint="eastAsia"/>
        </w:rPr>
        <w:t>通过向</w:t>
      </w:r>
      <w:r w:rsidR="00F82138">
        <w:t>列表类型两端追加</w:t>
      </w:r>
      <w:r w:rsidR="00F062F4">
        <w:t>新</w:t>
      </w:r>
      <w:r w:rsidR="00F82138">
        <w:t>记录时，时间</w:t>
      </w:r>
      <w:r w:rsidR="0039153B">
        <w:rPr>
          <w:rFonts w:hint="eastAsia"/>
        </w:rPr>
        <w:t>消耗</w:t>
      </w:r>
      <w:r w:rsidR="00F82138">
        <w:t>复杂度为常量级</w:t>
      </w:r>
      <w:r w:rsidR="006B38F2">
        <w:t>，即</w:t>
      </w:r>
      <w:r w:rsidR="00F82138">
        <w:rPr>
          <w:rFonts w:hint="eastAsia"/>
        </w:rPr>
        <w:t>O(</w:t>
      </w:r>
      <w:r w:rsidR="00F82138">
        <w:t>1</w:t>
      </w:r>
      <w:r w:rsidR="00F82138">
        <w:rPr>
          <w:rFonts w:hint="eastAsia"/>
        </w:rPr>
        <w:t>)</w:t>
      </w:r>
      <w:r w:rsidR="0008181C">
        <w:rPr>
          <w:rFonts w:hint="eastAsia"/>
        </w:rPr>
        <w:t>。当</w:t>
      </w:r>
      <w:r w:rsidR="00675B2F">
        <w:rPr>
          <w:rFonts w:hint="eastAsia"/>
        </w:rPr>
        <w:t>通过索引检索片段值时，访问速度</w:t>
      </w:r>
      <w:r w:rsidR="00D02499">
        <w:rPr>
          <w:rFonts w:hint="eastAsia"/>
        </w:rPr>
        <w:t>通常</w:t>
      </w:r>
      <w:r w:rsidR="00675B2F">
        <w:rPr>
          <w:rFonts w:hint="eastAsia"/>
        </w:rPr>
        <w:t>较慢。</w:t>
      </w:r>
      <w:r w:rsidR="003E53A9">
        <w:rPr>
          <w:rFonts w:hint="eastAsia"/>
        </w:rPr>
        <w:t>由于</w:t>
      </w:r>
      <w:r w:rsidR="003E53A9">
        <w:rPr>
          <w:rFonts w:hint="eastAsia"/>
        </w:rPr>
        <w:t>Redis</w:t>
      </w:r>
      <w:r w:rsidR="003E53A9">
        <w:rPr>
          <w:rFonts w:hint="eastAsia"/>
        </w:rPr>
        <w:t>列表</w:t>
      </w:r>
      <w:r w:rsidR="004A0F4D">
        <w:rPr>
          <w:rFonts w:hint="eastAsia"/>
        </w:rPr>
        <w:t>的特性，可以将</w:t>
      </w:r>
      <w:commentRangeStart w:id="151"/>
      <w:r w:rsidR="004A0F4D">
        <w:rPr>
          <w:rFonts w:hint="eastAsia"/>
        </w:rPr>
        <w:t>Redis</w:t>
      </w:r>
      <w:r w:rsidR="004A0F4D">
        <w:rPr>
          <w:rFonts w:hint="eastAsia"/>
        </w:rPr>
        <w:t>作为消息队列</w:t>
      </w:r>
      <w:r w:rsidR="00797003">
        <w:rPr>
          <w:rStyle w:val="afe"/>
        </w:rPr>
        <w:t>[</w:t>
      </w:r>
      <w:r w:rsidR="00797003">
        <w:rPr>
          <w:rStyle w:val="afe"/>
        </w:rPr>
        <w:endnoteReference w:id="41"/>
      </w:r>
      <w:r w:rsidR="00797003">
        <w:rPr>
          <w:rStyle w:val="afe"/>
        </w:rPr>
        <w:t>]</w:t>
      </w:r>
      <w:r w:rsidR="004A0F4D">
        <w:rPr>
          <w:rFonts w:hint="eastAsia"/>
        </w:rPr>
        <w:t>使用</w:t>
      </w:r>
      <w:commentRangeEnd w:id="151"/>
      <w:r w:rsidR="00A0406F">
        <w:rPr>
          <w:rStyle w:val="af1"/>
        </w:rPr>
        <w:commentReference w:id="151"/>
      </w:r>
      <w:r w:rsidR="00E33669">
        <w:rPr>
          <w:rFonts w:hint="eastAsia"/>
        </w:rPr>
        <w:t>。与</w:t>
      </w:r>
      <w:r w:rsidR="001B0C97">
        <w:rPr>
          <w:rFonts w:hint="eastAsia"/>
        </w:rPr>
        <w:t>哈希对象</w:t>
      </w:r>
      <w:r w:rsidR="00E33669">
        <w:rPr>
          <w:rFonts w:hint="eastAsia"/>
        </w:rPr>
        <w:t>类型相同，列表类型</w:t>
      </w:r>
      <w:r w:rsidR="006B58D9">
        <w:rPr>
          <w:rFonts w:hint="eastAsia"/>
        </w:rPr>
        <w:t>原则上</w:t>
      </w:r>
      <w:r w:rsidR="00E33669">
        <w:rPr>
          <w:rFonts w:hint="eastAsia"/>
        </w:rPr>
        <w:t>能包含不超过</w:t>
      </w:r>
      <w:r w:rsidR="00E33669" w:rsidRPr="0000617C">
        <w:t>2</w:t>
      </w:r>
      <w:r w:rsidR="00E33669" w:rsidRPr="00E33669">
        <w:rPr>
          <w:vertAlign w:val="superscript"/>
        </w:rPr>
        <w:t>32</w:t>
      </w:r>
      <w:r w:rsidR="00E33669" w:rsidRPr="0000617C">
        <w:t>-1</w:t>
      </w:r>
      <w:r w:rsidR="00E33669">
        <w:t>个</w:t>
      </w:r>
      <w:r w:rsidR="00CB0732">
        <w:t>数据</w:t>
      </w:r>
      <w:r w:rsidR="00E33669">
        <w:t>字段</w:t>
      </w:r>
      <w:r w:rsidR="00CB0732">
        <w:t>信息</w:t>
      </w:r>
      <w:r w:rsidR="00E33669">
        <w:t>。</w:t>
      </w:r>
    </w:p>
    <w:p w14:paraId="64E23FB6" w14:textId="724D7C06" w:rsidR="00914063" w:rsidRDefault="00D456DE" w:rsidP="004C1411">
      <w:pPr>
        <w:pStyle w:val="aa"/>
        <w:numPr>
          <w:ilvl w:val="0"/>
          <w:numId w:val="9"/>
        </w:numPr>
        <w:ind w:firstLineChars="0"/>
      </w:pPr>
      <w:r>
        <w:rPr>
          <w:rFonts w:hint="eastAsia"/>
        </w:rPr>
        <w:t>无序集合</w:t>
      </w:r>
      <w:r w:rsidR="00D578FD">
        <w:rPr>
          <w:rFonts w:hint="eastAsia"/>
        </w:rPr>
        <w:t>类型</w:t>
      </w:r>
    </w:p>
    <w:p w14:paraId="749E3368" w14:textId="7B3D24DF" w:rsidR="004C1411" w:rsidRDefault="00D90505" w:rsidP="00E55E4C">
      <w:pPr>
        <w:pStyle w:val="aa"/>
      </w:pPr>
      <w:r w:rsidRPr="00E55E4C">
        <w:rPr>
          <w:rFonts w:hint="eastAsia"/>
        </w:rPr>
        <w:t>集合（</w:t>
      </w:r>
      <w:r w:rsidRPr="00E55E4C">
        <w:rPr>
          <w:rFonts w:hint="eastAsia"/>
        </w:rPr>
        <w:t>Set</w:t>
      </w:r>
      <w:r w:rsidR="00B3178C" w:rsidRPr="00E55E4C">
        <w:rPr>
          <w:rFonts w:hint="eastAsia"/>
        </w:rPr>
        <w:t>s</w:t>
      </w:r>
      <w:r w:rsidRPr="00E55E4C">
        <w:rPr>
          <w:rFonts w:hint="eastAsia"/>
        </w:rPr>
        <w:t>）</w:t>
      </w:r>
      <w:r w:rsidR="00B3178C" w:rsidRPr="00E55E4C">
        <w:rPr>
          <w:rFonts w:hint="eastAsia"/>
        </w:rPr>
        <w:t>类型是一种无序的列表数据类型，在集合中，每个元素都是互异且无序的，与散列和列表类型相同，集合类型能包含不超过</w:t>
      </w:r>
      <w:r w:rsidR="00B3178C" w:rsidRPr="00E55E4C">
        <w:t>2</w:t>
      </w:r>
      <w:r w:rsidR="00B3178C" w:rsidRPr="00867F5E">
        <w:rPr>
          <w:vertAlign w:val="superscript"/>
        </w:rPr>
        <w:t>32</w:t>
      </w:r>
      <w:r w:rsidR="00B3178C" w:rsidRPr="00E55E4C">
        <w:t>-1</w:t>
      </w:r>
      <w:r w:rsidR="00B3178C" w:rsidRPr="00E55E4C">
        <w:t>个字段</w:t>
      </w:r>
      <w:r w:rsidR="00746465" w:rsidRPr="00E55E4C">
        <w:t>。</w:t>
      </w:r>
      <w:r w:rsidR="00B3178C" w:rsidRPr="00E55E4C">
        <w:t>表</w:t>
      </w:r>
      <w:r w:rsidR="00C52F2D">
        <w:rPr>
          <w:rFonts w:hint="eastAsia"/>
        </w:rPr>
        <w:lastRenderedPageBreak/>
        <w:t>2.</w:t>
      </w:r>
      <w:r w:rsidR="00B3178C" w:rsidRPr="00E55E4C">
        <w:rPr>
          <w:rFonts w:hint="eastAsia"/>
        </w:rPr>
        <w:t>3</w:t>
      </w:r>
      <w:r w:rsidR="00B3178C" w:rsidRPr="00E55E4C">
        <w:rPr>
          <w:rFonts w:hint="eastAsia"/>
        </w:rPr>
        <w:t>列出了</w:t>
      </w:r>
      <w:r w:rsidR="00DE7B41" w:rsidRPr="00E55E4C">
        <w:rPr>
          <w:rFonts w:hint="eastAsia"/>
        </w:rPr>
        <w:t>部分</w:t>
      </w:r>
      <w:r w:rsidR="00B3178C" w:rsidRPr="00E55E4C">
        <w:rPr>
          <w:rFonts w:hint="eastAsia"/>
        </w:rPr>
        <w:t>集合与列表的</w:t>
      </w:r>
      <w:r w:rsidR="00773F75" w:rsidRPr="00E55E4C">
        <w:rPr>
          <w:rFonts w:hint="eastAsia"/>
        </w:rPr>
        <w:t>异同点</w:t>
      </w:r>
      <w:r w:rsidR="00CA4EC1" w:rsidRPr="00E55E4C">
        <w:rPr>
          <w:rFonts w:hint="eastAsia"/>
        </w:rPr>
        <w:t>。</w:t>
      </w:r>
    </w:p>
    <w:p w14:paraId="41B30F2D" w14:textId="3159B239" w:rsidR="005438FB" w:rsidRPr="00E55E4C" w:rsidRDefault="00C52F2D" w:rsidP="00A00EF5">
      <w:pPr>
        <w:pStyle w:val="ae"/>
      </w:pPr>
      <w:r>
        <w:rPr>
          <w:rFonts w:hint="eastAsia"/>
        </w:rPr>
        <w:t>表2.3 集合类型和列表类型异同对比</w:t>
      </w:r>
    </w:p>
    <w:tbl>
      <w:tblPr>
        <w:tblStyle w:val="af6"/>
        <w:tblW w:w="0" w:type="auto"/>
        <w:tblLook w:val="04A0" w:firstRow="1" w:lastRow="0" w:firstColumn="1" w:lastColumn="0" w:noHBand="0" w:noVBand="1"/>
      </w:tblPr>
      <w:tblGrid>
        <w:gridCol w:w="2840"/>
        <w:gridCol w:w="2841"/>
        <w:gridCol w:w="2841"/>
      </w:tblGrid>
      <w:tr w:rsidR="000748DA" w14:paraId="20C48C69" w14:textId="77777777" w:rsidTr="00351B57">
        <w:tc>
          <w:tcPr>
            <w:tcW w:w="2840" w:type="dxa"/>
            <w:vAlign w:val="center"/>
          </w:tcPr>
          <w:p w14:paraId="139C0D98" w14:textId="5F4BF0FD" w:rsidR="000748DA" w:rsidRPr="00340DD7" w:rsidRDefault="00355067" w:rsidP="00351B57">
            <w:pPr>
              <w:pStyle w:val="aa"/>
              <w:ind w:firstLineChars="0" w:firstLine="0"/>
              <w:jc w:val="center"/>
              <w:rPr>
                <w:b/>
              </w:rPr>
            </w:pPr>
            <w:r w:rsidRPr="00340DD7">
              <w:rPr>
                <w:rFonts w:hint="eastAsia"/>
                <w:b/>
              </w:rPr>
              <w:t>特性</w:t>
            </w:r>
          </w:p>
        </w:tc>
        <w:tc>
          <w:tcPr>
            <w:tcW w:w="2841" w:type="dxa"/>
            <w:vAlign w:val="center"/>
          </w:tcPr>
          <w:p w14:paraId="64C2465A" w14:textId="63ECC41D" w:rsidR="000748DA" w:rsidRPr="00340DD7" w:rsidRDefault="000748DA" w:rsidP="00351B57">
            <w:pPr>
              <w:pStyle w:val="aa"/>
              <w:ind w:firstLineChars="0" w:firstLine="0"/>
              <w:jc w:val="center"/>
              <w:rPr>
                <w:b/>
              </w:rPr>
            </w:pPr>
            <w:r w:rsidRPr="00340DD7">
              <w:rPr>
                <w:rFonts w:hint="eastAsia"/>
                <w:b/>
              </w:rPr>
              <w:t>集合</w:t>
            </w:r>
            <w:r w:rsidR="005535CE" w:rsidRPr="00340DD7">
              <w:rPr>
                <w:rFonts w:hint="eastAsia"/>
                <w:b/>
              </w:rPr>
              <w:t>（</w:t>
            </w:r>
            <w:r w:rsidR="005535CE" w:rsidRPr="00340DD7">
              <w:rPr>
                <w:rFonts w:hint="eastAsia"/>
                <w:b/>
              </w:rPr>
              <w:t>Set</w:t>
            </w:r>
            <w:r w:rsidR="00850819" w:rsidRPr="00340DD7">
              <w:rPr>
                <w:rFonts w:hint="eastAsia"/>
                <w:b/>
              </w:rPr>
              <w:t>s</w:t>
            </w:r>
            <w:r w:rsidR="005535CE" w:rsidRPr="00340DD7">
              <w:rPr>
                <w:rFonts w:hint="eastAsia"/>
                <w:b/>
              </w:rPr>
              <w:t>）</w:t>
            </w:r>
          </w:p>
        </w:tc>
        <w:tc>
          <w:tcPr>
            <w:tcW w:w="2841" w:type="dxa"/>
            <w:vAlign w:val="center"/>
          </w:tcPr>
          <w:p w14:paraId="0C11C523" w14:textId="4E732DA8" w:rsidR="000748DA" w:rsidRPr="00340DD7" w:rsidRDefault="000748DA" w:rsidP="00351B57">
            <w:pPr>
              <w:pStyle w:val="aa"/>
              <w:ind w:firstLineChars="0" w:firstLine="0"/>
              <w:jc w:val="center"/>
              <w:rPr>
                <w:b/>
              </w:rPr>
            </w:pPr>
            <w:r w:rsidRPr="00340DD7">
              <w:rPr>
                <w:rFonts w:hint="eastAsia"/>
                <w:b/>
              </w:rPr>
              <w:t>列表</w:t>
            </w:r>
            <w:r w:rsidR="005535CE" w:rsidRPr="00340DD7">
              <w:rPr>
                <w:rFonts w:hint="eastAsia"/>
                <w:b/>
              </w:rPr>
              <w:t>（</w:t>
            </w:r>
            <w:r w:rsidR="005535CE" w:rsidRPr="00340DD7">
              <w:rPr>
                <w:rFonts w:hint="eastAsia"/>
                <w:b/>
              </w:rPr>
              <w:t>List</w:t>
            </w:r>
            <w:r w:rsidR="00850819" w:rsidRPr="00340DD7">
              <w:rPr>
                <w:rFonts w:hint="eastAsia"/>
                <w:b/>
              </w:rPr>
              <w:t>s</w:t>
            </w:r>
            <w:r w:rsidR="005535CE" w:rsidRPr="00340DD7">
              <w:rPr>
                <w:rFonts w:hint="eastAsia"/>
                <w:b/>
              </w:rPr>
              <w:t>）</w:t>
            </w:r>
          </w:p>
        </w:tc>
      </w:tr>
      <w:tr w:rsidR="000748DA" w14:paraId="37739B2A" w14:textId="77777777" w:rsidTr="00351B57">
        <w:tc>
          <w:tcPr>
            <w:tcW w:w="2840" w:type="dxa"/>
            <w:vAlign w:val="center"/>
          </w:tcPr>
          <w:p w14:paraId="2F4B5091" w14:textId="1473AE48" w:rsidR="000748DA" w:rsidRPr="00340DD7" w:rsidRDefault="00850819" w:rsidP="00351B57">
            <w:pPr>
              <w:pStyle w:val="aa"/>
              <w:ind w:firstLineChars="0" w:firstLine="0"/>
              <w:jc w:val="center"/>
              <w:rPr>
                <w:b/>
              </w:rPr>
            </w:pPr>
            <w:r w:rsidRPr="00340DD7">
              <w:rPr>
                <w:rFonts w:hint="eastAsia"/>
                <w:b/>
              </w:rPr>
              <w:t>最大存储量</w:t>
            </w:r>
          </w:p>
        </w:tc>
        <w:tc>
          <w:tcPr>
            <w:tcW w:w="2841" w:type="dxa"/>
            <w:vAlign w:val="center"/>
          </w:tcPr>
          <w:p w14:paraId="775E9BE5" w14:textId="39D3139A" w:rsidR="000748DA" w:rsidRDefault="00850819" w:rsidP="00351B57">
            <w:pPr>
              <w:pStyle w:val="aa"/>
              <w:ind w:firstLineChars="0" w:firstLine="0"/>
              <w:jc w:val="center"/>
            </w:pPr>
            <w:r>
              <w:rPr>
                <w:rFonts w:hint="eastAsia"/>
              </w:rPr>
              <w:t>≤</w:t>
            </w:r>
            <w:r>
              <w:rPr>
                <w:rFonts w:hint="eastAsia"/>
              </w:rPr>
              <w:t>2</w:t>
            </w:r>
            <w:r w:rsidRPr="00850819">
              <w:rPr>
                <w:vertAlign w:val="superscript"/>
              </w:rPr>
              <w:t>32</w:t>
            </w:r>
            <w:r>
              <w:t>-1</w:t>
            </w:r>
          </w:p>
        </w:tc>
        <w:tc>
          <w:tcPr>
            <w:tcW w:w="2841" w:type="dxa"/>
            <w:vAlign w:val="center"/>
          </w:tcPr>
          <w:p w14:paraId="038F9C80" w14:textId="376F96EB" w:rsidR="000748DA" w:rsidRDefault="00850819" w:rsidP="00351B57">
            <w:pPr>
              <w:pStyle w:val="aa"/>
              <w:ind w:firstLineChars="0" w:firstLine="0"/>
              <w:jc w:val="center"/>
            </w:pPr>
            <w:r>
              <w:rPr>
                <w:rFonts w:hint="eastAsia"/>
              </w:rPr>
              <w:t>≤</w:t>
            </w:r>
            <w:r>
              <w:rPr>
                <w:rFonts w:hint="eastAsia"/>
              </w:rPr>
              <w:t>2</w:t>
            </w:r>
            <w:r w:rsidRPr="00850819">
              <w:rPr>
                <w:vertAlign w:val="superscript"/>
              </w:rPr>
              <w:t>32</w:t>
            </w:r>
            <w:r>
              <w:t>-1</w:t>
            </w:r>
          </w:p>
        </w:tc>
      </w:tr>
      <w:tr w:rsidR="000748DA" w14:paraId="1E9EDEBF" w14:textId="77777777" w:rsidTr="00351B57">
        <w:tc>
          <w:tcPr>
            <w:tcW w:w="2840" w:type="dxa"/>
            <w:vAlign w:val="center"/>
          </w:tcPr>
          <w:p w14:paraId="69146ABB" w14:textId="4DB42DD2" w:rsidR="000748DA" w:rsidRPr="00340DD7" w:rsidRDefault="00850819" w:rsidP="00351B57">
            <w:pPr>
              <w:pStyle w:val="aa"/>
              <w:ind w:firstLineChars="0" w:firstLine="0"/>
              <w:jc w:val="center"/>
              <w:rPr>
                <w:b/>
              </w:rPr>
            </w:pPr>
            <w:r w:rsidRPr="00340DD7">
              <w:rPr>
                <w:rFonts w:hint="eastAsia"/>
                <w:b/>
              </w:rPr>
              <w:t>有序性</w:t>
            </w:r>
          </w:p>
        </w:tc>
        <w:tc>
          <w:tcPr>
            <w:tcW w:w="2841" w:type="dxa"/>
            <w:vAlign w:val="center"/>
          </w:tcPr>
          <w:p w14:paraId="4F4F64EB" w14:textId="6D84FB96" w:rsidR="000748DA" w:rsidRDefault="00850819" w:rsidP="00351B57">
            <w:pPr>
              <w:pStyle w:val="aa"/>
              <w:ind w:firstLineChars="0" w:firstLine="0"/>
              <w:jc w:val="center"/>
            </w:pPr>
            <w:r>
              <w:rPr>
                <w:rFonts w:hint="eastAsia"/>
              </w:rPr>
              <w:t>否</w:t>
            </w:r>
          </w:p>
        </w:tc>
        <w:tc>
          <w:tcPr>
            <w:tcW w:w="2841" w:type="dxa"/>
            <w:vAlign w:val="center"/>
          </w:tcPr>
          <w:p w14:paraId="33DF752C" w14:textId="09255561" w:rsidR="000748DA" w:rsidRDefault="00850819" w:rsidP="00351B57">
            <w:pPr>
              <w:pStyle w:val="aa"/>
              <w:ind w:firstLineChars="0" w:firstLine="0"/>
              <w:jc w:val="center"/>
            </w:pPr>
            <w:r>
              <w:rPr>
                <w:rFonts w:hint="eastAsia"/>
              </w:rPr>
              <w:t>是</w:t>
            </w:r>
          </w:p>
        </w:tc>
      </w:tr>
      <w:tr w:rsidR="00850819" w14:paraId="2B6540F7" w14:textId="77777777" w:rsidTr="00351B57">
        <w:tc>
          <w:tcPr>
            <w:tcW w:w="2840" w:type="dxa"/>
            <w:vAlign w:val="center"/>
          </w:tcPr>
          <w:p w14:paraId="003641BA" w14:textId="7E452312" w:rsidR="00850819" w:rsidRPr="00340DD7" w:rsidRDefault="00850819" w:rsidP="00351B57">
            <w:pPr>
              <w:pStyle w:val="aa"/>
              <w:ind w:firstLineChars="0" w:firstLine="0"/>
              <w:jc w:val="center"/>
              <w:rPr>
                <w:b/>
              </w:rPr>
            </w:pPr>
            <w:r w:rsidRPr="00340DD7">
              <w:rPr>
                <w:rFonts w:hint="eastAsia"/>
                <w:b/>
              </w:rPr>
              <w:t>唯一性</w:t>
            </w:r>
          </w:p>
        </w:tc>
        <w:tc>
          <w:tcPr>
            <w:tcW w:w="2841" w:type="dxa"/>
            <w:vAlign w:val="center"/>
          </w:tcPr>
          <w:p w14:paraId="3C843298" w14:textId="0BA7C3F0" w:rsidR="00850819" w:rsidRDefault="00850819" w:rsidP="00351B57">
            <w:pPr>
              <w:pStyle w:val="aa"/>
              <w:ind w:firstLineChars="0" w:firstLine="0"/>
              <w:jc w:val="center"/>
            </w:pPr>
            <w:r>
              <w:rPr>
                <w:rFonts w:hint="eastAsia"/>
              </w:rPr>
              <w:t>是</w:t>
            </w:r>
          </w:p>
        </w:tc>
        <w:tc>
          <w:tcPr>
            <w:tcW w:w="2841" w:type="dxa"/>
            <w:vAlign w:val="center"/>
          </w:tcPr>
          <w:p w14:paraId="3695C9A3" w14:textId="4516EDA6" w:rsidR="00850819" w:rsidRDefault="00850819" w:rsidP="00351B57">
            <w:pPr>
              <w:pStyle w:val="aa"/>
              <w:ind w:firstLineChars="0" w:firstLine="0"/>
              <w:jc w:val="center"/>
            </w:pPr>
            <w:r>
              <w:rPr>
                <w:rFonts w:hint="eastAsia"/>
              </w:rPr>
              <w:t>否</w:t>
            </w:r>
          </w:p>
        </w:tc>
      </w:tr>
    </w:tbl>
    <w:p w14:paraId="21C5F944" w14:textId="77777777" w:rsidR="00DB5009" w:rsidRDefault="00DB5009" w:rsidP="00845695">
      <w:pPr>
        <w:pStyle w:val="aa"/>
      </w:pPr>
    </w:p>
    <w:p w14:paraId="224360BE" w14:textId="55B65010" w:rsidR="00773F75" w:rsidRPr="00845695" w:rsidRDefault="00EB459A" w:rsidP="00845695">
      <w:pPr>
        <w:pStyle w:val="aa"/>
      </w:pPr>
      <w:r w:rsidRPr="00845695">
        <w:rPr>
          <w:rFonts w:hint="eastAsia"/>
        </w:rPr>
        <w:t>从底层设计和实现角度来说，集合类型在</w:t>
      </w:r>
      <w:r w:rsidRPr="00845695">
        <w:rPr>
          <w:rFonts w:hint="eastAsia"/>
        </w:rPr>
        <w:t>Redis</w:t>
      </w:r>
      <w:r w:rsidRPr="00845695">
        <w:rPr>
          <w:rFonts w:hint="eastAsia"/>
        </w:rPr>
        <w:t>中是通过值为空的散列表（</w:t>
      </w:r>
      <w:r w:rsidRPr="00845695">
        <w:rPr>
          <w:rFonts w:hint="eastAsia"/>
        </w:rPr>
        <w:t>Hash</w:t>
      </w:r>
      <w:r w:rsidRPr="00845695">
        <w:t xml:space="preserve"> Table</w:t>
      </w:r>
      <w:r w:rsidR="005E329A">
        <w:rPr>
          <w:rFonts w:hint="eastAsia"/>
        </w:rPr>
        <w:t>）实现的，因此，当执行数据添加</w:t>
      </w:r>
      <w:r w:rsidRPr="00845695">
        <w:rPr>
          <w:rFonts w:hint="eastAsia"/>
        </w:rPr>
        <w:t>、</w:t>
      </w:r>
      <w:r w:rsidR="005E329A">
        <w:rPr>
          <w:rFonts w:hint="eastAsia"/>
        </w:rPr>
        <w:t>数据</w:t>
      </w:r>
      <w:r w:rsidRPr="00845695">
        <w:rPr>
          <w:rFonts w:hint="eastAsia"/>
        </w:rPr>
        <w:t>删除、非空</w:t>
      </w:r>
      <w:r w:rsidR="005E329A">
        <w:rPr>
          <w:rFonts w:hint="eastAsia"/>
        </w:rPr>
        <w:t>数据</w:t>
      </w:r>
      <w:r w:rsidRPr="00845695">
        <w:rPr>
          <w:rFonts w:hint="eastAsia"/>
        </w:rPr>
        <w:t>判断等操作时，</w:t>
      </w:r>
      <w:r w:rsidR="00D72498" w:rsidRPr="00845695">
        <w:rPr>
          <w:rFonts w:hint="eastAsia"/>
        </w:rPr>
        <w:t>时间</w:t>
      </w:r>
      <w:r w:rsidR="00A731F7">
        <w:rPr>
          <w:rFonts w:hint="eastAsia"/>
        </w:rPr>
        <w:t>消耗</w:t>
      </w:r>
      <w:r w:rsidR="00D72498" w:rsidRPr="00845695">
        <w:rPr>
          <w:rFonts w:hint="eastAsia"/>
        </w:rPr>
        <w:t>复杂度为</w:t>
      </w:r>
      <w:r w:rsidR="00D72498" w:rsidRPr="00845695">
        <w:rPr>
          <w:rFonts w:hint="eastAsia"/>
        </w:rPr>
        <w:t>O</w:t>
      </w:r>
      <w:r w:rsidR="00D72498" w:rsidRPr="00845695">
        <w:rPr>
          <w:rFonts w:hint="eastAsia"/>
        </w:rPr>
        <w:t>（</w:t>
      </w:r>
      <w:r w:rsidR="00D72498" w:rsidRPr="00845695">
        <w:rPr>
          <w:rFonts w:hint="eastAsia"/>
        </w:rPr>
        <w:t>1</w:t>
      </w:r>
      <w:r w:rsidR="00D72498" w:rsidRPr="00845695">
        <w:rPr>
          <w:rFonts w:hint="eastAsia"/>
        </w:rPr>
        <w:t>）</w:t>
      </w:r>
      <w:r w:rsidR="00683707">
        <w:rPr>
          <w:rFonts w:hint="eastAsia"/>
        </w:rPr>
        <w:t>，可以进行的</w:t>
      </w:r>
      <w:r w:rsidR="0056677F" w:rsidRPr="00845695">
        <w:rPr>
          <w:rFonts w:hint="eastAsia"/>
        </w:rPr>
        <w:t>高效的交、并、</w:t>
      </w:r>
      <w:r w:rsidR="00233A9F" w:rsidRPr="00845695">
        <w:rPr>
          <w:rFonts w:hint="eastAsia"/>
        </w:rPr>
        <w:t>差</w:t>
      </w:r>
      <w:r w:rsidR="00683707">
        <w:rPr>
          <w:rFonts w:hint="eastAsia"/>
        </w:rPr>
        <w:t>集操作</w:t>
      </w:r>
      <w:r w:rsidR="008A17D3" w:rsidRPr="00845695">
        <w:rPr>
          <w:rFonts w:hint="eastAsia"/>
        </w:rPr>
        <w:t>。</w:t>
      </w:r>
    </w:p>
    <w:p w14:paraId="0A8C0C03" w14:textId="1535816B" w:rsidR="0061170A" w:rsidRDefault="003324EB" w:rsidP="00E119F0">
      <w:pPr>
        <w:pStyle w:val="aa"/>
        <w:numPr>
          <w:ilvl w:val="0"/>
          <w:numId w:val="9"/>
        </w:numPr>
        <w:ind w:firstLineChars="0"/>
      </w:pPr>
      <w:r>
        <w:t>有序集合类型</w:t>
      </w:r>
    </w:p>
    <w:p w14:paraId="7E340A72" w14:textId="22C2E46E" w:rsidR="00726113" w:rsidRDefault="00894FAB" w:rsidP="00987194">
      <w:pPr>
        <w:pStyle w:val="aa"/>
      </w:pPr>
      <w:r w:rsidRPr="00987194">
        <w:rPr>
          <w:rFonts w:hint="eastAsia"/>
        </w:rPr>
        <w:t>Redis</w:t>
      </w:r>
      <w:r w:rsidRPr="00987194">
        <w:rPr>
          <w:rFonts w:hint="eastAsia"/>
        </w:rPr>
        <w:t>支持两种类型的集合：无序集合（</w:t>
      </w:r>
      <w:r w:rsidRPr="00987194">
        <w:rPr>
          <w:rFonts w:hint="eastAsia"/>
        </w:rPr>
        <w:t>Sets</w:t>
      </w:r>
      <w:r w:rsidRPr="00987194">
        <w:rPr>
          <w:rFonts w:hint="eastAsia"/>
        </w:rPr>
        <w:t>）和有序集合（</w:t>
      </w:r>
      <w:r w:rsidRPr="00987194">
        <w:rPr>
          <w:rFonts w:hint="eastAsia"/>
        </w:rPr>
        <w:t>sorted Set</w:t>
      </w:r>
      <w:r w:rsidRPr="00987194">
        <w:rPr>
          <w:rFonts w:hint="eastAsia"/>
        </w:rPr>
        <w:t>）</w:t>
      </w:r>
      <w:r w:rsidR="00F97119" w:rsidRPr="00987194">
        <w:rPr>
          <w:rFonts w:hint="eastAsia"/>
        </w:rPr>
        <w:t>，</w:t>
      </w:r>
      <w:r w:rsidR="00F97119" w:rsidRPr="00987194">
        <w:rPr>
          <w:rFonts w:hint="eastAsia"/>
        </w:rPr>
        <w:t>Z</w:t>
      </w:r>
      <w:r w:rsidR="00A4611D" w:rsidRPr="00987194">
        <w:t>s</w:t>
      </w:r>
      <w:r w:rsidR="00F97119" w:rsidRPr="00987194">
        <w:rPr>
          <w:rFonts w:hint="eastAsia"/>
        </w:rPr>
        <w:t>et</w:t>
      </w:r>
      <w:r w:rsidR="00A4611D">
        <w:rPr>
          <w:rFonts w:hint="eastAsia"/>
        </w:rPr>
        <w:t>是</w:t>
      </w:r>
      <w:r w:rsidR="0090407B">
        <w:rPr>
          <w:rFonts w:hint="eastAsia"/>
        </w:rPr>
        <w:t>在集合的基础上，为集合中的每一个元素增加了</w:t>
      </w:r>
      <w:r w:rsidR="00AE2CE2">
        <w:rPr>
          <w:rFonts w:hint="eastAsia"/>
        </w:rPr>
        <w:t>权重</w:t>
      </w:r>
      <w:r w:rsidR="00F97119" w:rsidRPr="00987194">
        <w:rPr>
          <w:rFonts w:hint="eastAsia"/>
        </w:rPr>
        <w:t>，使元素实现了排序的</w:t>
      </w:r>
      <w:r w:rsidR="00711856" w:rsidRPr="00987194">
        <w:rPr>
          <w:rFonts w:hint="eastAsia"/>
        </w:rPr>
        <w:t>功能。</w:t>
      </w:r>
      <w:r w:rsidR="00711856" w:rsidRPr="00987194">
        <w:rPr>
          <w:rFonts w:hint="eastAsia"/>
        </w:rPr>
        <w:t>ZSet</w:t>
      </w:r>
      <w:r w:rsidR="00711856" w:rsidRPr="00987194">
        <w:rPr>
          <w:rFonts w:hint="eastAsia"/>
        </w:rPr>
        <w:t>不仅拥有</w:t>
      </w:r>
      <w:r w:rsidR="00711856" w:rsidRPr="00987194">
        <w:rPr>
          <w:rFonts w:hint="eastAsia"/>
        </w:rPr>
        <w:t>Sets</w:t>
      </w:r>
      <w:r w:rsidR="00711856" w:rsidRPr="00987194">
        <w:rPr>
          <w:rFonts w:hint="eastAsia"/>
        </w:rPr>
        <w:t>的功能操作，还可以排序相关操作：</w:t>
      </w:r>
      <w:r w:rsidR="00501E5B">
        <w:rPr>
          <w:rFonts w:hint="eastAsia"/>
        </w:rPr>
        <w:t>T</w:t>
      </w:r>
      <w:r w:rsidR="00501E5B">
        <w:t>OP-N</w:t>
      </w:r>
      <w:r w:rsidR="00200C6D">
        <w:rPr>
          <w:rFonts w:hint="eastAsia"/>
        </w:rPr>
        <w:t>元素</w:t>
      </w:r>
      <w:r w:rsidR="00711856" w:rsidRPr="00987194">
        <w:rPr>
          <w:rFonts w:hint="eastAsia"/>
        </w:rPr>
        <w:t>、指定范围内的元素等。</w:t>
      </w:r>
    </w:p>
    <w:p w14:paraId="20022A8C" w14:textId="2D81A57C" w:rsidR="003704B4" w:rsidRDefault="006A38A7" w:rsidP="00987194">
      <w:pPr>
        <w:pStyle w:val="aa"/>
      </w:pPr>
      <w:r w:rsidRPr="00987194">
        <w:rPr>
          <w:rFonts w:hint="eastAsia"/>
        </w:rPr>
        <w:t>ZSet</w:t>
      </w:r>
      <w:r w:rsidR="004363F3" w:rsidRPr="00987194">
        <w:t>在某些方面和</w:t>
      </w:r>
      <w:r w:rsidR="004363F3" w:rsidRPr="00987194">
        <w:rPr>
          <w:rFonts w:hint="eastAsia"/>
        </w:rPr>
        <w:t>Lists</w:t>
      </w:r>
      <w:r w:rsidR="004363F3" w:rsidRPr="00987194">
        <w:rPr>
          <w:rFonts w:hint="eastAsia"/>
        </w:rPr>
        <w:t>类型相似：</w:t>
      </w:r>
    </w:p>
    <w:p w14:paraId="093A7F06" w14:textId="651AF47D" w:rsidR="00E340B4" w:rsidRDefault="00611B47" w:rsidP="00E340B4">
      <w:pPr>
        <w:pStyle w:val="aa"/>
        <w:numPr>
          <w:ilvl w:val="1"/>
          <w:numId w:val="9"/>
        </w:numPr>
        <w:ind w:firstLineChars="0"/>
      </w:pPr>
      <w:r>
        <w:rPr>
          <w:rFonts w:hint="eastAsia"/>
        </w:rPr>
        <w:t>List</w:t>
      </w:r>
      <w:r>
        <w:t>s</w:t>
      </w:r>
      <w:r>
        <w:t>类型</w:t>
      </w:r>
      <w:r w:rsidR="00F9760C">
        <w:rPr>
          <w:rFonts w:hint="eastAsia"/>
        </w:rPr>
        <w:t>和</w:t>
      </w:r>
      <w:r>
        <w:rPr>
          <w:rFonts w:hint="eastAsia"/>
        </w:rPr>
        <w:t>ZSet</w:t>
      </w:r>
      <w:r w:rsidR="00F9760C">
        <w:rPr>
          <w:rFonts w:hint="eastAsia"/>
        </w:rPr>
        <w:t>类型</w:t>
      </w:r>
      <w:r w:rsidR="00726113">
        <w:rPr>
          <w:rFonts w:hint="eastAsia"/>
        </w:rPr>
        <w:t>中记录</w:t>
      </w:r>
      <w:r w:rsidR="00F9760C">
        <w:rPr>
          <w:rFonts w:hint="eastAsia"/>
        </w:rPr>
        <w:t>都是有序的</w:t>
      </w:r>
      <w:r w:rsidR="00726113">
        <w:rPr>
          <w:rFonts w:hint="eastAsia"/>
        </w:rPr>
        <w:t>。</w:t>
      </w:r>
    </w:p>
    <w:p w14:paraId="69B21903" w14:textId="133D0299" w:rsidR="00726113" w:rsidRDefault="00456BBA" w:rsidP="00E340B4">
      <w:pPr>
        <w:pStyle w:val="aa"/>
        <w:numPr>
          <w:ilvl w:val="1"/>
          <w:numId w:val="9"/>
        </w:numPr>
        <w:ind w:firstLineChars="0"/>
      </w:pPr>
      <w:r>
        <w:t>Lists</w:t>
      </w:r>
      <w:r>
        <w:t>类型和</w:t>
      </w:r>
      <w:r>
        <w:t>ZSet</w:t>
      </w:r>
      <w:r>
        <w:t>类型都可以查询</w:t>
      </w:r>
      <w:r w:rsidR="00DD02B1">
        <w:t>某一片段的数据</w:t>
      </w:r>
      <w:r w:rsidR="00726113">
        <w:t>值。</w:t>
      </w:r>
    </w:p>
    <w:p w14:paraId="0D40906F" w14:textId="32BFC9AB" w:rsidR="00726113" w:rsidRDefault="00726113" w:rsidP="00726113">
      <w:pPr>
        <w:pStyle w:val="aa"/>
        <w:ind w:left="420" w:firstLineChars="0" w:firstLine="0"/>
      </w:pPr>
      <w:r>
        <w:t>但对于两者的应用场景，却有着很大的区别：</w:t>
      </w:r>
    </w:p>
    <w:p w14:paraId="02A872D3" w14:textId="0182F2D8" w:rsidR="00726113" w:rsidRDefault="00845695" w:rsidP="00845695">
      <w:pPr>
        <w:pStyle w:val="aa"/>
        <w:numPr>
          <w:ilvl w:val="0"/>
          <w:numId w:val="10"/>
        </w:numPr>
        <w:ind w:firstLineChars="0"/>
      </w:pPr>
      <w:r>
        <w:rPr>
          <w:rFonts w:hint="eastAsia"/>
        </w:rPr>
        <w:t>由于</w:t>
      </w:r>
      <w:r w:rsidR="009C2DB7">
        <w:rPr>
          <w:rFonts w:hint="eastAsia"/>
        </w:rPr>
        <w:t>Lists</w:t>
      </w:r>
      <w:r>
        <w:rPr>
          <w:rFonts w:hint="eastAsia"/>
        </w:rPr>
        <w:t>类型在</w:t>
      </w:r>
      <w:r w:rsidR="00BC3598">
        <w:rPr>
          <w:rFonts w:hint="eastAsia"/>
        </w:rPr>
        <w:t>Redis</w:t>
      </w:r>
      <w:r w:rsidR="00BC3598">
        <w:rPr>
          <w:rFonts w:hint="eastAsia"/>
        </w:rPr>
        <w:t>底层的设计和实现是链表，因此在操作链表头部和尾部数据时，速度</w:t>
      </w:r>
      <w:r w:rsidR="003523E5">
        <w:rPr>
          <w:rFonts w:hint="eastAsia"/>
        </w:rPr>
        <w:t>较快，而随着数据量的增加，维护链表中间的数据却较为困难，因此，</w:t>
      </w:r>
      <w:r w:rsidR="003523E5">
        <w:rPr>
          <w:rFonts w:hint="eastAsia"/>
        </w:rPr>
        <w:t>Lists</w:t>
      </w:r>
      <w:r w:rsidR="00BC3598">
        <w:rPr>
          <w:rFonts w:hint="eastAsia"/>
        </w:rPr>
        <w:t>类型适合作为记录“日志”类型数据库使用</w:t>
      </w:r>
      <w:r w:rsidR="0066355A">
        <w:rPr>
          <w:rFonts w:hint="eastAsia"/>
        </w:rPr>
        <w:t>。</w:t>
      </w:r>
    </w:p>
    <w:p w14:paraId="2599F418" w14:textId="08F63D95" w:rsidR="00CF0684" w:rsidRDefault="00244C30" w:rsidP="00845695">
      <w:pPr>
        <w:pStyle w:val="aa"/>
        <w:numPr>
          <w:ilvl w:val="0"/>
          <w:numId w:val="10"/>
        </w:numPr>
        <w:ind w:firstLineChars="0"/>
      </w:pPr>
      <w:r>
        <w:rPr>
          <w:rFonts w:hint="eastAsia"/>
        </w:rPr>
        <w:t>Z</w:t>
      </w:r>
      <w:r>
        <w:t>Set</w:t>
      </w:r>
      <w:r w:rsidR="0002481E">
        <w:t>类型</w:t>
      </w:r>
      <w:r w:rsidR="00CF0684">
        <w:t>底层的设计和实现是通过散列表和跳跃表（</w:t>
      </w:r>
      <w:r w:rsidR="00CF0684">
        <w:rPr>
          <w:rFonts w:hint="eastAsia"/>
        </w:rPr>
        <w:t>Skip</w:t>
      </w:r>
      <w:r w:rsidR="00CF0684">
        <w:t xml:space="preserve"> List</w:t>
      </w:r>
      <w:r w:rsidR="00CF0684">
        <w:t>）实现的。因此在维护有序集合任意位置数据效率都较高。</w:t>
      </w:r>
      <w:r w:rsidR="006954EA">
        <w:t>时间复杂度为</w:t>
      </w:r>
      <w:r w:rsidR="006954EA">
        <w:rPr>
          <w:rFonts w:hint="eastAsia"/>
        </w:rPr>
        <w:t>O(</w:t>
      </w:r>
      <w:r w:rsidR="006954EA">
        <w:t>log(N)</w:t>
      </w:r>
      <w:r w:rsidR="006954EA">
        <w:rPr>
          <w:rFonts w:hint="eastAsia"/>
        </w:rPr>
        <w:t>)</w:t>
      </w:r>
      <w:r w:rsidR="008B0A59">
        <w:t>。</w:t>
      </w:r>
    </w:p>
    <w:p w14:paraId="0477F1B5" w14:textId="689C6D81" w:rsidR="00D13922" w:rsidRPr="00987194" w:rsidRDefault="0063489E" w:rsidP="00845695">
      <w:pPr>
        <w:pStyle w:val="aa"/>
        <w:numPr>
          <w:ilvl w:val="0"/>
          <w:numId w:val="10"/>
        </w:numPr>
        <w:ind w:firstLineChars="0"/>
      </w:pPr>
      <w:r>
        <w:t>有序集合在空间复杂度上高于列表，会耗费更多</w:t>
      </w:r>
      <w:r w:rsidR="00D13922">
        <w:t>内存</w:t>
      </w:r>
      <w:r w:rsidR="002B5AF6">
        <w:t>资源</w:t>
      </w:r>
      <w:r w:rsidR="00D13922">
        <w:t>。</w:t>
      </w:r>
    </w:p>
    <w:p w14:paraId="2962A49A" w14:textId="0DFBBD16" w:rsidR="004363F3" w:rsidRPr="0025363D" w:rsidRDefault="008D1955" w:rsidP="00882957">
      <w:pPr>
        <w:pStyle w:val="af4"/>
        <w:ind w:right="240"/>
      </w:pPr>
      <w:bookmarkStart w:id="152" w:name="_Toc474308110"/>
      <w:r>
        <w:rPr>
          <w:rFonts w:hint="eastAsia"/>
        </w:rPr>
        <w:t xml:space="preserve">2.3.3 </w:t>
      </w:r>
      <w:r>
        <w:rPr>
          <w:rFonts w:hint="eastAsia"/>
        </w:rPr>
        <w:t>持久化</w:t>
      </w:r>
      <w:bookmarkEnd w:id="152"/>
    </w:p>
    <w:p w14:paraId="2293F328" w14:textId="142E5349" w:rsidR="00CA4EC1" w:rsidRDefault="00E8701A" w:rsidP="000B3A1D">
      <w:pPr>
        <w:pStyle w:val="aa"/>
        <w:ind w:firstLineChars="0"/>
      </w:pPr>
      <w:r>
        <w:rPr>
          <w:rFonts w:hint="eastAsia"/>
        </w:rPr>
        <w:t>Redis</w:t>
      </w:r>
      <w:r w:rsidR="00312C2E">
        <w:rPr>
          <w:rFonts w:hint="eastAsia"/>
        </w:rPr>
        <w:t>将内存作为存储介质进行数据存储，若没有持久化操作，一旦发生意外宕机，则会导致数据</w:t>
      </w:r>
      <w:r w:rsidR="000E319D">
        <w:rPr>
          <w:rFonts w:hint="eastAsia"/>
        </w:rPr>
        <w:t>丢失。</w:t>
      </w:r>
      <w:r w:rsidR="000E319D">
        <w:rPr>
          <w:rFonts w:hint="eastAsia"/>
        </w:rPr>
        <w:t>Redis</w:t>
      </w:r>
      <w:r w:rsidR="000E319D">
        <w:rPr>
          <w:rFonts w:hint="eastAsia"/>
        </w:rPr>
        <w:t>支持两种方式的持久化操作：</w:t>
      </w:r>
      <w:r w:rsidR="00264C2F" w:rsidRPr="00264C2F">
        <w:t>Snapshot</w:t>
      </w:r>
      <w:r w:rsidR="00264C2F">
        <w:t>（</w:t>
      </w:r>
      <w:r w:rsidR="00264C2F">
        <w:rPr>
          <w:rFonts w:hint="eastAsia"/>
        </w:rPr>
        <w:t>RDB</w:t>
      </w:r>
      <w:r w:rsidR="00264C2F">
        <w:t>）</w:t>
      </w:r>
      <w:r w:rsidR="00264C2F">
        <w:rPr>
          <w:rFonts w:hint="eastAsia"/>
        </w:rPr>
        <w:t>和</w:t>
      </w:r>
      <w:r w:rsidR="00264C2F">
        <w:rPr>
          <w:rFonts w:hint="eastAsia"/>
        </w:rPr>
        <w:t>Append</w:t>
      </w:r>
      <w:r w:rsidR="00264C2F">
        <w:t xml:space="preserve"> Only File</w:t>
      </w:r>
      <w:r w:rsidR="00264C2F">
        <w:rPr>
          <w:rFonts w:hint="eastAsia"/>
        </w:rPr>
        <w:t>（</w:t>
      </w:r>
      <w:r w:rsidR="00264C2F">
        <w:rPr>
          <w:rFonts w:hint="eastAsia"/>
        </w:rPr>
        <w:t>AOF</w:t>
      </w:r>
      <w:r w:rsidR="00264C2F">
        <w:rPr>
          <w:rFonts w:hint="eastAsia"/>
        </w:rPr>
        <w:t>）</w:t>
      </w:r>
      <w:r w:rsidR="00AB44FB" w:rsidRPr="00AB44FB">
        <w:rPr>
          <w:vertAlign w:val="superscript"/>
        </w:rPr>
        <w:fldChar w:fldCharType="begin"/>
      </w:r>
      <w:r w:rsidR="00AB44FB" w:rsidRPr="00AB44FB">
        <w:rPr>
          <w:vertAlign w:val="superscript"/>
        </w:rPr>
        <w:instrText xml:space="preserve"> </w:instrText>
      </w:r>
      <w:r w:rsidR="00AB44FB" w:rsidRPr="00AB44FB">
        <w:rPr>
          <w:rFonts w:hint="eastAsia"/>
          <w:vertAlign w:val="superscript"/>
        </w:rPr>
        <w:instrText>NOTEREF _Ref474409892</w:instrText>
      </w:r>
      <w:r w:rsidR="00AB44FB" w:rsidRPr="00AB44FB">
        <w:rPr>
          <w:vertAlign w:val="superscript"/>
        </w:rPr>
        <w:instrText xml:space="preserve"> </w:instrText>
      </w:r>
      <w:r w:rsidR="00AB44FB">
        <w:rPr>
          <w:vertAlign w:val="superscript"/>
        </w:rPr>
        <w:instrText xml:space="preserve"> \* MERGEFORMAT </w:instrText>
      </w:r>
      <w:r w:rsidR="00AB44FB" w:rsidRPr="00AB44FB">
        <w:rPr>
          <w:vertAlign w:val="superscript"/>
        </w:rPr>
        <w:fldChar w:fldCharType="separate"/>
      </w:r>
      <w:r w:rsidR="00AB44FB" w:rsidRPr="00AB44FB">
        <w:rPr>
          <w:vertAlign w:val="superscript"/>
        </w:rPr>
        <w:t>3</w:t>
      </w:r>
      <w:r w:rsidR="00AB44FB" w:rsidRPr="00AB44FB">
        <w:rPr>
          <w:vertAlign w:val="superscript"/>
        </w:rPr>
        <w:fldChar w:fldCharType="end"/>
      </w:r>
      <w:r w:rsidR="00AB44FB" w:rsidRPr="00AB44FB">
        <w:rPr>
          <w:vertAlign w:val="superscript"/>
        </w:rPr>
        <w:fldChar w:fldCharType="begin"/>
      </w:r>
      <w:r w:rsidR="00AB44FB" w:rsidRPr="00AB44FB">
        <w:rPr>
          <w:vertAlign w:val="superscript"/>
        </w:rPr>
        <w:instrText xml:space="preserve"> NOTEREF _Ref474412760 </w:instrText>
      </w:r>
      <w:r w:rsidR="00AB44FB">
        <w:rPr>
          <w:vertAlign w:val="superscript"/>
        </w:rPr>
        <w:instrText xml:space="preserve"> \* MERGEFORMAT </w:instrText>
      </w:r>
      <w:r w:rsidR="00AB44FB" w:rsidRPr="00AB44FB">
        <w:rPr>
          <w:vertAlign w:val="superscript"/>
        </w:rPr>
        <w:fldChar w:fldCharType="separate"/>
      </w:r>
      <w:r w:rsidR="00AB44FB" w:rsidRPr="00AB44FB">
        <w:rPr>
          <w:vertAlign w:val="superscript"/>
        </w:rPr>
        <w:t>37</w:t>
      </w:r>
      <w:r w:rsidR="00AB44FB" w:rsidRPr="00AB44FB">
        <w:rPr>
          <w:vertAlign w:val="superscript"/>
        </w:rPr>
        <w:fldChar w:fldCharType="end"/>
      </w:r>
      <w:r w:rsidR="0015513D">
        <w:rPr>
          <w:rFonts w:hint="eastAsia"/>
        </w:rPr>
        <w:t>。</w:t>
      </w:r>
    </w:p>
    <w:p w14:paraId="32229D74" w14:textId="109021BD" w:rsidR="000B3A1D" w:rsidRDefault="00007EB2" w:rsidP="00B10F6F">
      <w:pPr>
        <w:pStyle w:val="aa"/>
        <w:numPr>
          <w:ilvl w:val="0"/>
          <w:numId w:val="41"/>
        </w:numPr>
        <w:ind w:firstLineChars="0"/>
      </w:pPr>
      <w:r>
        <w:rPr>
          <w:rFonts w:hint="eastAsia"/>
        </w:rPr>
        <w:t>RDB</w:t>
      </w:r>
    </w:p>
    <w:p w14:paraId="71DC29FB" w14:textId="5D6BA108" w:rsidR="00900A7A" w:rsidRPr="00C07F3D" w:rsidRDefault="00F86059" w:rsidP="00C07F3D">
      <w:pPr>
        <w:pStyle w:val="aa"/>
      </w:pPr>
      <w:r w:rsidRPr="00C07F3D">
        <w:t>定时快照，又称为</w:t>
      </w:r>
      <w:r w:rsidRPr="00C07F3D">
        <w:rPr>
          <w:rFonts w:hint="eastAsia"/>
        </w:rPr>
        <w:t>RDB</w:t>
      </w:r>
      <w:r w:rsidRPr="00C07F3D">
        <w:rPr>
          <w:rFonts w:hint="eastAsia"/>
        </w:rPr>
        <w:t>，即</w:t>
      </w:r>
      <w:r w:rsidR="00DD182F" w:rsidRPr="00C07F3D">
        <w:rPr>
          <w:rFonts w:hint="eastAsia"/>
        </w:rPr>
        <w:t>在指定的时间间隔内</w:t>
      </w:r>
      <w:r w:rsidR="00634249" w:rsidRPr="00C07F3D">
        <w:rPr>
          <w:rFonts w:hint="eastAsia"/>
        </w:rPr>
        <w:t>，</w:t>
      </w:r>
      <w:commentRangeStart w:id="153"/>
      <w:r w:rsidR="00634249" w:rsidRPr="00C07F3D">
        <w:rPr>
          <w:rFonts w:hint="eastAsia"/>
        </w:rPr>
        <w:t>将</w:t>
      </w:r>
      <w:r w:rsidR="00634249" w:rsidRPr="00C07F3D">
        <w:rPr>
          <w:rFonts w:hint="eastAsia"/>
        </w:rPr>
        <w:t>Redis</w:t>
      </w:r>
      <w:r w:rsidR="00634249" w:rsidRPr="00C07F3D">
        <w:rPr>
          <w:rFonts w:hint="eastAsia"/>
        </w:rPr>
        <w:t>数据以快照的形式持久化成文件存储到磁盘硬件介质上</w:t>
      </w:r>
      <w:r w:rsidR="0064247B" w:rsidRPr="00C07F3D">
        <w:rPr>
          <w:rFonts w:hint="eastAsia"/>
        </w:rPr>
        <w:t>的方式</w:t>
      </w:r>
      <w:commentRangeEnd w:id="153"/>
      <w:r w:rsidR="00B60AE9">
        <w:rPr>
          <w:rStyle w:val="af1"/>
        </w:rPr>
        <w:commentReference w:id="153"/>
      </w:r>
      <w:r w:rsidR="00797003">
        <w:rPr>
          <w:rStyle w:val="afe"/>
        </w:rPr>
        <w:t>[</w:t>
      </w:r>
      <w:r w:rsidR="00797003">
        <w:rPr>
          <w:rStyle w:val="afe"/>
        </w:rPr>
        <w:endnoteReference w:id="42"/>
      </w:r>
      <w:r w:rsidR="00797003">
        <w:rPr>
          <w:rStyle w:val="afe"/>
        </w:rPr>
        <w:t>]</w:t>
      </w:r>
      <w:r w:rsidR="0064247B" w:rsidRPr="00C07F3D">
        <w:rPr>
          <w:rFonts w:hint="eastAsia"/>
        </w:rPr>
        <w:t>。</w:t>
      </w:r>
      <w:r w:rsidR="00232B65" w:rsidRPr="00C07F3D">
        <w:rPr>
          <w:rFonts w:hint="eastAsia"/>
        </w:rPr>
        <w:t>RDB</w:t>
      </w:r>
      <w:r w:rsidR="00232B65" w:rsidRPr="00C07F3D">
        <w:rPr>
          <w:rFonts w:hint="eastAsia"/>
        </w:rPr>
        <w:t>是一个非常紧凑的文件，它保存的数据是某个时间节点的</w:t>
      </w:r>
      <w:r w:rsidR="00433CA5" w:rsidRPr="00C07F3D">
        <w:rPr>
          <w:rFonts w:hint="eastAsia"/>
        </w:rPr>
        <w:t>数据集。</w:t>
      </w:r>
      <w:r w:rsidR="00433CA5" w:rsidRPr="00C07F3D">
        <w:rPr>
          <w:rFonts w:hint="eastAsia"/>
        </w:rPr>
        <w:t>RDB</w:t>
      </w:r>
      <w:r w:rsidR="00433CA5" w:rsidRPr="00C07F3D">
        <w:rPr>
          <w:rFonts w:hint="eastAsia"/>
        </w:rPr>
        <w:t>经常被用来进行数据备份，在指</w:t>
      </w:r>
      <w:r w:rsidR="00433CA5" w:rsidRPr="00C07F3D">
        <w:rPr>
          <w:rFonts w:hint="eastAsia"/>
        </w:rPr>
        <w:lastRenderedPageBreak/>
        <w:t>定的时间间隔，例如每</w:t>
      </w:r>
      <w:r w:rsidR="00433CA5" w:rsidRPr="00C07F3D">
        <w:rPr>
          <w:rFonts w:hint="eastAsia"/>
        </w:rPr>
        <w:t>12</w:t>
      </w:r>
      <w:r w:rsidR="00433CA5" w:rsidRPr="00C07F3D">
        <w:rPr>
          <w:rFonts w:hint="eastAsia"/>
        </w:rPr>
        <w:t>小时，备份一个</w:t>
      </w:r>
      <w:r w:rsidR="00433CA5" w:rsidRPr="00C07F3D">
        <w:rPr>
          <w:rFonts w:hint="eastAsia"/>
        </w:rPr>
        <w:t>RDB</w:t>
      </w:r>
      <w:r w:rsidR="00433CA5" w:rsidRPr="00C07F3D">
        <w:rPr>
          <w:rFonts w:hint="eastAsia"/>
        </w:rPr>
        <w:t>文件</w:t>
      </w:r>
      <w:r w:rsidR="008405B0">
        <w:rPr>
          <w:rFonts w:hint="eastAsia"/>
        </w:rPr>
        <w:t>。这样即使遇到问题，也可以还原到指定</w:t>
      </w:r>
      <w:r w:rsidR="007C7A66" w:rsidRPr="00C07F3D">
        <w:rPr>
          <w:rFonts w:hint="eastAsia"/>
        </w:rPr>
        <w:t>版本</w:t>
      </w:r>
      <w:r w:rsidR="008405B0">
        <w:rPr>
          <w:rFonts w:hint="eastAsia"/>
        </w:rPr>
        <w:t>的</w:t>
      </w:r>
      <w:r w:rsidR="00D908A4" w:rsidRPr="00C07F3D">
        <w:rPr>
          <w:rFonts w:hint="eastAsia"/>
        </w:rPr>
        <w:t>数据集</w:t>
      </w:r>
      <w:r w:rsidR="007C7A66" w:rsidRPr="00C07F3D">
        <w:rPr>
          <w:rFonts w:hint="eastAsia"/>
        </w:rPr>
        <w:t>。</w:t>
      </w:r>
      <w:r w:rsidR="003428AB" w:rsidRPr="00C07F3D">
        <w:rPr>
          <w:rFonts w:hint="eastAsia"/>
        </w:rPr>
        <w:t>RDB</w:t>
      </w:r>
      <w:r w:rsidR="003428AB" w:rsidRPr="00C07F3D">
        <w:rPr>
          <w:rFonts w:hint="eastAsia"/>
        </w:rPr>
        <w:t>持久化方式相对高效，但</w:t>
      </w:r>
      <w:r w:rsidR="00772983" w:rsidRPr="00C07F3D">
        <w:rPr>
          <w:rFonts w:hint="eastAsia"/>
        </w:rPr>
        <w:t>数据完整性无法保证，虽然</w:t>
      </w:r>
      <w:r w:rsidR="00772983" w:rsidRPr="00C07F3D">
        <w:rPr>
          <w:rFonts w:hint="eastAsia"/>
        </w:rPr>
        <w:t>RDB</w:t>
      </w:r>
      <w:r w:rsidR="00772983" w:rsidRPr="00C07F3D">
        <w:rPr>
          <w:rFonts w:hint="eastAsia"/>
        </w:rPr>
        <w:t>允许设置不同的保存节点，但</w:t>
      </w:r>
      <w:r w:rsidR="00526FAD">
        <w:rPr>
          <w:rFonts w:hint="eastAsia"/>
        </w:rPr>
        <w:t>是</w:t>
      </w:r>
      <w:r w:rsidR="00772983" w:rsidRPr="00C07F3D">
        <w:rPr>
          <w:rFonts w:hint="eastAsia"/>
        </w:rPr>
        <w:t>由于</w:t>
      </w:r>
      <w:r w:rsidR="00772983" w:rsidRPr="00C07F3D">
        <w:rPr>
          <w:rFonts w:hint="eastAsia"/>
        </w:rPr>
        <w:t>RDB</w:t>
      </w:r>
      <w:r w:rsidR="00772983" w:rsidRPr="00C07F3D">
        <w:rPr>
          <w:rFonts w:hint="eastAsia"/>
        </w:rPr>
        <w:t>保存的是整个数据集，</w:t>
      </w:r>
      <w:r w:rsidR="00017629" w:rsidRPr="00C07F3D">
        <w:rPr>
          <w:rFonts w:hint="eastAsia"/>
        </w:rPr>
        <w:t>处理</w:t>
      </w:r>
      <w:r w:rsidR="00772983" w:rsidRPr="00C07F3D">
        <w:rPr>
          <w:rFonts w:hint="eastAsia"/>
        </w:rPr>
        <w:t>时间较长</w:t>
      </w:r>
      <w:r w:rsidR="00017629" w:rsidRPr="00C07F3D">
        <w:rPr>
          <w:rFonts w:hint="eastAsia"/>
        </w:rPr>
        <w:t>，因此，即使每隔</w:t>
      </w:r>
      <w:r w:rsidR="00017629" w:rsidRPr="00C07F3D">
        <w:rPr>
          <w:rFonts w:hint="eastAsia"/>
        </w:rPr>
        <w:t>5</w:t>
      </w:r>
      <w:r w:rsidR="00017629" w:rsidRPr="00C07F3D">
        <w:rPr>
          <w:rFonts w:hint="eastAsia"/>
        </w:rPr>
        <w:t>分钟执行一次</w:t>
      </w:r>
      <w:r w:rsidR="00017629" w:rsidRPr="00C07F3D">
        <w:rPr>
          <w:rFonts w:hint="eastAsia"/>
        </w:rPr>
        <w:t>RDB</w:t>
      </w:r>
      <w:r w:rsidR="00017629" w:rsidRPr="00C07F3D">
        <w:rPr>
          <w:rFonts w:hint="eastAsia"/>
        </w:rPr>
        <w:t>操作，但仍然有一定</w:t>
      </w:r>
      <w:r w:rsidR="00EB6EFF" w:rsidRPr="00C07F3D">
        <w:rPr>
          <w:rFonts w:hint="eastAsia"/>
        </w:rPr>
        <w:t>概率会意外宕机而导致</w:t>
      </w:r>
      <w:r w:rsidR="00017629" w:rsidRPr="00C07F3D">
        <w:rPr>
          <w:rFonts w:hint="eastAsia"/>
        </w:rPr>
        <w:t>丢失当前</w:t>
      </w:r>
      <w:r w:rsidR="00017629" w:rsidRPr="00C07F3D">
        <w:t>5</w:t>
      </w:r>
      <w:r w:rsidR="00017629" w:rsidRPr="00C07F3D">
        <w:t>分钟数据。</w:t>
      </w:r>
    </w:p>
    <w:p w14:paraId="27005046" w14:textId="52145A61" w:rsidR="00900A7A" w:rsidRDefault="00900A7A" w:rsidP="00521BC1">
      <w:pPr>
        <w:pStyle w:val="aa"/>
        <w:numPr>
          <w:ilvl w:val="0"/>
          <w:numId w:val="41"/>
        </w:numPr>
        <w:ind w:firstLineChars="0"/>
      </w:pPr>
      <w:r>
        <w:t>AOF</w:t>
      </w:r>
    </w:p>
    <w:p w14:paraId="51DA77EC" w14:textId="25428AAC" w:rsidR="00901CD1" w:rsidRDefault="002B69CF" w:rsidP="00267286">
      <w:pPr>
        <w:pStyle w:val="aa"/>
      </w:pPr>
      <w:r w:rsidRPr="00267286">
        <w:rPr>
          <w:rFonts w:hint="eastAsia"/>
        </w:rPr>
        <w:t>附加</w:t>
      </w:r>
      <w:r w:rsidR="00DB6BEA">
        <w:rPr>
          <w:rFonts w:hint="eastAsia"/>
        </w:rPr>
        <w:t>指令</w:t>
      </w:r>
      <w:r w:rsidRPr="00267286">
        <w:rPr>
          <w:rFonts w:hint="eastAsia"/>
        </w:rPr>
        <w:t>文件，又称</w:t>
      </w:r>
      <w:r w:rsidRPr="00267286">
        <w:rPr>
          <w:rFonts w:hint="eastAsia"/>
        </w:rPr>
        <w:t>AOF</w:t>
      </w:r>
      <w:r w:rsidRPr="00267286">
        <w:rPr>
          <w:rFonts w:hint="eastAsia"/>
        </w:rPr>
        <w:t>，即</w:t>
      </w:r>
      <w:r w:rsidR="002F1947" w:rsidRPr="00267286">
        <w:rPr>
          <w:rFonts w:hint="eastAsia"/>
        </w:rPr>
        <w:t>将</w:t>
      </w:r>
      <w:r w:rsidR="002F1947" w:rsidRPr="00267286">
        <w:rPr>
          <w:rFonts w:hint="eastAsia"/>
        </w:rPr>
        <w:t>Redis</w:t>
      </w:r>
      <w:r w:rsidR="00362FBF">
        <w:rPr>
          <w:rFonts w:hint="eastAsia"/>
        </w:rPr>
        <w:t>操作</w:t>
      </w:r>
      <w:r w:rsidR="00C74D1F">
        <w:rPr>
          <w:rFonts w:hint="eastAsia"/>
        </w:rPr>
        <w:t>请求</w:t>
      </w:r>
      <w:r w:rsidR="002F1947" w:rsidRPr="00267286">
        <w:rPr>
          <w:rFonts w:hint="eastAsia"/>
        </w:rPr>
        <w:t>的指令通过</w:t>
      </w:r>
      <w:r w:rsidR="00E337F7" w:rsidRPr="00267286">
        <w:rPr>
          <w:rFonts w:hint="eastAsia"/>
        </w:rPr>
        <w:t>追</w:t>
      </w:r>
      <w:r w:rsidR="002F1947" w:rsidRPr="00267286">
        <w:rPr>
          <w:rFonts w:hint="eastAsia"/>
        </w:rPr>
        <w:t>加</w:t>
      </w:r>
      <w:r w:rsidR="005F6511">
        <w:rPr>
          <w:rFonts w:hint="eastAsia"/>
        </w:rPr>
        <w:t>的形式存储</w:t>
      </w:r>
      <w:r w:rsidR="002F1947" w:rsidRPr="00267286">
        <w:rPr>
          <w:rFonts w:hint="eastAsia"/>
        </w:rPr>
        <w:t>到</w:t>
      </w:r>
      <w:r w:rsidR="00D83344">
        <w:rPr>
          <w:rFonts w:hint="eastAsia"/>
        </w:rPr>
        <w:t>日志</w:t>
      </w:r>
      <w:r w:rsidR="00EF1719">
        <w:rPr>
          <w:rFonts w:hint="eastAsia"/>
        </w:rPr>
        <w:t>记录</w:t>
      </w:r>
      <w:r w:rsidR="00E337F7" w:rsidRPr="00267286">
        <w:rPr>
          <w:rFonts w:hint="eastAsia"/>
        </w:rPr>
        <w:t>中</w:t>
      </w:r>
      <w:r w:rsidR="00CD095E" w:rsidRPr="00267286">
        <w:rPr>
          <w:rFonts w:hint="eastAsia"/>
        </w:rPr>
        <w:t>，一旦</w:t>
      </w:r>
      <w:r w:rsidR="00CD095E" w:rsidRPr="00267286">
        <w:rPr>
          <w:rFonts w:hint="eastAsia"/>
        </w:rPr>
        <w:t>Redis</w:t>
      </w:r>
      <w:r w:rsidR="00CD095E" w:rsidRPr="00267286">
        <w:rPr>
          <w:rFonts w:hint="eastAsia"/>
        </w:rPr>
        <w:t>发生意外宕机，只需要读取日志文件，并顺序执行一遍指令即可。</w:t>
      </w:r>
      <w:r w:rsidR="004779E6" w:rsidRPr="00267286">
        <w:rPr>
          <w:rFonts w:hint="eastAsia"/>
        </w:rPr>
        <w:t>开启</w:t>
      </w:r>
      <w:r w:rsidR="004779E6" w:rsidRPr="00267286">
        <w:t>AOF</w:t>
      </w:r>
      <w:r w:rsidR="004779E6" w:rsidRPr="00267286">
        <w:t>功能之后，默认会每隔一秒执行一次写入操作，即</w:t>
      </w:r>
      <w:r w:rsidR="004779E6" w:rsidRPr="00267286">
        <w:rPr>
          <w:rFonts w:hint="eastAsia"/>
        </w:rPr>
        <w:t>FSync</w:t>
      </w:r>
      <w:r w:rsidR="007855DC" w:rsidRPr="00267286">
        <w:rPr>
          <w:rFonts w:hint="eastAsia"/>
        </w:rPr>
        <w:t>，</w:t>
      </w:r>
      <w:r w:rsidR="000F3847">
        <w:rPr>
          <w:rFonts w:hint="eastAsia"/>
        </w:rPr>
        <w:t>若发生意外宕机，</w:t>
      </w:r>
      <w:r w:rsidR="000F3847">
        <w:rPr>
          <w:rFonts w:hint="eastAsia"/>
        </w:rPr>
        <w:t>Redis</w:t>
      </w:r>
      <w:r w:rsidR="000F3847">
        <w:rPr>
          <w:rFonts w:hint="eastAsia"/>
        </w:rPr>
        <w:t>提供了一个工具“</w:t>
      </w:r>
      <w:r w:rsidR="00692C7C">
        <w:t>r</w:t>
      </w:r>
      <w:r w:rsidR="000F3847">
        <w:rPr>
          <w:rFonts w:hint="eastAsia"/>
        </w:rPr>
        <w:t>edis-</w:t>
      </w:r>
      <w:r w:rsidR="00692C7C">
        <w:t>c</w:t>
      </w:r>
      <w:r w:rsidR="000F3847">
        <w:rPr>
          <w:rFonts w:hint="eastAsia"/>
        </w:rPr>
        <w:t>heck-</w:t>
      </w:r>
      <w:r w:rsidR="00692C7C">
        <w:t>a</w:t>
      </w:r>
      <w:r w:rsidR="000F3847">
        <w:t>of</w:t>
      </w:r>
      <w:r w:rsidR="000F3847">
        <w:rPr>
          <w:rFonts w:hint="eastAsia"/>
        </w:rPr>
        <w:t>”可以对不完整的日志进行修复操作</w:t>
      </w:r>
      <w:r w:rsidR="00422153">
        <w:rPr>
          <w:rFonts w:hint="eastAsia"/>
        </w:rPr>
        <w:t>.</w:t>
      </w:r>
      <w:r w:rsidR="00422153">
        <w:rPr>
          <w:rFonts w:hint="eastAsia"/>
        </w:rPr>
        <w:t>随着</w:t>
      </w:r>
      <w:r w:rsidR="00422153">
        <w:rPr>
          <w:rFonts w:hint="eastAsia"/>
        </w:rPr>
        <w:t>Redis</w:t>
      </w:r>
      <w:r w:rsidR="00422153">
        <w:rPr>
          <w:rFonts w:hint="eastAsia"/>
        </w:rPr>
        <w:t>使用时间的增加，</w:t>
      </w:r>
      <w:r w:rsidR="00422153">
        <w:rPr>
          <w:rFonts w:hint="eastAsia"/>
        </w:rPr>
        <w:t>AOF</w:t>
      </w:r>
      <w:r w:rsidR="00422153">
        <w:rPr>
          <w:rFonts w:hint="eastAsia"/>
        </w:rPr>
        <w:t>日志文件体积也会变得很大，为了避免文件随着数据量变大情况发生，</w:t>
      </w:r>
      <w:r w:rsidR="00F40A46">
        <w:rPr>
          <w:rFonts w:hint="eastAsia"/>
        </w:rPr>
        <w:t>Redis</w:t>
      </w:r>
      <w:r w:rsidR="00F40A46">
        <w:rPr>
          <w:rFonts w:hint="eastAsia"/>
        </w:rPr>
        <w:t>实现了重写（</w:t>
      </w:r>
      <w:r w:rsidR="00F40A46">
        <w:rPr>
          <w:rFonts w:hint="eastAsia"/>
        </w:rPr>
        <w:t>Rewrite</w:t>
      </w:r>
      <w:r w:rsidR="00F40A46">
        <w:rPr>
          <w:rFonts w:hint="eastAsia"/>
        </w:rPr>
        <w:t>）机制，即当日志文件达到了预设的阈值时，会启动内容压缩，</w:t>
      </w:r>
      <w:r w:rsidR="00AC4AAE">
        <w:rPr>
          <w:rFonts w:hint="eastAsia"/>
        </w:rPr>
        <w:t>只保留能保障数据恢复的最小可用指令集。</w:t>
      </w:r>
    </w:p>
    <w:p w14:paraId="38F64890" w14:textId="0450E3AE" w:rsidR="002C63ED" w:rsidRDefault="007356C9" w:rsidP="002C63ED">
      <w:pPr>
        <w:pStyle w:val="aa"/>
      </w:pPr>
      <w:commentRangeStart w:id="154"/>
      <w:r w:rsidRPr="00C85244">
        <w:t>Redis</w:t>
      </w:r>
      <w:r w:rsidRPr="00C85244">
        <w:rPr>
          <w:rFonts w:hint="eastAsia"/>
        </w:rPr>
        <w:t>允许同时启用</w:t>
      </w:r>
      <w:r w:rsidRPr="00C85244">
        <w:rPr>
          <w:rFonts w:hint="eastAsia"/>
        </w:rPr>
        <w:t>RDB</w:t>
      </w:r>
      <w:r w:rsidRPr="00C85244">
        <w:rPr>
          <w:rFonts w:hint="eastAsia"/>
        </w:rPr>
        <w:t>和</w:t>
      </w:r>
      <w:r w:rsidRPr="00C85244">
        <w:rPr>
          <w:rFonts w:hint="eastAsia"/>
        </w:rPr>
        <w:t>AOF</w:t>
      </w:r>
      <w:r w:rsidRPr="00C85244">
        <w:rPr>
          <w:rFonts w:hint="eastAsia"/>
        </w:rPr>
        <w:t>，既保证了数据的安全性，又使得数据备份简单，保证了</w:t>
      </w:r>
      <w:r w:rsidRPr="00C85244">
        <w:rPr>
          <w:rFonts w:hint="eastAsia"/>
        </w:rPr>
        <w:t>Redis</w:t>
      </w:r>
      <w:r w:rsidRPr="00C85244">
        <w:rPr>
          <w:rFonts w:hint="eastAsia"/>
        </w:rPr>
        <w:t>的</w:t>
      </w:r>
      <w:r w:rsidR="00B07570" w:rsidRPr="00C85244">
        <w:rPr>
          <w:rFonts w:hint="eastAsia"/>
        </w:rPr>
        <w:t>操作</w:t>
      </w:r>
      <w:r w:rsidRPr="00C85244">
        <w:rPr>
          <w:rFonts w:hint="eastAsia"/>
        </w:rPr>
        <w:t>性能</w:t>
      </w:r>
      <w:commentRangeEnd w:id="154"/>
      <w:r w:rsidR="00AD52F2">
        <w:rPr>
          <w:rStyle w:val="af1"/>
        </w:rPr>
        <w:commentReference w:id="154"/>
      </w:r>
      <w:r w:rsidR="00797003">
        <w:rPr>
          <w:rStyle w:val="afe"/>
        </w:rPr>
        <w:t>[</w:t>
      </w:r>
      <w:r w:rsidR="00797003">
        <w:rPr>
          <w:rStyle w:val="afe"/>
        </w:rPr>
        <w:endnoteReference w:id="43"/>
      </w:r>
      <w:r w:rsidR="00797003">
        <w:rPr>
          <w:rStyle w:val="afe"/>
        </w:rPr>
        <w:t>]</w:t>
      </w:r>
      <w:r w:rsidRPr="00C85244">
        <w:rPr>
          <w:rFonts w:hint="eastAsia"/>
        </w:rPr>
        <w:t>。</w:t>
      </w:r>
    </w:p>
    <w:p w14:paraId="0BD365A6" w14:textId="7206A898" w:rsidR="00F66856" w:rsidRDefault="00F66856" w:rsidP="00882957">
      <w:pPr>
        <w:pStyle w:val="af4"/>
        <w:ind w:right="240"/>
      </w:pPr>
      <w:bookmarkStart w:id="155" w:name="_Toc474308111"/>
      <w:r>
        <w:rPr>
          <w:rFonts w:hint="eastAsia"/>
        </w:rPr>
        <w:t xml:space="preserve">2.3.4 </w:t>
      </w:r>
      <w:r>
        <w:rPr>
          <w:rFonts w:hint="eastAsia"/>
        </w:rPr>
        <w:t>主</w:t>
      </w:r>
      <w:r w:rsidR="0079563C">
        <w:rPr>
          <w:rFonts w:hint="eastAsia"/>
        </w:rPr>
        <w:t>-</w:t>
      </w:r>
      <w:r>
        <w:rPr>
          <w:rFonts w:hint="eastAsia"/>
        </w:rPr>
        <w:t>从复制</w:t>
      </w:r>
      <w:bookmarkEnd w:id="155"/>
    </w:p>
    <w:p w14:paraId="17746E66" w14:textId="7E805E04" w:rsidR="00AF4D82" w:rsidRDefault="00075441" w:rsidP="00AF4D82">
      <w:pPr>
        <w:pStyle w:val="aa"/>
      </w:pPr>
      <w:r>
        <w:t>通过</w:t>
      </w:r>
      <w:r>
        <w:t>RDB</w:t>
      </w:r>
      <w:r>
        <w:t>和</w:t>
      </w:r>
      <w:r>
        <w:t>AOF</w:t>
      </w:r>
      <w:r>
        <w:t>持久化操作，</w:t>
      </w:r>
      <w:r>
        <w:t>Redis</w:t>
      </w:r>
      <w:r>
        <w:t>保证了即使在意外宕机情况下，数据也能保证不被损失（少量损失），然而数据和日志是备份在本机服务器上，若服务器硬盘出现问题，则会导致</w:t>
      </w:r>
      <w:r w:rsidR="00E60097">
        <w:t>日志和数据丢失</w:t>
      </w:r>
      <w:r>
        <w:t>，</w:t>
      </w:r>
      <w:r w:rsidR="00E60097">
        <w:t>为了解决单机硬盘故障导致的数据丢失无法提供服务的</w:t>
      </w:r>
      <w:r w:rsidR="003A6873">
        <w:t>问题</w:t>
      </w:r>
      <w:r w:rsidR="00E60097">
        <w:t>，</w:t>
      </w:r>
      <w:r>
        <w:t>和</w:t>
      </w:r>
      <w:r>
        <w:t>MySQL</w:t>
      </w:r>
      <w:r>
        <w:t>主从同步类似，</w:t>
      </w:r>
      <w:r>
        <w:rPr>
          <w:rFonts w:hint="eastAsia"/>
        </w:rPr>
        <w:t>Redis</w:t>
      </w:r>
      <w:r>
        <w:rPr>
          <w:rFonts w:hint="eastAsia"/>
        </w:rPr>
        <w:t>也提供了主</w:t>
      </w:r>
      <w:r w:rsidR="00F85E15">
        <w:rPr>
          <w:rFonts w:hint="eastAsia"/>
        </w:rPr>
        <w:t>-</w:t>
      </w:r>
      <w:r>
        <w:rPr>
          <w:rFonts w:hint="eastAsia"/>
        </w:rPr>
        <w:t>从</w:t>
      </w:r>
      <w:r w:rsidR="00F85E15">
        <w:rPr>
          <w:rFonts w:hint="eastAsia"/>
        </w:rPr>
        <w:t>（</w:t>
      </w:r>
      <w:r w:rsidR="00F85E15">
        <w:rPr>
          <w:rFonts w:hint="eastAsia"/>
        </w:rPr>
        <w:t>Master-Slave</w:t>
      </w:r>
      <w:r w:rsidR="00F85E15">
        <w:rPr>
          <w:rFonts w:hint="eastAsia"/>
        </w:rPr>
        <w:t>）</w:t>
      </w:r>
      <w:r>
        <w:rPr>
          <w:rFonts w:hint="eastAsia"/>
        </w:rPr>
        <w:t>复制功能，</w:t>
      </w:r>
      <w:r w:rsidR="00985555">
        <w:rPr>
          <w:rFonts w:hint="eastAsia"/>
        </w:rPr>
        <w:t>可以自动同步数据至其他服务器实例</w:t>
      </w:r>
      <w:r w:rsidR="00BF13CC">
        <w:rPr>
          <w:rFonts w:hint="eastAsia"/>
        </w:rPr>
        <w:t>。</w:t>
      </w:r>
      <w:r w:rsidR="00BF13CC">
        <w:rPr>
          <w:rFonts w:hint="eastAsia"/>
        </w:rPr>
        <w:t>Redis</w:t>
      </w:r>
      <w:r w:rsidR="00BF13CC">
        <w:rPr>
          <w:rFonts w:hint="eastAsia"/>
        </w:rPr>
        <w:t>主</w:t>
      </w:r>
      <w:r w:rsidR="00BF13CC">
        <w:rPr>
          <w:rFonts w:hint="eastAsia"/>
        </w:rPr>
        <w:t>-</w:t>
      </w:r>
      <w:r w:rsidR="00BF13CC">
        <w:rPr>
          <w:rFonts w:hint="eastAsia"/>
        </w:rPr>
        <w:t>从复制时序图如图</w:t>
      </w:r>
      <w:r w:rsidR="00D36719">
        <w:rPr>
          <w:rFonts w:hint="eastAsia"/>
        </w:rPr>
        <w:t>2.6</w:t>
      </w:r>
      <w:r w:rsidR="00D36719">
        <w:rPr>
          <w:rFonts w:hint="eastAsia"/>
        </w:rPr>
        <w:t>所示。</w:t>
      </w:r>
    </w:p>
    <w:p w14:paraId="348C2518" w14:textId="77777777" w:rsidR="00FF3C99" w:rsidRDefault="00AC0026" w:rsidP="00AF4D82">
      <w:pPr>
        <w:pStyle w:val="aa"/>
      </w:pPr>
      <w:r>
        <w:t>Redis</w:t>
      </w:r>
      <w:r>
        <w:t>的主从复制依赖持久化的</w:t>
      </w:r>
      <w:r>
        <w:t>RDB</w:t>
      </w:r>
      <w:r>
        <w:t>策略，在</w:t>
      </w:r>
      <w:r>
        <w:t>Master</w:t>
      </w:r>
      <w:r w:rsidR="007F5C5E">
        <w:t>服务器接收到</w:t>
      </w:r>
      <w:r w:rsidR="007F5C5E">
        <w:t>Slave</w:t>
      </w:r>
      <w:r w:rsidR="007F5C5E">
        <w:t>的同步请求之后，会执行一次</w:t>
      </w:r>
      <w:r w:rsidR="007F5C5E">
        <w:t>RDB</w:t>
      </w:r>
      <w:r w:rsidR="007F5C5E">
        <w:t>的持久化操作，并将生成的持久化</w:t>
      </w:r>
      <w:r w:rsidR="007F5C5E">
        <w:t>RDB</w:t>
      </w:r>
      <w:r w:rsidR="007F5C5E">
        <w:t>文件发送给</w:t>
      </w:r>
      <w:r w:rsidR="007F5C5E">
        <w:t>Slave</w:t>
      </w:r>
      <w:r w:rsidR="007F5C5E">
        <w:t>，</w:t>
      </w:r>
      <w:r w:rsidR="007F5C5E">
        <w:t>Slave</w:t>
      </w:r>
      <w:r w:rsidR="007F5C5E">
        <w:t>在收到备份文件之后，</w:t>
      </w:r>
      <w:r w:rsidR="00FF13F9">
        <w:t>利用备份文件完成一次主</w:t>
      </w:r>
      <w:r w:rsidR="00FF13F9">
        <w:t>-</w:t>
      </w:r>
      <w:r w:rsidR="00FF13F9">
        <w:t>从</w:t>
      </w:r>
      <w:r w:rsidR="00486B86">
        <w:t>数据</w:t>
      </w:r>
      <w:r w:rsidR="005E0FD7">
        <w:t>全量</w:t>
      </w:r>
      <w:r w:rsidR="00486B86">
        <w:t>同步</w:t>
      </w:r>
      <w:r w:rsidR="00647671">
        <w:t>。</w:t>
      </w:r>
      <w:r w:rsidR="00355764">
        <w:t>若</w:t>
      </w:r>
      <w:r w:rsidR="00355764">
        <w:t>Slave</w:t>
      </w:r>
      <w:r w:rsidR="00355764">
        <w:t>在同步的过程中，</w:t>
      </w:r>
      <w:r w:rsidR="00355764">
        <w:t>Master</w:t>
      </w:r>
      <w:r w:rsidR="00355764">
        <w:t>接收到了数据操作</w:t>
      </w:r>
      <w:r w:rsidR="008F73B5">
        <w:t>，则</w:t>
      </w:r>
      <w:r w:rsidR="008F73B5">
        <w:t>Master</w:t>
      </w:r>
      <w:r w:rsidR="008F73B5">
        <w:t>会将更新操作暂时记录，并在</w:t>
      </w:r>
      <w:r w:rsidR="008F73B5">
        <w:t>Slave</w:t>
      </w:r>
      <w:r w:rsidR="008F73B5">
        <w:t>完成</w:t>
      </w:r>
      <w:r w:rsidR="008F73B5">
        <w:t>RDB</w:t>
      </w:r>
      <w:r w:rsidR="008F73B5">
        <w:t>同步之后依次发送给</w:t>
      </w:r>
      <w:r w:rsidR="008F73B5">
        <w:t>Slave</w:t>
      </w:r>
      <w:r w:rsidR="008F73B5">
        <w:t>进行同步。</w:t>
      </w:r>
    </w:p>
    <w:p w14:paraId="3452DAE5" w14:textId="72451AEB" w:rsidR="00D50BCD" w:rsidRDefault="00F171D8" w:rsidP="004B0AE0">
      <w:pPr>
        <w:pStyle w:val="aa"/>
      </w:pPr>
      <w:r>
        <w:t>Redis</w:t>
      </w:r>
      <w:r>
        <w:t>的持久化功能和主</w:t>
      </w:r>
      <w:r>
        <w:t>-</w:t>
      </w:r>
      <w:r>
        <w:t>从复制功能有效的保证了数据的安全性</w:t>
      </w:r>
      <w:r w:rsidR="00382274">
        <w:t>。</w:t>
      </w:r>
      <w:r w:rsidR="00E267BC">
        <w:t>正是如此，</w:t>
      </w:r>
      <w:r w:rsidR="001E7B3E">
        <w:t>Redis</w:t>
      </w:r>
      <w:r w:rsidR="00604B92">
        <w:t>为</w:t>
      </w:r>
      <w:r w:rsidR="00604B92" w:rsidRPr="00604B92">
        <w:rPr>
          <w:rFonts w:hint="eastAsia"/>
        </w:rPr>
        <w:t>交通流数据实时存储与查询系统</w:t>
      </w:r>
      <w:r w:rsidR="00604B92">
        <w:rPr>
          <w:rFonts w:hint="eastAsia"/>
        </w:rPr>
        <w:t>提供了安全、可靠的数据缓存服务。</w:t>
      </w:r>
    </w:p>
    <w:p w14:paraId="2E708A6F" w14:textId="77777777" w:rsidR="004B0AE0" w:rsidRDefault="004B0AE0" w:rsidP="008F690C">
      <w:pPr>
        <w:pStyle w:val="ae"/>
      </w:pPr>
    </w:p>
    <w:p w14:paraId="34BEB89B" w14:textId="71406088" w:rsidR="00DA1A48" w:rsidRPr="00DA1A48" w:rsidRDefault="004B0AE0" w:rsidP="008F690C">
      <w:pPr>
        <w:pStyle w:val="ae"/>
      </w:pPr>
      <w:r>
        <w:rPr>
          <w:noProof/>
        </w:rPr>
        <w:lastRenderedPageBreak/>
        <w:drawing>
          <wp:anchor distT="0" distB="0" distL="114300" distR="114300" simplePos="0" relativeHeight="251659264" behindDoc="1" locked="0" layoutInCell="1" allowOverlap="1" wp14:anchorId="514D57EE" wp14:editId="39155465">
            <wp:simplePos x="0" y="0"/>
            <wp:positionH relativeFrom="column">
              <wp:posOffset>3810</wp:posOffset>
            </wp:positionH>
            <wp:positionV relativeFrom="paragraph">
              <wp:posOffset>14761</wp:posOffset>
            </wp:positionV>
            <wp:extent cx="5247005" cy="3705225"/>
            <wp:effectExtent l="0" t="0" r="0" b="9525"/>
            <wp:wrapTight wrapText="bothSides">
              <wp:wrapPolygon edited="0">
                <wp:start x="0" y="0"/>
                <wp:lineTo x="0" y="21544"/>
                <wp:lineTo x="21488" y="21544"/>
                <wp:lineTo x="2148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031aa03f8067aa43ee5db29a2d1fcb6.jpg"/>
                    <pic:cNvPicPr/>
                  </pic:nvPicPr>
                  <pic:blipFill rotWithShape="1">
                    <a:blip r:embed="rId23">
                      <a:extLst>
                        <a:ext uri="{28A0092B-C50C-407E-A947-70E740481C1C}">
                          <a14:useLocalDpi xmlns:a14="http://schemas.microsoft.com/office/drawing/2010/main" val="0"/>
                        </a:ext>
                      </a:extLst>
                    </a:blip>
                    <a:srcRect l="1304" t="1955" r="1541" b="1464"/>
                    <a:stretch/>
                  </pic:blipFill>
                  <pic:spPr bwMode="auto">
                    <a:xfrm>
                      <a:off x="0" y="0"/>
                      <a:ext cx="5247005" cy="370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C49">
        <w:rPr>
          <w:rFonts w:hint="eastAsia"/>
        </w:rPr>
        <w:t>图2.6</w:t>
      </w:r>
      <w:r w:rsidR="00162C49">
        <w:t xml:space="preserve"> Redis主-从复制时序图</w:t>
      </w:r>
    </w:p>
    <w:p w14:paraId="44BB2827" w14:textId="34EFDEBA" w:rsidR="00CB2F78" w:rsidRDefault="00CB2F78" w:rsidP="00882957">
      <w:pPr>
        <w:pStyle w:val="ad"/>
        <w:ind w:right="240"/>
      </w:pPr>
      <w:bookmarkStart w:id="156" w:name="_Toc474308112"/>
      <w:r>
        <w:rPr>
          <w:rFonts w:hint="eastAsia"/>
        </w:rPr>
        <w:t xml:space="preserve">2.4 </w:t>
      </w:r>
      <w:r>
        <w:rPr>
          <w:rFonts w:hint="eastAsia"/>
        </w:rPr>
        <w:t>本章小结</w:t>
      </w:r>
      <w:bookmarkEnd w:id="156"/>
    </w:p>
    <w:p w14:paraId="6BF64CF7" w14:textId="7238EAF2" w:rsidR="00A63448" w:rsidRDefault="00ED1E8D" w:rsidP="00C6125B">
      <w:pPr>
        <w:pStyle w:val="aa"/>
      </w:pPr>
      <w:r>
        <w:rPr>
          <w:rFonts w:hint="eastAsia"/>
        </w:rPr>
        <w:t>本章为论文的技术介绍部分，主要</w:t>
      </w:r>
      <w:r w:rsidR="00297A8D">
        <w:rPr>
          <w:rFonts w:hint="eastAsia"/>
        </w:rPr>
        <w:t>介绍了</w:t>
      </w:r>
      <w:r w:rsidR="00297A8D" w:rsidRPr="00297A8D">
        <w:rPr>
          <w:rFonts w:hint="eastAsia"/>
        </w:rPr>
        <w:t>交通流数据实时存储与查询系统</w:t>
      </w:r>
      <w:r w:rsidR="00297A8D">
        <w:rPr>
          <w:rFonts w:hint="eastAsia"/>
        </w:rPr>
        <w:t>所关注的相关技术，</w:t>
      </w:r>
      <w:r w:rsidR="001D7C17">
        <w:rPr>
          <w:rFonts w:hint="eastAsia"/>
        </w:rPr>
        <w:t>先是对</w:t>
      </w:r>
      <w:r w:rsidR="001D7C17">
        <w:rPr>
          <w:rFonts w:hint="eastAsia"/>
        </w:rPr>
        <w:t>Hadoop</w:t>
      </w:r>
      <w:r w:rsidR="001D7C17">
        <w:t>进行简要概述，</w:t>
      </w:r>
      <w:r w:rsidR="00D060C3">
        <w:t>主要</w:t>
      </w:r>
      <w:r w:rsidR="003425A0">
        <w:t>介绍</w:t>
      </w:r>
      <w:r w:rsidR="006F4BDB">
        <w:t>了</w:t>
      </w:r>
      <w:r w:rsidR="006F4BDB">
        <w:t>Hadoop</w:t>
      </w:r>
      <w:r w:rsidR="006F4BDB">
        <w:t>两个核心模块：</w:t>
      </w:r>
      <w:r w:rsidR="006F4BDB">
        <w:t>HDFS</w:t>
      </w:r>
      <w:r w:rsidR="006F4BDB">
        <w:t>和</w:t>
      </w:r>
      <w:r w:rsidR="006F4BDB">
        <w:t>MapReduce</w:t>
      </w:r>
      <w:r w:rsidR="00727D1E">
        <w:t>。</w:t>
      </w:r>
      <w:r w:rsidR="001B1600">
        <w:t>在此基础上，</w:t>
      </w:r>
      <w:r w:rsidR="0053170A">
        <w:t>对</w:t>
      </w:r>
      <w:r w:rsidR="0053170A">
        <w:t>Hadoop</w:t>
      </w:r>
      <w:r w:rsidR="0053170A">
        <w:t>分布式数据库</w:t>
      </w:r>
      <w:r w:rsidR="0053170A">
        <w:t>HBase</w:t>
      </w:r>
      <w:r w:rsidR="0053170A">
        <w:t>进行介绍，</w:t>
      </w:r>
      <w:r w:rsidR="009C3089">
        <w:t>重点阐述了</w:t>
      </w:r>
      <w:r w:rsidR="009C3089">
        <w:rPr>
          <w:rFonts w:hint="eastAsia"/>
        </w:rPr>
        <w:t>HBase</w:t>
      </w:r>
      <w:r w:rsidR="009C3089">
        <w:rPr>
          <w:rFonts w:hint="eastAsia"/>
        </w:rPr>
        <w:t>集群架构和数据模型。</w:t>
      </w:r>
      <w:r w:rsidR="00B25427">
        <w:rPr>
          <w:rFonts w:hint="eastAsia"/>
        </w:rPr>
        <w:t>然后，</w:t>
      </w:r>
      <w:r w:rsidR="00EF4B17">
        <w:rPr>
          <w:rFonts w:hint="eastAsia"/>
        </w:rPr>
        <w:t>介绍了</w:t>
      </w:r>
      <w:r w:rsidR="00F93BA1" w:rsidRPr="00F93BA1">
        <w:rPr>
          <w:rFonts w:hint="eastAsia"/>
        </w:rPr>
        <w:t>交通流数据实时存储与查询系统</w:t>
      </w:r>
      <w:r w:rsidR="00EF4B17">
        <w:rPr>
          <w:rFonts w:hint="eastAsia"/>
        </w:rPr>
        <w:t>使用</w:t>
      </w:r>
      <w:r w:rsidR="00F93BA1">
        <w:rPr>
          <w:rFonts w:hint="eastAsia"/>
        </w:rPr>
        <w:t>的</w:t>
      </w:r>
      <w:r w:rsidR="00062F87">
        <w:rPr>
          <w:rFonts w:hint="eastAsia"/>
        </w:rPr>
        <w:t>缓存数据库</w:t>
      </w:r>
      <w:r w:rsidR="003F1FB7">
        <w:rPr>
          <w:rFonts w:hint="eastAsia"/>
        </w:rPr>
        <w:t>——</w:t>
      </w:r>
      <w:r w:rsidR="003F1FB7">
        <w:rPr>
          <w:rFonts w:hint="eastAsia"/>
        </w:rPr>
        <w:t>Redis</w:t>
      </w:r>
      <w:r w:rsidR="00B25427">
        <w:rPr>
          <w:rFonts w:hint="eastAsia"/>
        </w:rPr>
        <w:t>，</w:t>
      </w:r>
      <w:r w:rsidR="00E83C53">
        <w:rPr>
          <w:rFonts w:hint="eastAsia"/>
        </w:rPr>
        <w:t>重点剖析了</w:t>
      </w:r>
      <w:r w:rsidR="00E83C53">
        <w:rPr>
          <w:rFonts w:hint="eastAsia"/>
        </w:rPr>
        <w:t>Redis</w:t>
      </w:r>
      <w:r w:rsidR="00E83C53">
        <w:rPr>
          <w:rFonts w:hint="eastAsia"/>
        </w:rPr>
        <w:t>的基础特性、</w:t>
      </w:r>
      <w:r w:rsidR="008F5B8B">
        <w:rPr>
          <w:rFonts w:hint="eastAsia"/>
        </w:rPr>
        <w:t>数据类型</w:t>
      </w:r>
      <w:r w:rsidR="00E83C53">
        <w:rPr>
          <w:rFonts w:hint="eastAsia"/>
        </w:rPr>
        <w:t>、持久化和主</w:t>
      </w:r>
      <w:r w:rsidR="00EF04B6">
        <w:rPr>
          <w:rFonts w:hint="eastAsia"/>
        </w:rPr>
        <w:t>-</w:t>
      </w:r>
      <w:r w:rsidR="00E83C53">
        <w:rPr>
          <w:rFonts w:hint="eastAsia"/>
        </w:rPr>
        <w:t>从复制等特性</w:t>
      </w:r>
      <w:r w:rsidR="00372017">
        <w:rPr>
          <w:rFonts w:hint="eastAsia"/>
        </w:rPr>
        <w:t>。</w:t>
      </w:r>
    </w:p>
    <w:p w14:paraId="61FD4E46" w14:textId="4CA0B663" w:rsidR="00A63448" w:rsidRDefault="00A63448">
      <w:pPr>
        <w:widowControl/>
        <w:jc w:val="left"/>
        <w:rPr>
          <w:rFonts w:ascii="Times New Roman" w:eastAsia="宋体" w:hAnsi="Times New Roman" w:cs="Times New Roman"/>
          <w:szCs w:val="24"/>
        </w:rPr>
      </w:pPr>
      <w:r>
        <w:br w:type="page"/>
      </w:r>
    </w:p>
    <w:p w14:paraId="28B01EA5" w14:textId="6A648090" w:rsidR="00B126BD" w:rsidRDefault="00A63448" w:rsidP="008C0AB5">
      <w:pPr>
        <w:pStyle w:val="ab"/>
      </w:pPr>
      <w:bookmarkStart w:id="157" w:name="_Toc474308113"/>
      <w:commentRangeStart w:id="158"/>
      <w:r>
        <w:rPr>
          <w:rFonts w:hint="eastAsia"/>
        </w:rPr>
        <w:lastRenderedPageBreak/>
        <w:t xml:space="preserve">第三章 </w:t>
      </w:r>
      <w:r w:rsidR="00B21A8D" w:rsidRPr="00B21A8D">
        <w:rPr>
          <w:rFonts w:hint="eastAsia"/>
        </w:rPr>
        <w:t>交通流数据实时存储与查询系统</w:t>
      </w:r>
      <w:r w:rsidR="00DC197B">
        <w:rPr>
          <w:rFonts w:hint="eastAsia"/>
        </w:rPr>
        <w:t>的</w:t>
      </w:r>
      <w:r w:rsidR="008B4FE5">
        <w:rPr>
          <w:rFonts w:hint="eastAsia"/>
        </w:rPr>
        <w:t>设计</w:t>
      </w:r>
      <w:bookmarkEnd w:id="157"/>
      <w:commentRangeEnd w:id="158"/>
      <w:r w:rsidR="004401AE">
        <w:rPr>
          <w:rStyle w:val="af1"/>
          <w:rFonts w:ascii="Times New Roman" w:eastAsia="宋体" w:hAnsi="Times New Roman" w:cs="Times New Roman"/>
          <w:b w:val="0"/>
        </w:rPr>
        <w:commentReference w:id="158"/>
      </w:r>
    </w:p>
    <w:p w14:paraId="31AEAE1A" w14:textId="460EA147" w:rsidR="00903CC6" w:rsidRDefault="00903CC6" w:rsidP="00A169D4">
      <w:pPr>
        <w:pStyle w:val="aa"/>
      </w:pPr>
      <w:r>
        <w:t>针对第一章绪论中提出了智能交通</w:t>
      </w:r>
      <w:r w:rsidR="00630119">
        <w:t>系统数据存储的需求</w:t>
      </w:r>
      <w:r w:rsidR="00C505E6">
        <w:t>，本文在第二章相关技术条件下，设计了一套基于</w:t>
      </w:r>
      <w:r w:rsidR="00C505E6">
        <w:rPr>
          <w:rFonts w:hint="eastAsia"/>
        </w:rPr>
        <w:t>HBase</w:t>
      </w:r>
      <w:r w:rsidR="00C505E6">
        <w:rPr>
          <w:rFonts w:hint="eastAsia"/>
        </w:rPr>
        <w:t>的交通流数据实时存储与查询方案。</w:t>
      </w:r>
      <w:commentRangeStart w:id="159"/>
      <w:r w:rsidR="00246B5E">
        <w:rPr>
          <w:rFonts w:hint="eastAsia"/>
        </w:rPr>
        <w:t>交通流数据涵盖的内容非常广阔，包括道路上交通流运行信息、车辆信息、交通事件信息以及基础设施信息四大类</w:t>
      </w:r>
      <w:commentRangeEnd w:id="159"/>
      <w:r w:rsidR="00956065">
        <w:rPr>
          <w:rStyle w:val="af1"/>
        </w:rPr>
        <w:commentReference w:id="159"/>
      </w:r>
      <w:r w:rsidR="00797003">
        <w:rPr>
          <w:rStyle w:val="afe"/>
        </w:rPr>
        <w:t>[</w:t>
      </w:r>
      <w:r w:rsidR="00797003">
        <w:rPr>
          <w:rStyle w:val="afe"/>
        </w:rPr>
        <w:endnoteReference w:id="44"/>
      </w:r>
      <w:r w:rsidR="00797003">
        <w:rPr>
          <w:rStyle w:val="afe"/>
        </w:rPr>
        <w:t>]</w:t>
      </w:r>
      <w:r w:rsidR="00246B5E">
        <w:rPr>
          <w:rFonts w:hint="eastAsia"/>
        </w:rPr>
        <w:t>。</w:t>
      </w:r>
      <w:r w:rsidR="002643F6">
        <w:rPr>
          <w:rFonts w:hint="eastAsia"/>
        </w:rPr>
        <w:t>本章首先对</w:t>
      </w:r>
      <w:r w:rsidR="004F1657">
        <w:rPr>
          <w:rFonts w:hint="eastAsia"/>
        </w:rPr>
        <w:t>智能交通系统</w:t>
      </w:r>
      <w:r w:rsidR="002643F6">
        <w:rPr>
          <w:rFonts w:hint="eastAsia"/>
        </w:rPr>
        <w:t>进行简要概述，然后</w:t>
      </w:r>
      <w:r w:rsidR="001E5963">
        <w:rPr>
          <w:rFonts w:hint="eastAsia"/>
        </w:rPr>
        <w:t>分析</w:t>
      </w:r>
      <w:r w:rsidR="004F1657">
        <w:rPr>
          <w:rFonts w:hint="eastAsia"/>
        </w:rPr>
        <w:t>本文研究重点</w:t>
      </w:r>
      <w:r w:rsidR="00201842">
        <w:rPr>
          <w:rFonts w:hint="eastAsia"/>
        </w:rPr>
        <w:t>道路</w:t>
      </w:r>
      <w:r w:rsidR="004F1657">
        <w:rPr>
          <w:rFonts w:hint="eastAsia"/>
        </w:rPr>
        <w:t>车辆车牌数据</w:t>
      </w:r>
      <w:r w:rsidR="0055516A">
        <w:rPr>
          <w:rFonts w:hint="eastAsia"/>
        </w:rPr>
        <w:t>的特性</w:t>
      </w:r>
      <w:r w:rsidR="004F1657">
        <w:rPr>
          <w:rFonts w:hint="eastAsia"/>
        </w:rPr>
        <w:t>设计</w:t>
      </w:r>
      <w:r w:rsidR="007B3F24">
        <w:rPr>
          <w:rFonts w:hint="eastAsia"/>
        </w:rPr>
        <w:t>HBase</w:t>
      </w:r>
      <w:r w:rsidR="004F1657">
        <w:rPr>
          <w:rFonts w:hint="eastAsia"/>
        </w:rPr>
        <w:t>存储</w:t>
      </w:r>
      <w:r w:rsidR="007B3F24">
        <w:rPr>
          <w:rFonts w:hint="eastAsia"/>
        </w:rPr>
        <w:t>模型，设计出一种高效存储车辆车牌信息方案，</w:t>
      </w:r>
      <w:r w:rsidR="000408B9">
        <w:rPr>
          <w:rFonts w:hint="eastAsia"/>
        </w:rPr>
        <w:t>最后阐述了交通流数据实时存储系统的整体设计</w:t>
      </w:r>
    </w:p>
    <w:p w14:paraId="1DC0F887" w14:textId="77777777" w:rsidR="0055788A" w:rsidRDefault="0055788A" w:rsidP="00A169D4">
      <w:pPr>
        <w:pStyle w:val="aa"/>
      </w:pPr>
    </w:p>
    <w:p w14:paraId="0E604197" w14:textId="0F0B0F24" w:rsidR="0055788A" w:rsidRPr="0055788A" w:rsidRDefault="0001322A" w:rsidP="00882957">
      <w:pPr>
        <w:pStyle w:val="ad"/>
        <w:ind w:right="240"/>
      </w:pPr>
      <w:bookmarkStart w:id="160" w:name="_Toc474308114"/>
      <w:r>
        <w:rPr>
          <w:rFonts w:hint="eastAsia"/>
        </w:rPr>
        <w:t>3.1</w:t>
      </w:r>
      <w:r w:rsidR="008B41AB">
        <w:rPr>
          <w:rFonts w:hint="eastAsia"/>
        </w:rPr>
        <w:t>道路车辆信息数据</w:t>
      </w:r>
      <w:r w:rsidR="005307BF">
        <w:rPr>
          <w:rFonts w:hint="eastAsia"/>
        </w:rPr>
        <w:t>模型</w:t>
      </w:r>
      <w:bookmarkEnd w:id="160"/>
    </w:p>
    <w:p w14:paraId="6213B550" w14:textId="77777777" w:rsidR="00903B9C" w:rsidRDefault="00903B9C" w:rsidP="00903B9C">
      <w:pPr>
        <w:pStyle w:val="aa"/>
      </w:pPr>
      <w:r>
        <w:rPr>
          <w:rFonts w:hint="eastAsia"/>
        </w:rPr>
        <w:t>由于智能交通数据的种类多样性，本文主要研究对象为各个道路交通路口路段的经过车辆车牌数据，表</w:t>
      </w:r>
      <w:r>
        <w:rPr>
          <w:rFonts w:hint="eastAsia"/>
        </w:rPr>
        <w:t>3.1</w:t>
      </w:r>
      <w:r>
        <w:rPr>
          <w:rFonts w:hint="eastAsia"/>
        </w:rPr>
        <w:t>为原始的道路车辆车牌数据的数据结构。</w:t>
      </w:r>
    </w:p>
    <w:p w14:paraId="291F9E59" w14:textId="77777777" w:rsidR="00903B9C" w:rsidRDefault="00903B9C" w:rsidP="00903B9C">
      <w:pPr>
        <w:pStyle w:val="ae"/>
      </w:pPr>
      <w:r>
        <w:t>表</w:t>
      </w:r>
      <w:r>
        <w:rPr>
          <w:rFonts w:hint="eastAsia"/>
        </w:rPr>
        <w:t>3.1 道路车辆车牌数据源结构</w:t>
      </w:r>
    </w:p>
    <w:tbl>
      <w:tblPr>
        <w:tblStyle w:val="af6"/>
        <w:tblW w:w="0" w:type="auto"/>
        <w:tblLook w:val="04A0" w:firstRow="1" w:lastRow="0" w:firstColumn="1" w:lastColumn="0" w:noHBand="0" w:noVBand="1"/>
      </w:tblPr>
      <w:tblGrid>
        <w:gridCol w:w="2130"/>
        <w:gridCol w:w="2130"/>
        <w:gridCol w:w="2131"/>
        <w:gridCol w:w="2131"/>
      </w:tblGrid>
      <w:tr w:rsidR="00903B9C" w14:paraId="5B85B3E3" w14:textId="77777777" w:rsidTr="00872BC0">
        <w:trPr>
          <w:tblHeader/>
        </w:trPr>
        <w:tc>
          <w:tcPr>
            <w:tcW w:w="2130" w:type="dxa"/>
          </w:tcPr>
          <w:p w14:paraId="3D0A7F78" w14:textId="77777777" w:rsidR="00903B9C" w:rsidRPr="00E356FB" w:rsidRDefault="00903B9C" w:rsidP="00872BC0">
            <w:pPr>
              <w:pStyle w:val="aa"/>
              <w:ind w:firstLineChars="0" w:firstLine="0"/>
              <w:jc w:val="center"/>
              <w:rPr>
                <w:b/>
              </w:rPr>
            </w:pPr>
            <w:r w:rsidRPr="00E356FB">
              <w:rPr>
                <w:rFonts w:hint="eastAsia"/>
                <w:b/>
              </w:rPr>
              <w:t>字段属性</w:t>
            </w:r>
          </w:p>
        </w:tc>
        <w:tc>
          <w:tcPr>
            <w:tcW w:w="2130" w:type="dxa"/>
          </w:tcPr>
          <w:p w14:paraId="56C8EED7" w14:textId="77777777" w:rsidR="00903B9C" w:rsidRPr="00E356FB" w:rsidRDefault="00903B9C" w:rsidP="00872BC0">
            <w:pPr>
              <w:pStyle w:val="aa"/>
              <w:ind w:firstLineChars="0" w:firstLine="0"/>
              <w:jc w:val="center"/>
              <w:rPr>
                <w:b/>
              </w:rPr>
            </w:pPr>
            <w:r w:rsidRPr="00E356FB">
              <w:rPr>
                <w:rFonts w:hint="eastAsia"/>
                <w:b/>
              </w:rPr>
              <w:t>数据类型</w:t>
            </w:r>
          </w:p>
        </w:tc>
        <w:tc>
          <w:tcPr>
            <w:tcW w:w="2131" w:type="dxa"/>
          </w:tcPr>
          <w:p w14:paraId="757F9C8C" w14:textId="77777777" w:rsidR="00903B9C" w:rsidRPr="00E356FB" w:rsidRDefault="00903B9C" w:rsidP="00872BC0">
            <w:pPr>
              <w:pStyle w:val="aa"/>
              <w:ind w:firstLineChars="0" w:firstLine="0"/>
              <w:jc w:val="center"/>
              <w:rPr>
                <w:b/>
              </w:rPr>
            </w:pPr>
            <w:r w:rsidRPr="00E356FB">
              <w:rPr>
                <w:rFonts w:hint="eastAsia"/>
                <w:b/>
              </w:rPr>
              <w:t>字段描述</w:t>
            </w:r>
          </w:p>
        </w:tc>
        <w:tc>
          <w:tcPr>
            <w:tcW w:w="2131" w:type="dxa"/>
          </w:tcPr>
          <w:p w14:paraId="3BA59D06" w14:textId="77777777" w:rsidR="00903B9C" w:rsidRPr="00E356FB" w:rsidRDefault="00903B9C" w:rsidP="00872BC0">
            <w:pPr>
              <w:pStyle w:val="aa"/>
              <w:ind w:firstLineChars="0" w:firstLine="0"/>
              <w:jc w:val="center"/>
              <w:rPr>
                <w:b/>
              </w:rPr>
            </w:pPr>
            <w:r w:rsidRPr="00E356FB">
              <w:rPr>
                <w:rFonts w:hint="eastAsia"/>
                <w:b/>
              </w:rPr>
              <w:t>长度值</w:t>
            </w:r>
          </w:p>
        </w:tc>
      </w:tr>
      <w:tr w:rsidR="00903B9C" w14:paraId="7D970717" w14:textId="77777777" w:rsidTr="00872BC0">
        <w:tc>
          <w:tcPr>
            <w:tcW w:w="2130" w:type="dxa"/>
          </w:tcPr>
          <w:p w14:paraId="3352FAF6" w14:textId="77777777" w:rsidR="00903B9C" w:rsidRDefault="00903B9C" w:rsidP="00872BC0">
            <w:pPr>
              <w:pStyle w:val="aa"/>
              <w:ind w:firstLineChars="0" w:firstLine="0"/>
              <w:jc w:val="center"/>
            </w:pPr>
            <w:r>
              <w:rPr>
                <w:rFonts w:hint="eastAsia"/>
              </w:rPr>
              <w:t>ID</w:t>
            </w:r>
          </w:p>
        </w:tc>
        <w:tc>
          <w:tcPr>
            <w:tcW w:w="2130" w:type="dxa"/>
          </w:tcPr>
          <w:p w14:paraId="11726DA3" w14:textId="77777777" w:rsidR="00903B9C" w:rsidRDefault="00903B9C" w:rsidP="00872BC0">
            <w:pPr>
              <w:pStyle w:val="aa"/>
              <w:ind w:firstLineChars="0" w:firstLine="0"/>
              <w:jc w:val="center"/>
            </w:pPr>
            <w:r>
              <w:rPr>
                <w:rFonts w:hint="eastAsia"/>
              </w:rPr>
              <w:t>Number</w:t>
            </w:r>
          </w:p>
        </w:tc>
        <w:tc>
          <w:tcPr>
            <w:tcW w:w="2131" w:type="dxa"/>
          </w:tcPr>
          <w:p w14:paraId="6DE4B784" w14:textId="77777777" w:rsidR="00903B9C" w:rsidRDefault="00903B9C" w:rsidP="00872BC0">
            <w:pPr>
              <w:pStyle w:val="aa"/>
              <w:ind w:firstLineChars="0" w:firstLine="0"/>
              <w:jc w:val="center"/>
            </w:pPr>
            <w:r>
              <w:rPr>
                <w:rFonts w:hint="eastAsia"/>
              </w:rPr>
              <w:t>逻辑主键</w:t>
            </w:r>
          </w:p>
        </w:tc>
        <w:tc>
          <w:tcPr>
            <w:tcW w:w="2131" w:type="dxa"/>
          </w:tcPr>
          <w:p w14:paraId="7A6130B8" w14:textId="77777777" w:rsidR="00903B9C" w:rsidRDefault="00903B9C" w:rsidP="00872BC0">
            <w:pPr>
              <w:pStyle w:val="aa"/>
              <w:ind w:firstLineChars="0" w:firstLine="0"/>
              <w:jc w:val="center"/>
            </w:pPr>
            <w:r>
              <w:rPr>
                <w:rFonts w:hint="eastAsia"/>
              </w:rPr>
              <w:t>20</w:t>
            </w:r>
          </w:p>
        </w:tc>
      </w:tr>
      <w:tr w:rsidR="00903B9C" w14:paraId="760DDBB5" w14:textId="77777777" w:rsidTr="00872BC0">
        <w:tc>
          <w:tcPr>
            <w:tcW w:w="2130" w:type="dxa"/>
          </w:tcPr>
          <w:p w14:paraId="25F7EE20" w14:textId="77777777" w:rsidR="00903B9C" w:rsidRDefault="00903B9C" w:rsidP="00872BC0">
            <w:pPr>
              <w:pStyle w:val="aa"/>
              <w:ind w:firstLineChars="0" w:firstLine="0"/>
              <w:jc w:val="center"/>
            </w:pPr>
            <w:r>
              <w:rPr>
                <w:rFonts w:hint="eastAsia"/>
              </w:rPr>
              <w:t>CAR</w:t>
            </w:r>
            <w:r>
              <w:t>_NO</w:t>
            </w:r>
          </w:p>
        </w:tc>
        <w:tc>
          <w:tcPr>
            <w:tcW w:w="2130" w:type="dxa"/>
          </w:tcPr>
          <w:p w14:paraId="33770357" w14:textId="77777777" w:rsidR="00903B9C" w:rsidRDefault="00903B9C" w:rsidP="00872BC0">
            <w:pPr>
              <w:pStyle w:val="aa"/>
              <w:ind w:firstLineChars="0" w:firstLine="0"/>
              <w:jc w:val="center"/>
            </w:pPr>
            <w:r>
              <w:rPr>
                <w:rFonts w:hint="eastAsia"/>
              </w:rPr>
              <w:t>Varchar</w:t>
            </w:r>
          </w:p>
        </w:tc>
        <w:tc>
          <w:tcPr>
            <w:tcW w:w="2131" w:type="dxa"/>
          </w:tcPr>
          <w:p w14:paraId="77C7DF8B" w14:textId="77777777" w:rsidR="00903B9C" w:rsidRDefault="00903B9C" w:rsidP="00872BC0">
            <w:pPr>
              <w:pStyle w:val="aa"/>
              <w:ind w:firstLineChars="0" w:firstLine="0"/>
              <w:jc w:val="center"/>
            </w:pPr>
            <w:r>
              <w:rPr>
                <w:rFonts w:hint="eastAsia"/>
              </w:rPr>
              <w:t>车辆车牌记录</w:t>
            </w:r>
          </w:p>
        </w:tc>
        <w:tc>
          <w:tcPr>
            <w:tcW w:w="2131" w:type="dxa"/>
          </w:tcPr>
          <w:p w14:paraId="49D7C783" w14:textId="77777777" w:rsidR="00903B9C" w:rsidRDefault="00903B9C" w:rsidP="00872BC0">
            <w:pPr>
              <w:pStyle w:val="aa"/>
              <w:ind w:firstLineChars="0" w:firstLine="0"/>
              <w:jc w:val="center"/>
            </w:pPr>
            <w:r>
              <w:rPr>
                <w:rFonts w:hint="eastAsia"/>
              </w:rPr>
              <w:t>10</w:t>
            </w:r>
          </w:p>
        </w:tc>
      </w:tr>
      <w:tr w:rsidR="00903B9C" w14:paraId="6AA44AAC" w14:textId="77777777" w:rsidTr="00872BC0">
        <w:tc>
          <w:tcPr>
            <w:tcW w:w="2130" w:type="dxa"/>
          </w:tcPr>
          <w:p w14:paraId="0CB296E8" w14:textId="77777777" w:rsidR="00903B9C" w:rsidRDefault="00903B9C" w:rsidP="00872BC0">
            <w:pPr>
              <w:pStyle w:val="aa"/>
              <w:ind w:firstLineChars="0" w:firstLine="0"/>
              <w:jc w:val="center"/>
            </w:pPr>
            <w:r>
              <w:rPr>
                <w:rFonts w:hint="eastAsia"/>
              </w:rPr>
              <w:t>COLO</w:t>
            </w:r>
            <w:r>
              <w:t>UR_NO</w:t>
            </w:r>
          </w:p>
        </w:tc>
        <w:tc>
          <w:tcPr>
            <w:tcW w:w="2130" w:type="dxa"/>
          </w:tcPr>
          <w:p w14:paraId="3A540857" w14:textId="77777777" w:rsidR="00903B9C" w:rsidRDefault="00903B9C" w:rsidP="00872BC0">
            <w:pPr>
              <w:pStyle w:val="aa"/>
              <w:ind w:firstLineChars="0" w:firstLine="0"/>
              <w:jc w:val="center"/>
            </w:pPr>
            <w:r>
              <w:rPr>
                <w:rFonts w:hint="eastAsia"/>
              </w:rPr>
              <w:t>Number</w:t>
            </w:r>
          </w:p>
        </w:tc>
        <w:tc>
          <w:tcPr>
            <w:tcW w:w="2131" w:type="dxa"/>
          </w:tcPr>
          <w:p w14:paraId="44D0C513" w14:textId="77777777" w:rsidR="00903B9C" w:rsidRDefault="00903B9C" w:rsidP="00872BC0">
            <w:pPr>
              <w:pStyle w:val="aa"/>
              <w:ind w:firstLineChars="0" w:firstLine="0"/>
              <w:jc w:val="center"/>
            </w:pPr>
            <w:r>
              <w:rPr>
                <w:rFonts w:hint="eastAsia"/>
              </w:rPr>
              <w:t>车辆车牌颜色</w:t>
            </w:r>
          </w:p>
        </w:tc>
        <w:tc>
          <w:tcPr>
            <w:tcW w:w="2131" w:type="dxa"/>
          </w:tcPr>
          <w:p w14:paraId="18255115" w14:textId="77777777" w:rsidR="00903B9C" w:rsidRDefault="00903B9C" w:rsidP="00872BC0">
            <w:pPr>
              <w:pStyle w:val="aa"/>
              <w:ind w:firstLineChars="0" w:firstLine="0"/>
              <w:jc w:val="center"/>
            </w:pPr>
            <w:r>
              <w:rPr>
                <w:rFonts w:hint="eastAsia"/>
              </w:rPr>
              <w:t>10</w:t>
            </w:r>
          </w:p>
        </w:tc>
      </w:tr>
      <w:tr w:rsidR="00903B9C" w14:paraId="7CA78129" w14:textId="77777777" w:rsidTr="00872BC0">
        <w:tc>
          <w:tcPr>
            <w:tcW w:w="2130" w:type="dxa"/>
          </w:tcPr>
          <w:p w14:paraId="3BD1A398" w14:textId="77777777" w:rsidR="00903B9C" w:rsidRDefault="00903B9C" w:rsidP="00872BC0">
            <w:pPr>
              <w:pStyle w:val="aa"/>
              <w:ind w:firstLineChars="0" w:firstLine="0"/>
              <w:jc w:val="center"/>
            </w:pPr>
            <w:r>
              <w:rPr>
                <w:rFonts w:hint="eastAsia"/>
              </w:rPr>
              <w:t>RECORD_TIME</w:t>
            </w:r>
          </w:p>
        </w:tc>
        <w:tc>
          <w:tcPr>
            <w:tcW w:w="2130" w:type="dxa"/>
          </w:tcPr>
          <w:p w14:paraId="747DC267" w14:textId="77777777" w:rsidR="00903B9C" w:rsidRDefault="00903B9C" w:rsidP="00872BC0">
            <w:pPr>
              <w:pStyle w:val="aa"/>
              <w:ind w:firstLineChars="0" w:firstLine="0"/>
              <w:jc w:val="center"/>
            </w:pPr>
            <w:r>
              <w:rPr>
                <w:rFonts w:hint="eastAsia"/>
              </w:rPr>
              <w:t>Varchar</w:t>
            </w:r>
          </w:p>
        </w:tc>
        <w:tc>
          <w:tcPr>
            <w:tcW w:w="2131" w:type="dxa"/>
          </w:tcPr>
          <w:p w14:paraId="1797CE80" w14:textId="77777777" w:rsidR="00903B9C" w:rsidRDefault="00903B9C" w:rsidP="00872BC0">
            <w:pPr>
              <w:pStyle w:val="aa"/>
              <w:ind w:firstLineChars="0" w:firstLine="0"/>
              <w:jc w:val="center"/>
            </w:pPr>
            <w:r>
              <w:rPr>
                <w:rFonts w:hint="eastAsia"/>
              </w:rPr>
              <w:t>车辆识别时间</w:t>
            </w:r>
          </w:p>
        </w:tc>
        <w:tc>
          <w:tcPr>
            <w:tcW w:w="2131" w:type="dxa"/>
          </w:tcPr>
          <w:p w14:paraId="35D9B953" w14:textId="77777777" w:rsidR="00903B9C" w:rsidRDefault="00903B9C" w:rsidP="00872BC0">
            <w:pPr>
              <w:pStyle w:val="aa"/>
              <w:ind w:firstLineChars="0" w:firstLine="0"/>
              <w:jc w:val="center"/>
            </w:pPr>
            <w:r>
              <w:rPr>
                <w:rFonts w:hint="eastAsia"/>
              </w:rPr>
              <w:t>20</w:t>
            </w:r>
          </w:p>
        </w:tc>
      </w:tr>
      <w:tr w:rsidR="00903B9C" w14:paraId="4B34F2A4" w14:textId="77777777" w:rsidTr="00872BC0">
        <w:tc>
          <w:tcPr>
            <w:tcW w:w="2130" w:type="dxa"/>
          </w:tcPr>
          <w:p w14:paraId="41130432" w14:textId="77777777" w:rsidR="00903B9C" w:rsidRDefault="00903B9C" w:rsidP="00872BC0">
            <w:pPr>
              <w:pStyle w:val="aa"/>
              <w:ind w:firstLineChars="0" w:firstLine="0"/>
              <w:jc w:val="center"/>
            </w:pPr>
            <w:r>
              <w:rPr>
                <w:rFonts w:hint="eastAsia"/>
              </w:rPr>
              <w:t>POINT_NO</w:t>
            </w:r>
          </w:p>
        </w:tc>
        <w:tc>
          <w:tcPr>
            <w:tcW w:w="2130" w:type="dxa"/>
          </w:tcPr>
          <w:p w14:paraId="1194C736" w14:textId="77777777" w:rsidR="00903B9C" w:rsidRDefault="00903B9C" w:rsidP="00872BC0">
            <w:pPr>
              <w:pStyle w:val="aa"/>
              <w:ind w:firstLineChars="0" w:firstLine="0"/>
              <w:jc w:val="center"/>
            </w:pPr>
            <w:r>
              <w:rPr>
                <w:rFonts w:hint="eastAsia"/>
              </w:rPr>
              <w:t>Number</w:t>
            </w:r>
          </w:p>
        </w:tc>
        <w:tc>
          <w:tcPr>
            <w:tcW w:w="2131" w:type="dxa"/>
          </w:tcPr>
          <w:p w14:paraId="13AB1C51" w14:textId="77777777" w:rsidR="00903B9C" w:rsidRDefault="00903B9C" w:rsidP="00872BC0">
            <w:pPr>
              <w:pStyle w:val="aa"/>
              <w:ind w:firstLineChars="0" w:firstLine="0"/>
              <w:jc w:val="center"/>
            </w:pPr>
            <w:r>
              <w:rPr>
                <w:rFonts w:hint="eastAsia"/>
              </w:rPr>
              <w:t>监测点编码</w:t>
            </w:r>
          </w:p>
        </w:tc>
        <w:tc>
          <w:tcPr>
            <w:tcW w:w="2131" w:type="dxa"/>
          </w:tcPr>
          <w:p w14:paraId="2669FDA9" w14:textId="77777777" w:rsidR="00903B9C" w:rsidRDefault="00903B9C" w:rsidP="00872BC0">
            <w:pPr>
              <w:pStyle w:val="aa"/>
              <w:ind w:firstLineChars="0" w:firstLine="0"/>
              <w:jc w:val="center"/>
            </w:pPr>
            <w:r>
              <w:rPr>
                <w:rFonts w:hint="eastAsia"/>
              </w:rPr>
              <w:t>10</w:t>
            </w:r>
          </w:p>
        </w:tc>
      </w:tr>
      <w:tr w:rsidR="00903B9C" w14:paraId="7CDF75FD" w14:textId="77777777" w:rsidTr="00872BC0">
        <w:tc>
          <w:tcPr>
            <w:tcW w:w="2130" w:type="dxa"/>
          </w:tcPr>
          <w:p w14:paraId="494D6AE6" w14:textId="77777777" w:rsidR="00903B9C" w:rsidRDefault="00903B9C" w:rsidP="00872BC0">
            <w:pPr>
              <w:pStyle w:val="aa"/>
              <w:ind w:firstLineChars="0" w:firstLine="0"/>
              <w:jc w:val="center"/>
            </w:pPr>
            <w:r>
              <w:rPr>
                <w:rFonts w:hint="eastAsia"/>
              </w:rPr>
              <w:t>ROAD_NO</w:t>
            </w:r>
          </w:p>
        </w:tc>
        <w:tc>
          <w:tcPr>
            <w:tcW w:w="2130" w:type="dxa"/>
          </w:tcPr>
          <w:p w14:paraId="3A0AD3EB" w14:textId="77777777" w:rsidR="00903B9C" w:rsidRDefault="00903B9C" w:rsidP="00872BC0">
            <w:pPr>
              <w:pStyle w:val="aa"/>
              <w:ind w:firstLineChars="0" w:firstLine="0"/>
              <w:jc w:val="center"/>
            </w:pPr>
            <w:r>
              <w:rPr>
                <w:rFonts w:hint="eastAsia"/>
              </w:rPr>
              <w:t>Number</w:t>
            </w:r>
          </w:p>
        </w:tc>
        <w:tc>
          <w:tcPr>
            <w:tcW w:w="2131" w:type="dxa"/>
          </w:tcPr>
          <w:p w14:paraId="4C70BA75" w14:textId="77777777" w:rsidR="00903B9C" w:rsidRDefault="00903B9C" w:rsidP="00872BC0">
            <w:pPr>
              <w:pStyle w:val="aa"/>
              <w:ind w:firstLineChars="0" w:firstLine="0"/>
              <w:jc w:val="center"/>
            </w:pPr>
            <w:r>
              <w:rPr>
                <w:rFonts w:hint="eastAsia"/>
              </w:rPr>
              <w:t>车道号</w:t>
            </w:r>
          </w:p>
        </w:tc>
        <w:tc>
          <w:tcPr>
            <w:tcW w:w="2131" w:type="dxa"/>
          </w:tcPr>
          <w:p w14:paraId="1BADFD69" w14:textId="77777777" w:rsidR="00903B9C" w:rsidRDefault="00903B9C" w:rsidP="00872BC0">
            <w:pPr>
              <w:pStyle w:val="aa"/>
              <w:ind w:firstLineChars="0" w:firstLine="0"/>
              <w:jc w:val="center"/>
            </w:pPr>
            <w:r>
              <w:rPr>
                <w:rFonts w:hint="eastAsia"/>
              </w:rPr>
              <w:t>10</w:t>
            </w:r>
          </w:p>
        </w:tc>
      </w:tr>
      <w:tr w:rsidR="00903B9C" w14:paraId="7B76D7EE" w14:textId="77777777" w:rsidTr="00872BC0">
        <w:tc>
          <w:tcPr>
            <w:tcW w:w="2130" w:type="dxa"/>
          </w:tcPr>
          <w:p w14:paraId="23BE6ABD" w14:textId="77777777" w:rsidR="00903B9C" w:rsidRDefault="00903B9C" w:rsidP="00872BC0">
            <w:pPr>
              <w:pStyle w:val="aa"/>
              <w:ind w:firstLineChars="0" w:firstLine="0"/>
              <w:jc w:val="center"/>
            </w:pPr>
            <w:r>
              <w:rPr>
                <w:rFonts w:hint="eastAsia"/>
              </w:rPr>
              <w:t>BUST_PIC</w:t>
            </w:r>
          </w:p>
        </w:tc>
        <w:tc>
          <w:tcPr>
            <w:tcW w:w="2130" w:type="dxa"/>
          </w:tcPr>
          <w:p w14:paraId="5B11AA01" w14:textId="77777777" w:rsidR="00903B9C" w:rsidRDefault="00903B9C" w:rsidP="00872BC0">
            <w:pPr>
              <w:pStyle w:val="aa"/>
              <w:ind w:firstLineChars="0" w:firstLine="0"/>
              <w:jc w:val="center"/>
            </w:pPr>
            <w:r>
              <w:rPr>
                <w:rFonts w:hint="eastAsia"/>
              </w:rPr>
              <w:t>Varchar</w:t>
            </w:r>
          </w:p>
        </w:tc>
        <w:tc>
          <w:tcPr>
            <w:tcW w:w="2131" w:type="dxa"/>
          </w:tcPr>
          <w:p w14:paraId="4FB3BDEE" w14:textId="77777777" w:rsidR="00903B9C" w:rsidRDefault="00903B9C" w:rsidP="00872BC0">
            <w:pPr>
              <w:pStyle w:val="aa"/>
              <w:ind w:firstLineChars="0" w:firstLine="0"/>
              <w:jc w:val="center"/>
            </w:pPr>
            <w:r>
              <w:rPr>
                <w:rFonts w:hint="eastAsia"/>
              </w:rPr>
              <w:t>近景图片地址</w:t>
            </w:r>
          </w:p>
        </w:tc>
        <w:tc>
          <w:tcPr>
            <w:tcW w:w="2131" w:type="dxa"/>
          </w:tcPr>
          <w:p w14:paraId="3D8A3DEF" w14:textId="77777777" w:rsidR="00903B9C" w:rsidRDefault="00903B9C" w:rsidP="00872BC0">
            <w:pPr>
              <w:pStyle w:val="aa"/>
              <w:ind w:firstLineChars="0" w:firstLine="0"/>
              <w:jc w:val="center"/>
            </w:pPr>
            <w:r>
              <w:rPr>
                <w:rFonts w:hint="eastAsia"/>
              </w:rPr>
              <w:t>255</w:t>
            </w:r>
          </w:p>
        </w:tc>
      </w:tr>
      <w:tr w:rsidR="00903B9C" w14:paraId="176BF743" w14:textId="77777777" w:rsidTr="00872BC0">
        <w:tc>
          <w:tcPr>
            <w:tcW w:w="2130" w:type="dxa"/>
          </w:tcPr>
          <w:p w14:paraId="1946CB10" w14:textId="77777777" w:rsidR="00903B9C" w:rsidRDefault="00903B9C" w:rsidP="00872BC0">
            <w:pPr>
              <w:pStyle w:val="aa"/>
              <w:ind w:firstLineChars="0" w:firstLine="0"/>
              <w:jc w:val="center"/>
            </w:pPr>
            <w:r>
              <w:rPr>
                <w:rFonts w:hint="eastAsia"/>
              </w:rPr>
              <w:t>DISTANCE_PIC</w:t>
            </w:r>
          </w:p>
        </w:tc>
        <w:tc>
          <w:tcPr>
            <w:tcW w:w="2130" w:type="dxa"/>
          </w:tcPr>
          <w:p w14:paraId="4BE8D331" w14:textId="77777777" w:rsidR="00903B9C" w:rsidRDefault="00903B9C" w:rsidP="00872BC0">
            <w:pPr>
              <w:pStyle w:val="aa"/>
              <w:ind w:firstLineChars="0" w:firstLine="0"/>
              <w:jc w:val="center"/>
            </w:pPr>
            <w:r>
              <w:rPr>
                <w:rFonts w:hint="eastAsia"/>
              </w:rPr>
              <w:t>Varchar</w:t>
            </w:r>
          </w:p>
        </w:tc>
        <w:tc>
          <w:tcPr>
            <w:tcW w:w="2131" w:type="dxa"/>
          </w:tcPr>
          <w:p w14:paraId="3DFAE959" w14:textId="77777777" w:rsidR="00903B9C" w:rsidRDefault="00903B9C" w:rsidP="00872BC0">
            <w:pPr>
              <w:pStyle w:val="aa"/>
              <w:ind w:firstLineChars="0" w:firstLine="0"/>
              <w:jc w:val="center"/>
            </w:pPr>
            <w:r>
              <w:rPr>
                <w:rFonts w:hint="eastAsia"/>
              </w:rPr>
              <w:t>远景图片地址</w:t>
            </w:r>
          </w:p>
        </w:tc>
        <w:tc>
          <w:tcPr>
            <w:tcW w:w="2131" w:type="dxa"/>
          </w:tcPr>
          <w:p w14:paraId="5DD6E069" w14:textId="77777777" w:rsidR="00903B9C" w:rsidRDefault="00903B9C" w:rsidP="00872BC0">
            <w:pPr>
              <w:pStyle w:val="aa"/>
              <w:ind w:firstLineChars="0" w:firstLine="0"/>
              <w:jc w:val="center"/>
            </w:pPr>
            <w:r>
              <w:rPr>
                <w:rFonts w:hint="eastAsia"/>
              </w:rPr>
              <w:t>255</w:t>
            </w:r>
          </w:p>
        </w:tc>
      </w:tr>
    </w:tbl>
    <w:p w14:paraId="23F97406" w14:textId="77777777" w:rsidR="00903B9C" w:rsidRPr="00DD090E" w:rsidRDefault="00903B9C" w:rsidP="00903B9C">
      <w:pPr>
        <w:pStyle w:val="af9"/>
      </w:pPr>
      <w:r w:rsidRPr="00DD090E">
        <w:t>注：“COLOUR_NO”字段采集自“</w:t>
      </w:r>
      <w:r w:rsidRPr="00DD090E">
        <w:rPr>
          <w:rFonts w:hint="eastAsia"/>
        </w:rPr>
        <w:t>车牌颜色编码</w:t>
      </w:r>
      <w:r w:rsidRPr="00DD090E">
        <w:t>”数据表。“</w:t>
      </w:r>
      <w:r w:rsidRPr="00DD090E">
        <w:rPr>
          <w:rFonts w:hint="eastAsia"/>
        </w:rPr>
        <w:t>POINT_NO</w:t>
      </w:r>
      <w:r w:rsidRPr="00DD090E">
        <w:t>”字段采集自“监测点编码”数据表</w:t>
      </w:r>
      <w:r w:rsidRPr="00DD090E">
        <w:rPr>
          <w:rFonts w:hint="eastAsia"/>
        </w:rPr>
        <w:t>。“ROAD_NO”字段采集自“车道编码”数据表。</w:t>
      </w:r>
    </w:p>
    <w:p w14:paraId="1B5EB4B4" w14:textId="77777777" w:rsidR="000C6C6B" w:rsidRPr="00903CC6" w:rsidRDefault="000C6C6B" w:rsidP="00A169D4">
      <w:pPr>
        <w:pStyle w:val="aa"/>
      </w:pPr>
    </w:p>
    <w:p w14:paraId="7EAB2BA6" w14:textId="20859D03" w:rsidR="00B01FA7" w:rsidRDefault="0055788A" w:rsidP="00882957">
      <w:pPr>
        <w:pStyle w:val="ad"/>
        <w:ind w:right="240"/>
      </w:pPr>
      <w:bookmarkStart w:id="161" w:name="_Toc474308115"/>
      <w:r>
        <w:rPr>
          <w:rFonts w:hint="eastAsia"/>
        </w:rPr>
        <w:t>3.2</w:t>
      </w:r>
      <w:r w:rsidR="00827D96">
        <w:t xml:space="preserve"> </w:t>
      </w:r>
      <w:r w:rsidR="00827D96">
        <w:t>系统整体架构</w:t>
      </w:r>
      <w:bookmarkEnd w:id="161"/>
    </w:p>
    <w:p w14:paraId="346DC966" w14:textId="21526496" w:rsidR="007117DD" w:rsidRDefault="007117DD" w:rsidP="00112AE3">
      <w:pPr>
        <w:pStyle w:val="aa"/>
      </w:pPr>
      <w:r>
        <w:t>针对交通流数据海量、异构、高速、多源等特性，本文设计并实现了</w:t>
      </w:r>
      <w:r w:rsidR="004677B5" w:rsidRPr="004677B5">
        <w:rPr>
          <w:rFonts w:hint="eastAsia"/>
        </w:rPr>
        <w:t>交通流数据实时存储与查询系统</w:t>
      </w:r>
      <w:r w:rsidR="004677B5">
        <w:rPr>
          <w:rFonts w:hint="eastAsia"/>
        </w:rPr>
        <w:t>，系统</w:t>
      </w:r>
      <w:r w:rsidR="00C21575">
        <w:rPr>
          <w:rFonts w:hint="eastAsia"/>
        </w:rPr>
        <w:t>主要</w:t>
      </w:r>
      <w:r w:rsidR="004677B5">
        <w:rPr>
          <w:rFonts w:hint="eastAsia"/>
        </w:rPr>
        <w:t>分为两个部分</w:t>
      </w:r>
      <w:r w:rsidR="00C21575">
        <w:rPr>
          <w:rFonts w:hint="eastAsia"/>
        </w:rPr>
        <w:t>：</w:t>
      </w:r>
      <w:r w:rsidR="00953232">
        <w:rPr>
          <w:rFonts w:hint="eastAsia"/>
        </w:rPr>
        <w:t>交通流数据写入模块</w:t>
      </w:r>
      <w:r w:rsidR="000A53C7">
        <w:rPr>
          <w:rFonts w:hint="eastAsia"/>
        </w:rPr>
        <w:t>与交通流数据</w:t>
      </w:r>
      <w:r w:rsidR="00953232">
        <w:rPr>
          <w:rFonts w:hint="eastAsia"/>
        </w:rPr>
        <w:t>查询模块</w:t>
      </w:r>
      <w:r w:rsidR="002A06C0">
        <w:rPr>
          <w:rFonts w:hint="eastAsia"/>
        </w:rPr>
        <w:t>。</w:t>
      </w:r>
      <w:r w:rsidR="000D5CD8">
        <w:rPr>
          <w:rFonts w:hint="eastAsia"/>
        </w:rPr>
        <w:t>图</w:t>
      </w:r>
      <w:r w:rsidR="000D5CD8">
        <w:rPr>
          <w:rFonts w:hint="eastAsia"/>
        </w:rPr>
        <w:t>3.1</w:t>
      </w:r>
      <w:r w:rsidR="000D5CD8">
        <w:rPr>
          <w:rFonts w:hint="eastAsia"/>
        </w:rPr>
        <w:t>为</w:t>
      </w:r>
      <w:r w:rsidR="000D5CD8" w:rsidRPr="000D5CD8">
        <w:rPr>
          <w:rFonts w:hint="eastAsia"/>
        </w:rPr>
        <w:t>交通流数据实时存储与查询系统</w:t>
      </w:r>
      <w:r w:rsidR="000D5CD8">
        <w:rPr>
          <w:rFonts w:hint="eastAsia"/>
        </w:rPr>
        <w:t>的系统架构图</w:t>
      </w:r>
      <w:r w:rsidR="00883D17">
        <w:rPr>
          <w:rFonts w:hint="eastAsia"/>
        </w:rPr>
        <w:t>。</w:t>
      </w:r>
      <w:r w:rsidR="008C294A">
        <w:rPr>
          <w:rFonts w:hint="eastAsia"/>
        </w:rPr>
        <w:t>如图所示左半部分为数据实时写入模块，</w:t>
      </w:r>
      <w:r w:rsidR="00072295">
        <w:rPr>
          <w:rFonts w:hint="eastAsia"/>
        </w:rPr>
        <w:t>右</w:t>
      </w:r>
      <w:r w:rsidR="008C294A">
        <w:rPr>
          <w:rFonts w:hint="eastAsia"/>
        </w:rPr>
        <w:t>半部分为数据查询模块。</w:t>
      </w:r>
      <w:r w:rsidR="005E2F2F">
        <w:rPr>
          <w:rFonts w:hint="eastAsia"/>
        </w:rPr>
        <w:t>下面</w:t>
      </w:r>
      <w:r w:rsidR="000D5CD8">
        <w:rPr>
          <w:rFonts w:hint="eastAsia"/>
        </w:rPr>
        <w:t>将从</w:t>
      </w:r>
      <w:r w:rsidR="005E2B28">
        <w:rPr>
          <w:rFonts w:hint="eastAsia"/>
        </w:rPr>
        <w:t>各个功能模块分别讲述本系统。</w:t>
      </w:r>
    </w:p>
    <w:p w14:paraId="4C164191" w14:textId="77777777" w:rsidR="00F03FB6" w:rsidRDefault="00F03FB6" w:rsidP="00112AE3">
      <w:pPr>
        <w:pStyle w:val="aa"/>
      </w:pPr>
    </w:p>
    <w:p w14:paraId="0CDE36C3" w14:textId="77777777" w:rsidR="00F03FB6" w:rsidRDefault="00F03FB6" w:rsidP="00112AE3">
      <w:pPr>
        <w:pStyle w:val="aa"/>
      </w:pPr>
    </w:p>
    <w:p w14:paraId="32DB9807" w14:textId="62C272A3" w:rsidR="00824A24" w:rsidRDefault="00B51235" w:rsidP="008E5D37">
      <w:pPr>
        <w:pStyle w:val="ae"/>
      </w:pPr>
      <w:r>
        <w:rPr>
          <w:noProof/>
        </w:rPr>
        <w:lastRenderedPageBreak/>
        <w:object w:dxaOrig="1440" w:dyaOrig="1440" w14:anchorId="6BC58B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05pt;margin-top:2.05pt;width:415.35pt;height:378.65pt;z-index:251675648;mso-position-horizontal-relative:text;mso-position-vertical-relative:text">
            <v:imagedata r:id="rId24" o:title=""/>
            <w10:wrap type="topAndBottom"/>
          </v:shape>
          <o:OLEObject Type="Embed" ProgID="Visio.Drawing.11" ShapeID="_x0000_s1033" DrawAspect="Content" ObjectID="_1549259367" r:id="rId25"/>
        </w:object>
      </w:r>
      <w:r w:rsidR="00824A24" w:rsidRPr="00824A24">
        <w:t>图</w:t>
      </w:r>
      <w:r w:rsidR="00824A24" w:rsidRPr="00824A24">
        <w:rPr>
          <w:rFonts w:hint="eastAsia"/>
        </w:rPr>
        <w:t>3.1 系统架构</w:t>
      </w:r>
    </w:p>
    <w:p w14:paraId="0A09BE6C" w14:textId="72C73875" w:rsidR="00261B28" w:rsidRDefault="00C7561C" w:rsidP="00684643">
      <w:pPr>
        <w:pStyle w:val="aa"/>
        <w:numPr>
          <w:ilvl w:val="0"/>
          <w:numId w:val="14"/>
        </w:numPr>
        <w:ind w:firstLineChars="0"/>
      </w:pPr>
      <w:r>
        <w:rPr>
          <w:rFonts w:hint="eastAsia"/>
        </w:rPr>
        <w:t>数据存储</w:t>
      </w:r>
      <w:r w:rsidR="00684643">
        <w:rPr>
          <w:rFonts w:hint="eastAsia"/>
        </w:rPr>
        <w:t>模块</w:t>
      </w:r>
    </w:p>
    <w:p w14:paraId="532774E6" w14:textId="656F5B5B" w:rsidR="00FE0596" w:rsidRDefault="00AC7B28" w:rsidP="00FE0596">
      <w:pPr>
        <w:pStyle w:val="aa"/>
        <w:ind w:firstLineChars="0"/>
      </w:pPr>
      <w:r>
        <w:rPr>
          <w:rFonts w:hint="eastAsia"/>
        </w:rPr>
        <w:t>数据存储</w:t>
      </w:r>
      <w:r w:rsidR="00C80F69">
        <w:rPr>
          <w:rFonts w:hint="eastAsia"/>
        </w:rPr>
        <w:t>模块主要负责将多种输入源，如</w:t>
      </w:r>
      <w:r w:rsidR="00C80F69" w:rsidRPr="00C80F69">
        <w:rPr>
          <w:rFonts w:hint="eastAsia"/>
        </w:rPr>
        <w:t>全球定位系统（</w:t>
      </w:r>
      <w:r w:rsidR="00C80F69" w:rsidRPr="00C80F69">
        <w:rPr>
          <w:rFonts w:hint="eastAsia"/>
        </w:rPr>
        <w:t>GPS</w:t>
      </w:r>
      <w:r w:rsidR="00C80F69" w:rsidRPr="00C80F69">
        <w:rPr>
          <w:rFonts w:hint="eastAsia"/>
        </w:rPr>
        <w:t>）、地磁棒、线圈</w:t>
      </w:r>
      <w:r w:rsidR="00C80F69">
        <w:rPr>
          <w:rFonts w:hint="eastAsia"/>
        </w:rPr>
        <w:t>、车辆监控</w:t>
      </w:r>
      <w:r w:rsidR="00C80F69" w:rsidRPr="00C80F69">
        <w:rPr>
          <w:rFonts w:hint="eastAsia"/>
        </w:rPr>
        <w:t>等设备</w:t>
      </w:r>
      <w:r w:rsidR="00C80F69">
        <w:rPr>
          <w:rFonts w:hint="eastAsia"/>
        </w:rPr>
        <w:t>，或停车场等场地</w:t>
      </w:r>
      <w:r w:rsidR="003033C6">
        <w:rPr>
          <w:rFonts w:hint="eastAsia"/>
        </w:rPr>
        <w:t>获取到的数据通过本系统实时同步至</w:t>
      </w:r>
      <w:r w:rsidR="003033C6">
        <w:rPr>
          <w:rFonts w:hint="eastAsia"/>
        </w:rPr>
        <w:t>HBase</w:t>
      </w:r>
      <w:r w:rsidR="003033C6">
        <w:rPr>
          <w:rFonts w:hint="eastAsia"/>
        </w:rPr>
        <w:t>集群数据库中。</w:t>
      </w:r>
      <w:r w:rsidR="00D55E7B">
        <w:rPr>
          <w:rFonts w:hint="eastAsia"/>
        </w:rPr>
        <w:t>共</w:t>
      </w:r>
      <w:r w:rsidR="008A449C">
        <w:rPr>
          <w:rFonts w:hint="eastAsia"/>
        </w:rPr>
        <w:t>分为五个模块：前端输入、</w:t>
      </w:r>
      <w:r w:rsidR="002352DB">
        <w:rPr>
          <w:rFonts w:hint="eastAsia"/>
        </w:rPr>
        <w:t>数据预处理、数据缓冲、数据写入、数据库</w:t>
      </w:r>
      <w:r w:rsidR="0045472C">
        <w:rPr>
          <w:rFonts w:hint="eastAsia"/>
        </w:rPr>
        <w:t>集群</w:t>
      </w:r>
      <w:r w:rsidR="00E958DF">
        <w:rPr>
          <w:rFonts w:hint="eastAsia"/>
        </w:rPr>
        <w:t>。</w:t>
      </w:r>
    </w:p>
    <w:p w14:paraId="7545DF2A" w14:textId="49DE58DC" w:rsidR="00E958DF" w:rsidRDefault="00B328C6" w:rsidP="00FE0596">
      <w:pPr>
        <w:pStyle w:val="aa"/>
        <w:ind w:firstLineChars="0"/>
      </w:pPr>
      <w:r>
        <w:rPr>
          <w:rFonts w:hint="eastAsia"/>
        </w:rPr>
        <w:t>前端</w:t>
      </w:r>
      <w:r w:rsidR="001876CF">
        <w:rPr>
          <w:rFonts w:hint="eastAsia"/>
        </w:rPr>
        <w:t>输入：前端输入是由用户发起的，由专业设备不断的将数据传入系统的</w:t>
      </w:r>
      <w:r w:rsidR="00B2520F">
        <w:rPr>
          <w:rFonts w:hint="eastAsia"/>
        </w:rPr>
        <w:t>数据预处理</w:t>
      </w:r>
      <w:r w:rsidR="001876CF">
        <w:rPr>
          <w:rFonts w:hint="eastAsia"/>
        </w:rPr>
        <w:t>模块。</w:t>
      </w:r>
    </w:p>
    <w:p w14:paraId="185DE886" w14:textId="28706BC9" w:rsidR="001B0915" w:rsidRDefault="001B0915" w:rsidP="00FE0596">
      <w:pPr>
        <w:pStyle w:val="aa"/>
        <w:ind w:firstLineChars="0"/>
      </w:pPr>
      <w:r>
        <w:t>数据预处理：</w:t>
      </w:r>
      <w:r w:rsidR="003C66DD">
        <w:t>系统接收到来自前端的数据写入请求</w:t>
      </w:r>
      <w:r w:rsidR="00B328C6">
        <w:t>，需要对数据进行进一步的</w:t>
      </w:r>
      <w:commentRangeStart w:id="162"/>
      <w:r w:rsidR="004F3A30">
        <w:t>清洗</w:t>
      </w:r>
      <w:r w:rsidR="00797003">
        <w:rPr>
          <w:rStyle w:val="afe"/>
        </w:rPr>
        <w:t>[</w:t>
      </w:r>
      <w:bookmarkStart w:id="163" w:name="_Ref474432141"/>
      <w:r w:rsidR="00797003">
        <w:rPr>
          <w:rStyle w:val="afe"/>
        </w:rPr>
        <w:endnoteReference w:id="45"/>
      </w:r>
      <w:bookmarkEnd w:id="163"/>
      <w:r w:rsidR="00797003">
        <w:rPr>
          <w:rStyle w:val="afe"/>
        </w:rPr>
        <w:t>]</w:t>
      </w:r>
      <w:r w:rsidR="00B328C6">
        <w:t>处理</w:t>
      </w:r>
      <w:commentRangeEnd w:id="162"/>
      <w:r w:rsidR="00853CAF">
        <w:rPr>
          <w:rStyle w:val="af1"/>
        </w:rPr>
        <w:commentReference w:id="162"/>
      </w:r>
      <w:r w:rsidR="00B328C6">
        <w:t>。</w:t>
      </w:r>
      <w:r w:rsidR="009569CA">
        <w:t>将杂乱无规则的数据处理为符合规范的、完整的能被保存的数据。</w:t>
      </w:r>
      <w:r w:rsidR="00C124E7">
        <w:t>首先将数据</w:t>
      </w:r>
      <w:r w:rsidR="0084301E">
        <w:t>按</w:t>
      </w:r>
      <w:r w:rsidR="00190499">
        <w:t>预设规则进行</w:t>
      </w:r>
      <w:r w:rsidR="00C124E7">
        <w:t>分类</w:t>
      </w:r>
      <w:r w:rsidR="00190499">
        <w:t>，同一类型的数据归并到</w:t>
      </w:r>
      <w:r w:rsidR="00173FF3">
        <w:t>一起。</w:t>
      </w:r>
      <w:r w:rsidR="00B67117">
        <w:t>其次，</w:t>
      </w:r>
      <w:commentRangeStart w:id="164"/>
      <w:r w:rsidR="00B67117">
        <w:t>脏值处理</w:t>
      </w:r>
      <w:commentRangeEnd w:id="164"/>
      <w:r w:rsidR="007824E2">
        <w:rPr>
          <w:rStyle w:val="af1"/>
        </w:rPr>
        <w:commentReference w:id="164"/>
      </w:r>
      <w:r w:rsidR="00797003">
        <w:rPr>
          <w:rStyle w:val="afe"/>
        </w:rPr>
        <w:t>[</w:t>
      </w:r>
      <w:bookmarkStart w:id="165" w:name="_Ref474432168"/>
      <w:r w:rsidR="00797003">
        <w:rPr>
          <w:rStyle w:val="afe"/>
        </w:rPr>
        <w:endnoteReference w:id="46"/>
      </w:r>
      <w:bookmarkEnd w:id="165"/>
      <w:r w:rsidR="00797003">
        <w:rPr>
          <w:rStyle w:val="afe"/>
        </w:rPr>
        <w:t>]</w:t>
      </w:r>
      <w:r w:rsidR="00B67117">
        <w:t>，</w:t>
      </w:r>
      <w:r w:rsidR="007412BB">
        <w:t>由于输入设备</w:t>
      </w:r>
      <w:r w:rsidR="00AC3279">
        <w:t>技术上</w:t>
      </w:r>
      <w:r w:rsidR="007412BB">
        <w:t>良莠不齐，</w:t>
      </w:r>
      <w:r w:rsidR="000271FE">
        <w:t>部分数据会有缺失或重复，若缺失非</w:t>
      </w:r>
      <w:r w:rsidR="00AD24E8">
        <w:t>关键属性</w:t>
      </w:r>
      <w:r w:rsidR="000271FE">
        <w:t>，则使用默认值填充，若缺失关键属性</w:t>
      </w:r>
      <w:r w:rsidR="000F56A0">
        <w:t>，则废弃当前记录值</w:t>
      </w:r>
      <w:r w:rsidR="00D923DE">
        <w:t>并告知前端用户。</w:t>
      </w:r>
      <w:r w:rsidR="00847BDE">
        <w:t>最后，将预处理完成的数据</w:t>
      </w:r>
      <w:r w:rsidR="00F069A9">
        <w:t>提交</w:t>
      </w:r>
      <w:r w:rsidR="00203F5B">
        <w:t>至数据缓冲区。</w:t>
      </w:r>
    </w:p>
    <w:p w14:paraId="00970797" w14:textId="3D0AE33A" w:rsidR="000635FA" w:rsidRDefault="00140C5F" w:rsidP="000635FA">
      <w:pPr>
        <w:pStyle w:val="aa"/>
        <w:ind w:firstLineChars="0"/>
      </w:pPr>
      <w:r>
        <w:t>数据缓冲区：</w:t>
      </w:r>
      <w:r w:rsidR="008E7470">
        <w:t>经过预处理过的数据</w:t>
      </w:r>
      <w:r w:rsidR="00BA632E">
        <w:t>进入数据缓冲区后，会根据数据类型的不</w:t>
      </w:r>
      <w:r w:rsidR="00BA632E">
        <w:lastRenderedPageBreak/>
        <w:t>同而进入不同的缓冲区队列，</w:t>
      </w:r>
      <w:r w:rsidR="001A32AD">
        <w:t>缓冲区</w:t>
      </w:r>
      <w:r w:rsidR="000D5FC0">
        <w:t>可以</w:t>
      </w:r>
      <w:r w:rsidR="00E93971">
        <w:t>对海量数据进行实时监控。</w:t>
      </w:r>
      <w:r w:rsidR="00316F37">
        <w:t>如图</w:t>
      </w:r>
      <w:r w:rsidR="00316F37">
        <w:rPr>
          <w:rFonts w:hint="eastAsia"/>
        </w:rPr>
        <w:t>3.2</w:t>
      </w:r>
      <w:r w:rsidR="00316F37">
        <w:rPr>
          <w:rFonts w:hint="eastAsia"/>
        </w:rPr>
        <w:t>所示</w:t>
      </w:r>
      <w:r w:rsidR="009A0EC2">
        <w:rPr>
          <w:rFonts w:hint="eastAsia"/>
        </w:rPr>
        <w:t>。</w:t>
      </w:r>
      <w:r w:rsidR="00D3365F">
        <w:rPr>
          <w:rFonts w:hint="eastAsia"/>
        </w:rPr>
        <w:t>数据缓冲区由若干个数据队列构成</w:t>
      </w:r>
      <w:r w:rsidR="00442B42">
        <w:rPr>
          <w:rFonts w:hint="eastAsia"/>
        </w:rPr>
        <w:t>，为数据进行分流和缓存归类</w:t>
      </w:r>
      <w:r w:rsidR="002927F7">
        <w:rPr>
          <w:rFonts w:hint="eastAsia"/>
        </w:rPr>
        <w:t>。</w:t>
      </w:r>
      <w:r w:rsidR="005851C2">
        <w:rPr>
          <w:rFonts w:hint="eastAsia"/>
        </w:rPr>
        <w:t>每个缓冲队列均有</w:t>
      </w:r>
      <w:r w:rsidR="007E728A">
        <w:rPr>
          <w:rFonts w:hint="eastAsia"/>
        </w:rPr>
        <w:t>一个</w:t>
      </w:r>
      <w:r w:rsidR="005851C2">
        <w:rPr>
          <w:rFonts w:hint="eastAsia"/>
        </w:rPr>
        <w:t>阈值，</w:t>
      </w:r>
      <w:r w:rsidR="007E728A">
        <w:rPr>
          <w:rFonts w:hint="eastAsia"/>
        </w:rPr>
        <w:t>当</w:t>
      </w:r>
      <w:r w:rsidR="00F50F18">
        <w:rPr>
          <w:rFonts w:hint="eastAsia"/>
        </w:rPr>
        <w:t>到达队列阈值或</w:t>
      </w:r>
      <w:r w:rsidR="00724874">
        <w:rPr>
          <w:rFonts w:hint="eastAsia"/>
        </w:rPr>
        <w:t>手动</w:t>
      </w:r>
      <w:r w:rsidR="00AF24E9">
        <w:rPr>
          <w:rFonts w:hint="eastAsia"/>
        </w:rPr>
        <w:t>触发</w:t>
      </w:r>
      <w:r w:rsidR="007E728A">
        <w:rPr>
          <w:rFonts w:hint="eastAsia"/>
        </w:rPr>
        <w:t>刷入（</w:t>
      </w:r>
      <w:r w:rsidR="007E728A">
        <w:rPr>
          <w:rFonts w:hint="eastAsia"/>
        </w:rPr>
        <w:t>Flush</w:t>
      </w:r>
      <w:r w:rsidR="007E728A">
        <w:rPr>
          <w:rFonts w:hint="eastAsia"/>
        </w:rPr>
        <w:t>）</w:t>
      </w:r>
      <w:r w:rsidR="00724874">
        <w:rPr>
          <w:rFonts w:hint="eastAsia"/>
        </w:rPr>
        <w:t>操作</w:t>
      </w:r>
      <w:r w:rsidR="00AF24E9">
        <w:rPr>
          <w:rFonts w:hint="eastAsia"/>
        </w:rPr>
        <w:t>时，</w:t>
      </w:r>
      <w:r w:rsidR="0054443A">
        <w:rPr>
          <w:rFonts w:hint="eastAsia"/>
        </w:rPr>
        <w:t>数据会</w:t>
      </w:r>
      <w:r w:rsidR="00B51235">
        <w:rPr>
          <w:noProof/>
        </w:rPr>
        <w:object w:dxaOrig="1440" w:dyaOrig="1440" w14:anchorId="14A51718">
          <v:shape id="_x0000_s1027" type="#_x0000_t75" style="position:absolute;left:0;text-align:left;margin-left:-.5pt;margin-top:88.25pt;width:449.5pt;height:265.5pt;z-index:251672576;mso-position-horizontal-relative:text;mso-position-vertical-relative:text" wrapcoords="0 122 0 3722 3426 4027 10025 4027 10025 5980 0 6895 0 16597 541 16719 3570 16719 3498 20197 3570 20807 3606 20807 15289 20807 15326 20807 15398 20075 15253 16719 19689 16719 20374 16597 20338 7810 20230 6895 10205 5980 10205 4027 16912 4027 20338 3722 20266 244 20230 122 0 122">
            <v:imagedata r:id="rId26" o:title=""/>
            <w10:wrap type="tight"/>
          </v:shape>
          <o:OLEObject Type="Embed" ProgID="Visio.Drawing.11" ShapeID="_x0000_s1027" DrawAspect="Content" ObjectID="_1549259368" r:id="rId27"/>
        </w:object>
      </w:r>
      <w:r w:rsidR="0054443A">
        <w:rPr>
          <w:rFonts w:hint="eastAsia"/>
        </w:rPr>
        <w:t>进入数据写入模块</w:t>
      </w:r>
      <w:r w:rsidR="00B3447A">
        <w:rPr>
          <w:rFonts w:hint="eastAsia"/>
        </w:rPr>
        <w:t>。</w:t>
      </w:r>
    </w:p>
    <w:p w14:paraId="764A5F47" w14:textId="2F94208B" w:rsidR="006D6B1C" w:rsidRDefault="006D6B1C" w:rsidP="006D6B1C">
      <w:pPr>
        <w:pStyle w:val="aa"/>
        <w:ind w:firstLineChars="0" w:firstLine="0"/>
      </w:pPr>
    </w:p>
    <w:p w14:paraId="49749071" w14:textId="77777777" w:rsidR="006D6B1C" w:rsidRDefault="006D6B1C" w:rsidP="006D6B1C">
      <w:pPr>
        <w:pStyle w:val="aa"/>
        <w:ind w:firstLineChars="0" w:firstLine="0"/>
      </w:pPr>
    </w:p>
    <w:p w14:paraId="17D618BE" w14:textId="77777777" w:rsidR="006D6B1C" w:rsidRDefault="006D6B1C" w:rsidP="006D6B1C">
      <w:pPr>
        <w:pStyle w:val="aa"/>
        <w:ind w:firstLineChars="0" w:firstLine="0"/>
      </w:pPr>
    </w:p>
    <w:p w14:paraId="7EF3028E" w14:textId="77777777" w:rsidR="006D6B1C" w:rsidRDefault="006D6B1C" w:rsidP="006D6B1C">
      <w:pPr>
        <w:pStyle w:val="aa"/>
        <w:ind w:firstLineChars="0" w:firstLine="0"/>
      </w:pPr>
    </w:p>
    <w:p w14:paraId="4BB5F44D" w14:textId="2E6207D2" w:rsidR="006D6B1C" w:rsidRDefault="00406E56" w:rsidP="00D80418">
      <w:pPr>
        <w:pStyle w:val="ae"/>
      </w:pPr>
      <w:r>
        <w:rPr>
          <w:rFonts w:hint="eastAsia"/>
        </w:rPr>
        <w:t>图3.2 数据缓冲区架构图</w:t>
      </w:r>
    </w:p>
    <w:p w14:paraId="4F99A405" w14:textId="4F609CC1" w:rsidR="00140C5F" w:rsidRDefault="00480B37" w:rsidP="00FE0596">
      <w:pPr>
        <w:pStyle w:val="aa"/>
        <w:ind w:firstLineChars="0"/>
      </w:pPr>
      <w:r>
        <w:t>数据写入模块：</w:t>
      </w:r>
      <w:r w:rsidR="008E7470">
        <w:rPr>
          <w:rFonts w:hint="eastAsia"/>
        </w:rPr>
        <w:t xml:space="preserve"> </w:t>
      </w:r>
      <w:r w:rsidR="00C21523">
        <w:rPr>
          <w:rFonts w:hint="eastAsia"/>
        </w:rPr>
        <w:t>当缓冲队列中的数据达到阈值或触发刷入操作时，数据会进入数据写入模块，</w:t>
      </w:r>
      <w:r w:rsidR="00FC6141">
        <w:rPr>
          <w:rFonts w:hint="eastAsia"/>
        </w:rPr>
        <w:t>记录会在本模块中，通过</w:t>
      </w:r>
      <w:r w:rsidR="009D6401">
        <w:rPr>
          <w:rFonts w:hint="eastAsia"/>
        </w:rPr>
        <w:t>多线程写入的方式</w:t>
      </w:r>
      <w:r w:rsidR="009E08A3">
        <w:rPr>
          <w:rFonts w:hint="eastAsia"/>
        </w:rPr>
        <w:t>同时对数据进行写入操作</w:t>
      </w:r>
      <w:r w:rsidR="00623341">
        <w:rPr>
          <w:rFonts w:hint="eastAsia"/>
        </w:rPr>
        <w:t>，本模块会生成</w:t>
      </w:r>
      <w:r w:rsidR="00623341">
        <w:rPr>
          <w:rFonts w:hint="eastAsia"/>
        </w:rPr>
        <w:t>HBase</w:t>
      </w:r>
      <w:r w:rsidR="00623341">
        <w:rPr>
          <w:rFonts w:hint="eastAsia"/>
        </w:rPr>
        <w:t>所需的数据写入</w:t>
      </w:r>
      <w:r w:rsidR="002C26F5">
        <w:rPr>
          <w:rFonts w:hint="eastAsia"/>
        </w:rPr>
        <w:t>指令</w:t>
      </w:r>
      <w:r w:rsidR="00520D5E">
        <w:rPr>
          <w:rFonts w:hint="eastAsia"/>
        </w:rPr>
        <w:t>，生成策略</w:t>
      </w:r>
      <w:r w:rsidR="001F2FA5">
        <w:rPr>
          <w:rFonts w:hint="eastAsia"/>
        </w:rPr>
        <w:t>见下文。</w:t>
      </w:r>
    </w:p>
    <w:p w14:paraId="6FBD2C3C" w14:textId="7C9DF62E" w:rsidR="003353F7" w:rsidRDefault="00E211B7" w:rsidP="00FE0596">
      <w:pPr>
        <w:pStyle w:val="aa"/>
        <w:ind w:firstLineChars="0"/>
      </w:pPr>
      <w:r>
        <w:rPr>
          <w:rFonts w:hint="eastAsia"/>
        </w:rPr>
        <w:t>数据库集群：</w:t>
      </w:r>
      <w:r w:rsidR="00BB4F92">
        <w:rPr>
          <w:rFonts w:hint="eastAsia"/>
        </w:rPr>
        <w:t>为系统提供数据持久化服务</w:t>
      </w:r>
      <w:r w:rsidR="0084799E">
        <w:rPr>
          <w:rFonts w:hint="eastAsia"/>
        </w:rPr>
        <w:t>的模块，</w:t>
      </w:r>
      <w:r w:rsidR="004C2067">
        <w:rPr>
          <w:rFonts w:hint="eastAsia"/>
        </w:rPr>
        <w:t>负责数据的存储及维护，</w:t>
      </w:r>
      <w:r w:rsidR="00505DAE">
        <w:rPr>
          <w:rFonts w:hint="eastAsia"/>
        </w:rPr>
        <w:t>数据经过预处理、缓存和写入操作之后，都会被存储到集群中，</w:t>
      </w:r>
      <w:r w:rsidR="0058013B">
        <w:rPr>
          <w:rFonts w:hint="eastAsia"/>
        </w:rPr>
        <w:t>同时，数据库集群也负责</w:t>
      </w:r>
      <w:r w:rsidR="00556430">
        <w:rPr>
          <w:rFonts w:hint="eastAsia"/>
        </w:rPr>
        <w:t>处理数据查询请求</w:t>
      </w:r>
      <w:r w:rsidR="0058013B">
        <w:rPr>
          <w:rFonts w:hint="eastAsia"/>
        </w:rPr>
        <w:t>。</w:t>
      </w:r>
    </w:p>
    <w:p w14:paraId="5C1189E4" w14:textId="55770C80" w:rsidR="00FE0596" w:rsidRPr="00824A24" w:rsidRDefault="00FE0596" w:rsidP="00684643">
      <w:pPr>
        <w:pStyle w:val="aa"/>
        <w:numPr>
          <w:ilvl w:val="0"/>
          <w:numId w:val="14"/>
        </w:numPr>
        <w:ind w:firstLineChars="0"/>
      </w:pPr>
      <w:r>
        <w:t>数据读取模块</w:t>
      </w:r>
    </w:p>
    <w:p w14:paraId="7C2551E1" w14:textId="7AB684A6" w:rsidR="00FE0596" w:rsidRDefault="00310D4D" w:rsidP="00FE25B2">
      <w:pPr>
        <w:pStyle w:val="aa"/>
      </w:pPr>
      <w:r>
        <w:rPr>
          <w:rFonts w:hint="eastAsia"/>
        </w:rPr>
        <w:t>数据读取是指用户使用</w:t>
      </w:r>
      <w:r>
        <w:rPr>
          <w:rFonts w:hint="eastAsia"/>
        </w:rPr>
        <w:t>SQL</w:t>
      </w:r>
      <w:r>
        <w:rPr>
          <w:rFonts w:hint="eastAsia"/>
        </w:rPr>
        <w:t>命令进行数据查询，</w:t>
      </w:r>
      <w:r w:rsidR="00FE25B2">
        <w:rPr>
          <w:rFonts w:hint="eastAsia"/>
        </w:rPr>
        <w:t>并将数据从</w:t>
      </w:r>
      <w:r w:rsidR="00FE25B2">
        <w:rPr>
          <w:rFonts w:hint="eastAsia"/>
        </w:rPr>
        <w:t>HBase</w:t>
      </w:r>
      <w:r w:rsidR="00FE25B2">
        <w:rPr>
          <w:rFonts w:hint="eastAsia"/>
        </w:rPr>
        <w:t>集群返回给用户的过程</w:t>
      </w:r>
      <w:r w:rsidR="005C1240">
        <w:rPr>
          <w:rFonts w:hint="eastAsia"/>
        </w:rPr>
        <w:t>。除数据库集群模块外，</w:t>
      </w:r>
      <w:r w:rsidR="0050581A">
        <w:rPr>
          <w:rFonts w:hint="eastAsia"/>
        </w:rPr>
        <w:t>还有前端输入、</w:t>
      </w:r>
      <w:r w:rsidR="005C1240">
        <w:rPr>
          <w:rFonts w:hint="eastAsia"/>
        </w:rPr>
        <w:t>语法</w:t>
      </w:r>
      <w:r w:rsidR="0075340A">
        <w:rPr>
          <w:rFonts w:hint="eastAsia"/>
        </w:rPr>
        <w:t>与</w:t>
      </w:r>
      <w:r w:rsidR="005C1240">
        <w:rPr>
          <w:rFonts w:hint="eastAsia"/>
        </w:rPr>
        <w:t>语义检查校验模块、查询管理模块和</w:t>
      </w:r>
      <w:r w:rsidR="005C1240">
        <w:rPr>
          <w:rFonts w:hint="eastAsia"/>
        </w:rPr>
        <w:t>Redis</w:t>
      </w:r>
      <w:r w:rsidR="005C1240">
        <w:rPr>
          <w:rFonts w:hint="eastAsia"/>
        </w:rPr>
        <w:t>缓存数据库模块。</w:t>
      </w:r>
    </w:p>
    <w:p w14:paraId="7463313B" w14:textId="7D787C39" w:rsidR="00725B2F" w:rsidRDefault="00E906DF" w:rsidP="00FE25B2">
      <w:pPr>
        <w:pStyle w:val="aa"/>
      </w:pPr>
      <w:r>
        <w:rPr>
          <w:rFonts w:hint="eastAsia"/>
        </w:rPr>
        <w:t>前端输入：</w:t>
      </w:r>
      <w:r w:rsidR="00FA7ED2">
        <w:rPr>
          <w:rFonts w:hint="eastAsia"/>
        </w:rPr>
        <w:t>与写入模块不同，读取模块前端输入的内容为结构化查询语言，</w:t>
      </w:r>
      <w:r w:rsidR="00FD3E0C">
        <w:rPr>
          <w:rFonts w:hint="eastAsia"/>
        </w:rPr>
        <w:t>，</w:t>
      </w:r>
      <w:r w:rsidR="00D05B0C">
        <w:rPr>
          <w:rFonts w:hint="eastAsia"/>
        </w:rPr>
        <w:t>查询管理模块会将标准</w:t>
      </w:r>
      <w:r w:rsidR="00D05B0C">
        <w:rPr>
          <w:rFonts w:hint="eastAsia"/>
        </w:rPr>
        <w:t>SQL</w:t>
      </w:r>
      <w:r w:rsidR="00D05B0C">
        <w:rPr>
          <w:rFonts w:hint="eastAsia"/>
        </w:rPr>
        <w:t>语言解析成</w:t>
      </w:r>
      <w:r w:rsidR="00D05B0C">
        <w:rPr>
          <w:rFonts w:hint="eastAsia"/>
        </w:rPr>
        <w:t>HBase</w:t>
      </w:r>
      <w:r w:rsidR="00D05B0C">
        <w:rPr>
          <w:rFonts w:hint="eastAsia"/>
        </w:rPr>
        <w:t>和</w:t>
      </w:r>
      <w:r w:rsidR="00D05B0C">
        <w:rPr>
          <w:rFonts w:hint="eastAsia"/>
        </w:rPr>
        <w:t>Redis</w:t>
      </w:r>
      <w:r w:rsidR="00D05B0C">
        <w:rPr>
          <w:rFonts w:hint="eastAsia"/>
        </w:rPr>
        <w:t>可以识别的命令。</w:t>
      </w:r>
    </w:p>
    <w:p w14:paraId="205EE05C" w14:textId="6C83E84D" w:rsidR="0045252E" w:rsidRDefault="0045252E" w:rsidP="00FE25B2">
      <w:pPr>
        <w:pStyle w:val="aa"/>
      </w:pPr>
      <w:r>
        <w:t>语法与语义检查校验：检查前端输入的</w:t>
      </w:r>
      <w:r>
        <w:rPr>
          <w:rFonts w:hint="eastAsia"/>
        </w:rPr>
        <w:t>SQL</w:t>
      </w:r>
      <w:r>
        <w:rPr>
          <w:rFonts w:hint="eastAsia"/>
        </w:rPr>
        <w:t>语句是否标准规范</w:t>
      </w:r>
      <w:r w:rsidR="002F4785">
        <w:rPr>
          <w:rFonts w:hint="eastAsia"/>
        </w:rPr>
        <w:t>，若</w:t>
      </w:r>
      <w:r w:rsidR="00A06BF7">
        <w:rPr>
          <w:rFonts w:hint="eastAsia"/>
        </w:rPr>
        <w:t>不符合语法规则</w:t>
      </w:r>
      <w:r w:rsidR="00E679CE">
        <w:rPr>
          <w:rFonts w:hint="eastAsia"/>
        </w:rPr>
        <w:t>，则会取消当前查询请求</w:t>
      </w:r>
      <w:r w:rsidR="002F4785">
        <w:rPr>
          <w:rFonts w:hint="eastAsia"/>
        </w:rPr>
        <w:t>并告知用户。</w:t>
      </w:r>
    </w:p>
    <w:p w14:paraId="43116595" w14:textId="610018EE" w:rsidR="00DB0458" w:rsidRDefault="0010096F" w:rsidP="00D93D31">
      <w:pPr>
        <w:pStyle w:val="aa"/>
      </w:pPr>
      <w:r>
        <w:rPr>
          <w:rFonts w:hint="eastAsia"/>
        </w:rPr>
        <w:t>查询管理模块：</w:t>
      </w:r>
      <w:r w:rsidR="004248A6">
        <w:rPr>
          <w:rFonts w:hint="eastAsia"/>
        </w:rPr>
        <w:t>查询管理模块可以与</w:t>
      </w:r>
      <w:r w:rsidR="004248A6">
        <w:rPr>
          <w:rFonts w:hint="eastAsia"/>
        </w:rPr>
        <w:t>Redis</w:t>
      </w:r>
      <w:r w:rsidR="004248A6">
        <w:rPr>
          <w:rFonts w:hint="eastAsia"/>
        </w:rPr>
        <w:t>或</w:t>
      </w:r>
      <w:r w:rsidR="004248A6">
        <w:rPr>
          <w:rFonts w:hint="eastAsia"/>
        </w:rPr>
        <w:t>HBase</w:t>
      </w:r>
      <w:r w:rsidR="004248A6">
        <w:rPr>
          <w:rFonts w:hint="eastAsia"/>
        </w:rPr>
        <w:t>交互，</w:t>
      </w:r>
      <w:r w:rsidR="00F95634">
        <w:rPr>
          <w:rFonts w:hint="eastAsia"/>
        </w:rPr>
        <w:t>可以将标准</w:t>
      </w:r>
      <w:r w:rsidR="00F95634">
        <w:rPr>
          <w:rFonts w:hint="eastAsia"/>
        </w:rPr>
        <w:t>SQL</w:t>
      </w:r>
      <w:r w:rsidR="00F95634">
        <w:rPr>
          <w:rFonts w:hint="eastAsia"/>
        </w:rPr>
        <w:lastRenderedPageBreak/>
        <w:t>语言解析为</w:t>
      </w:r>
      <w:r w:rsidR="00F95634">
        <w:rPr>
          <w:rFonts w:hint="eastAsia"/>
        </w:rPr>
        <w:t>Redis</w:t>
      </w:r>
      <w:r w:rsidR="00F95634">
        <w:rPr>
          <w:rFonts w:hint="eastAsia"/>
        </w:rPr>
        <w:t>或</w:t>
      </w:r>
      <w:r w:rsidR="00F95634">
        <w:t>HBase</w:t>
      </w:r>
      <w:r w:rsidR="00F95634">
        <w:t>可执行的命令，具体见下文</w:t>
      </w:r>
      <w:r w:rsidR="00AD3D84">
        <w:t>。</w:t>
      </w:r>
      <w:r w:rsidR="00AB5A11">
        <w:t>同时，查询管理模块还负责维护</w:t>
      </w:r>
      <w:r w:rsidR="00AB5A11">
        <w:rPr>
          <w:rFonts w:hint="eastAsia"/>
        </w:rPr>
        <w:t>Redis</w:t>
      </w:r>
      <w:r w:rsidR="00AB5A11">
        <w:rPr>
          <w:rFonts w:hint="eastAsia"/>
        </w:rPr>
        <w:t>缓存数据库。</w:t>
      </w:r>
    </w:p>
    <w:p w14:paraId="3F30CDB8" w14:textId="6A96A656" w:rsidR="00235526" w:rsidRDefault="00235526" w:rsidP="00235526">
      <w:pPr>
        <w:pStyle w:val="aa"/>
      </w:pPr>
      <w:r>
        <w:t>Redis</w:t>
      </w:r>
      <w:r w:rsidR="00F164A9">
        <w:t>缓存服务器</w:t>
      </w:r>
      <w:r>
        <w:t>：</w:t>
      </w:r>
      <w:r w:rsidR="008B573C">
        <w:t>本系统的核心模块之一，</w:t>
      </w:r>
      <w:r w:rsidR="00112E2F">
        <w:t>负责缓存访问频率较高的数据，当用户发起查询请求时，</w:t>
      </w:r>
      <w:r w:rsidR="008D1B32">
        <w:t>会先经过</w:t>
      </w:r>
      <w:r w:rsidR="008D1B32">
        <w:t>Redis</w:t>
      </w:r>
      <w:r w:rsidR="00765E72">
        <w:t>缓存数据库检索，如</w:t>
      </w:r>
      <w:r w:rsidR="008D1B32">
        <w:t>命中操作，则读取缓存值，若未命中操作，则进入</w:t>
      </w:r>
      <w:r w:rsidR="008D1B32">
        <w:rPr>
          <w:rFonts w:hint="eastAsia"/>
        </w:rPr>
        <w:t>HBase</w:t>
      </w:r>
      <w:r w:rsidR="008D1B32">
        <w:rPr>
          <w:rFonts w:hint="eastAsia"/>
        </w:rPr>
        <w:t>集群检索。</w:t>
      </w:r>
    </w:p>
    <w:p w14:paraId="64D8A871" w14:textId="5740B3F3" w:rsidR="00296768" w:rsidRDefault="00296768" w:rsidP="00235526">
      <w:pPr>
        <w:pStyle w:val="aa"/>
      </w:pPr>
      <w:r>
        <w:rPr>
          <w:rFonts w:hint="eastAsia"/>
        </w:rPr>
        <w:t>本地缓存：</w:t>
      </w:r>
      <w:r w:rsidR="00A75051">
        <w:rPr>
          <w:rFonts w:hint="eastAsia"/>
        </w:rPr>
        <w:t>由于</w:t>
      </w:r>
      <w:r w:rsidR="00A75051">
        <w:rPr>
          <w:rFonts w:hint="eastAsia"/>
        </w:rPr>
        <w:t>Redis</w:t>
      </w:r>
      <w:r w:rsidR="00F55647">
        <w:rPr>
          <w:rFonts w:hint="eastAsia"/>
        </w:rPr>
        <w:t>缓存服务器</w:t>
      </w:r>
      <w:r w:rsidR="00FE202F">
        <w:rPr>
          <w:rFonts w:hint="eastAsia"/>
        </w:rPr>
        <w:t>采用分布式架构，</w:t>
      </w:r>
      <w:r w:rsidR="009275A4">
        <w:rPr>
          <w:rFonts w:hint="eastAsia"/>
        </w:rPr>
        <w:t>对于</w:t>
      </w:r>
      <w:r w:rsidR="000756D8">
        <w:rPr>
          <w:rFonts w:hint="eastAsia"/>
        </w:rPr>
        <w:t>少量访问频率较高的</w:t>
      </w:r>
      <w:r w:rsidR="0062751E">
        <w:rPr>
          <w:rFonts w:hint="eastAsia"/>
        </w:rPr>
        <w:t>缓存记录，</w:t>
      </w:r>
      <w:r w:rsidR="00F164A9">
        <w:rPr>
          <w:rFonts w:hint="eastAsia"/>
        </w:rPr>
        <w:t>访问</w:t>
      </w:r>
      <w:r w:rsidR="007A0A52">
        <w:rPr>
          <w:rFonts w:hint="eastAsia"/>
        </w:rPr>
        <w:t>非当前服务器也会导致性能影响</w:t>
      </w:r>
      <w:r w:rsidR="000A6E02">
        <w:rPr>
          <w:rFonts w:hint="eastAsia"/>
        </w:rPr>
        <w:t>。</w:t>
      </w:r>
      <w:r w:rsidR="00C107E0">
        <w:rPr>
          <w:rFonts w:hint="eastAsia"/>
        </w:rPr>
        <w:t>因此，在</w:t>
      </w:r>
      <w:r w:rsidR="00C107E0">
        <w:rPr>
          <w:rFonts w:hint="eastAsia"/>
        </w:rPr>
        <w:t>Redis</w:t>
      </w:r>
      <w:r w:rsidR="00C107E0">
        <w:rPr>
          <w:rFonts w:hint="eastAsia"/>
        </w:rPr>
        <w:t>缓存服务器之前设置一个本地缓存</w:t>
      </w:r>
      <w:r w:rsidR="002F03FE">
        <w:rPr>
          <w:rFonts w:hint="eastAsia"/>
        </w:rPr>
        <w:t>模块，将</w:t>
      </w:r>
      <w:r w:rsidR="000C30CF">
        <w:rPr>
          <w:rFonts w:hint="eastAsia"/>
        </w:rPr>
        <w:t>小</w:t>
      </w:r>
      <w:r w:rsidR="002F03FE">
        <w:rPr>
          <w:rFonts w:hint="eastAsia"/>
        </w:rPr>
        <w:t>部分数据保存在当前服务器，</w:t>
      </w:r>
      <w:r w:rsidR="000C30CF">
        <w:rPr>
          <w:rFonts w:hint="eastAsia"/>
        </w:rPr>
        <w:t>提高查询效率</w:t>
      </w:r>
      <w:r w:rsidR="003579DA">
        <w:rPr>
          <w:rFonts w:hint="eastAsia"/>
        </w:rPr>
        <w:t>。</w:t>
      </w:r>
    </w:p>
    <w:p w14:paraId="7AF23CFB" w14:textId="306D8B88" w:rsidR="00B862B5" w:rsidRPr="00235526" w:rsidRDefault="0093578B" w:rsidP="00235526">
      <w:pPr>
        <w:pStyle w:val="aa"/>
      </w:pPr>
      <w:r>
        <w:rPr>
          <w:rFonts w:hint="eastAsia"/>
        </w:rPr>
        <w:t>本文接下来将重点讨论</w:t>
      </w:r>
      <w:r w:rsidR="00A46122">
        <w:rPr>
          <w:rFonts w:hint="eastAsia"/>
        </w:rPr>
        <w:t>HBase</w:t>
      </w:r>
      <w:r w:rsidR="00A46122">
        <w:rPr>
          <w:rFonts w:hint="eastAsia"/>
        </w:rPr>
        <w:t>模型结构设计</w:t>
      </w:r>
      <w:r w:rsidR="001E430A">
        <w:rPr>
          <w:rFonts w:hint="eastAsia"/>
        </w:rPr>
        <w:t>、</w:t>
      </w:r>
      <w:r w:rsidR="001E430A">
        <w:rPr>
          <w:rFonts w:hint="eastAsia"/>
        </w:rPr>
        <w:t>Redis</w:t>
      </w:r>
      <w:r w:rsidR="001E430A">
        <w:rPr>
          <w:rFonts w:hint="eastAsia"/>
        </w:rPr>
        <w:t>缓存数据库设计</w:t>
      </w:r>
      <w:r w:rsidR="00B91989">
        <w:rPr>
          <w:rFonts w:hint="eastAsia"/>
        </w:rPr>
        <w:t>及相关内容、</w:t>
      </w:r>
      <w:r w:rsidR="00B45353">
        <w:rPr>
          <w:rFonts w:hint="eastAsia"/>
        </w:rPr>
        <w:t>SQL</w:t>
      </w:r>
      <w:r w:rsidR="00B45353">
        <w:rPr>
          <w:rFonts w:hint="eastAsia"/>
        </w:rPr>
        <w:t>解析及相关内容和缓存淘汰策略等内容</w:t>
      </w:r>
      <w:r w:rsidR="00430BA5">
        <w:rPr>
          <w:rFonts w:hint="eastAsia"/>
        </w:rPr>
        <w:t>。</w:t>
      </w:r>
      <w:r w:rsidR="00D374BB">
        <w:rPr>
          <w:rFonts w:hint="eastAsia"/>
        </w:rPr>
        <w:t>相关数据接入</w:t>
      </w:r>
      <w:r w:rsidR="009E252C">
        <w:rPr>
          <w:rFonts w:hint="eastAsia"/>
        </w:rPr>
        <w:t>设计</w:t>
      </w:r>
      <w:r w:rsidR="00D374BB">
        <w:rPr>
          <w:rFonts w:hint="eastAsia"/>
        </w:rPr>
        <w:t>可以</w:t>
      </w:r>
      <w:r w:rsidR="00AE2F03">
        <w:rPr>
          <w:rFonts w:hint="eastAsia"/>
        </w:rPr>
        <w:t>参考</w:t>
      </w:r>
      <w:r w:rsidR="00D374BB">
        <w:rPr>
          <w:rFonts w:hint="eastAsia"/>
        </w:rPr>
        <w:t>相关</w:t>
      </w:r>
      <w:commentRangeStart w:id="166"/>
      <w:r w:rsidR="00DD7787">
        <w:rPr>
          <w:rFonts w:hint="eastAsia"/>
        </w:rPr>
        <w:t>文献</w:t>
      </w:r>
      <w:commentRangeEnd w:id="166"/>
      <w:r w:rsidR="008D34DD">
        <w:rPr>
          <w:rStyle w:val="af1"/>
        </w:rPr>
        <w:commentReference w:id="166"/>
      </w:r>
      <w:r w:rsidR="00797003">
        <w:rPr>
          <w:rStyle w:val="afe"/>
        </w:rPr>
        <w:t>[</w:t>
      </w:r>
      <w:r w:rsidR="00797003">
        <w:rPr>
          <w:rStyle w:val="afe"/>
        </w:rPr>
        <w:endnoteReference w:id="47"/>
      </w:r>
      <w:r w:rsidR="00797003">
        <w:rPr>
          <w:rStyle w:val="afe"/>
        </w:rPr>
        <w:t>]</w:t>
      </w:r>
      <w:r w:rsidR="00AE2F03">
        <w:rPr>
          <w:rFonts w:hint="eastAsia"/>
        </w:rPr>
        <w:t>，元数据设计可参考</w:t>
      </w:r>
      <w:r w:rsidR="005A6257">
        <w:rPr>
          <w:rFonts w:hint="eastAsia"/>
        </w:rPr>
        <w:t>相关</w:t>
      </w:r>
      <w:commentRangeStart w:id="167"/>
      <w:r w:rsidR="00F01D7D">
        <w:rPr>
          <w:rFonts w:hint="eastAsia"/>
        </w:rPr>
        <w:t>文献</w:t>
      </w:r>
      <w:commentRangeEnd w:id="167"/>
      <w:r w:rsidR="00F23B87">
        <w:rPr>
          <w:rStyle w:val="af1"/>
        </w:rPr>
        <w:commentReference w:id="167"/>
      </w:r>
      <w:r w:rsidR="00797003">
        <w:rPr>
          <w:rStyle w:val="afe"/>
        </w:rPr>
        <w:t>[</w:t>
      </w:r>
      <w:r w:rsidR="00797003">
        <w:rPr>
          <w:rStyle w:val="afe"/>
        </w:rPr>
        <w:endnoteReference w:id="48"/>
      </w:r>
      <w:r w:rsidR="00797003">
        <w:rPr>
          <w:rStyle w:val="afe"/>
        </w:rPr>
        <w:t>]</w:t>
      </w:r>
    </w:p>
    <w:p w14:paraId="45F8DA48" w14:textId="40E42667" w:rsidR="00B012F0" w:rsidRDefault="00F75498" w:rsidP="00882957">
      <w:pPr>
        <w:pStyle w:val="ad"/>
        <w:ind w:right="240"/>
      </w:pPr>
      <w:bookmarkStart w:id="168" w:name="_Toc474308116"/>
      <w:r>
        <w:rPr>
          <w:rFonts w:hint="eastAsia"/>
        </w:rPr>
        <w:t>3.3</w:t>
      </w:r>
      <w:r w:rsidR="00FE3A6F">
        <w:t xml:space="preserve"> </w:t>
      </w:r>
      <w:r w:rsidR="00ED31C0">
        <w:t>HBase</w:t>
      </w:r>
      <w:r w:rsidR="008B7A1E">
        <w:t>集群</w:t>
      </w:r>
      <w:r w:rsidR="008108AC">
        <w:t>模型</w:t>
      </w:r>
      <w:r w:rsidR="000D2793">
        <w:t>结构设计</w:t>
      </w:r>
      <w:bookmarkEnd w:id="168"/>
    </w:p>
    <w:p w14:paraId="5439ED59" w14:textId="3D69F0E9" w:rsidR="00690A6E" w:rsidRDefault="00F75498" w:rsidP="00882957">
      <w:pPr>
        <w:pStyle w:val="af4"/>
        <w:ind w:right="240"/>
      </w:pPr>
      <w:bookmarkStart w:id="169" w:name="_Toc474308117"/>
      <w:r>
        <w:rPr>
          <w:rFonts w:hint="eastAsia"/>
        </w:rPr>
        <w:t>3.3</w:t>
      </w:r>
      <w:r w:rsidR="006A2D8A">
        <w:rPr>
          <w:rFonts w:hint="eastAsia"/>
        </w:rPr>
        <w:t>.1</w:t>
      </w:r>
      <w:r w:rsidR="006A2D8A">
        <w:t xml:space="preserve"> </w:t>
      </w:r>
      <w:r w:rsidR="00C74878">
        <w:t>Column Family</w:t>
      </w:r>
      <w:bookmarkEnd w:id="169"/>
    </w:p>
    <w:p w14:paraId="714C4AED" w14:textId="0D14C9E0" w:rsidR="00C74878" w:rsidRDefault="00525D48" w:rsidP="007B5875">
      <w:pPr>
        <w:pStyle w:val="aa"/>
      </w:pPr>
      <w:r>
        <w:rPr>
          <w:rFonts w:hint="eastAsia"/>
        </w:rPr>
        <w:t>HBase</w:t>
      </w:r>
      <w:r>
        <w:rPr>
          <w:rFonts w:hint="eastAsia"/>
        </w:rPr>
        <w:t>存在</w:t>
      </w:r>
      <w:r w:rsidR="00C22384">
        <w:rPr>
          <w:rFonts w:hint="eastAsia"/>
        </w:rPr>
        <w:t>列族</w:t>
      </w:r>
      <w:r>
        <w:rPr>
          <w:rFonts w:hint="eastAsia"/>
        </w:rPr>
        <w:t>的</w:t>
      </w:r>
      <w:r w:rsidR="00441C2D">
        <w:rPr>
          <w:rFonts w:hint="eastAsia"/>
        </w:rPr>
        <w:t>概念</w:t>
      </w:r>
      <w:r>
        <w:rPr>
          <w:rFonts w:hint="eastAsia"/>
        </w:rPr>
        <w:t>，</w:t>
      </w:r>
      <w:r w:rsidR="00441C2D">
        <w:rPr>
          <w:rFonts w:hint="eastAsia"/>
        </w:rPr>
        <w:t>在处理数据库查询时，</w:t>
      </w:r>
      <w:r w:rsidR="000D206B">
        <w:rPr>
          <w:rFonts w:hint="eastAsia"/>
        </w:rPr>
        <w:t>首先定位到相应的列族。</w:t>
      </w:r>
      <w:r w:rsidR="00EC029C">
        <w:rPr>
          <w:rFonts w:hint="eastAsia"/>
        </w:rPr>
        <w:t>在新建</w:t>
      </w:r>
      <w:r w:rsidR="00EC029C">
        <w:rPr>
          <w:rFonts w:hint="eastAsia"/>
        </w:rPr>
        <w:t>HBase</w:t>
      </w:r>
      <w:r w:rsidR="00EC029C">
        <w:rPr>
          <w:rFonts w:hint="eastAsia"/>
        </w:rPr>
        <w:t>数据库时，需要提前定义好</w:t>
      </w:r>
      <w:r w:rsidR="009A4D0A">
        <w:rPr>
          <w:rFonts w:hint="eastAsia"/>
        </w:rPr>
        <w:t>列族属性</w:t>
      </w:r>
      <w:r w:rsidR="002051A3">
        <w:t>，与普通关系型数据库不同，</w:t>
      </w:r>
      <w:r w:rsidR="002051A3">
        <w:t>HBase</w:t>
      </w:r>
      <w:r w:rsidR="002051A3">
        <w:t>不需要提前</w:t>
      </w:r>
      <w:r w:rsidR="00F8036A">
        <w:t>严格定义</w:t>
      </w:r>
      <w:r w:rsidR="002051A3">
        <w:t>列</w:t>
      </w:r>
      <w:r w:rsidR="00537CC5">
        <w:t>属性，</w:t>
      </w:r>
      <w:r w:rsidR="00F53726">
        <w:rPr>
          <w:rFonts w:hint="eastAsia"/>
        </w:rPr>
        <w:t>HBase</w:t>
      </w:r>
      <w:r w:rsidR="00F53726">
        <w:rPr>
          <w:rFonts w:hint="eastAsia"/>
        </w:rPr>
        <w:t>的</w:t>
      </w:r>
      <w:r w:rsidR="00F53726">
        <w:rPr>
          <w:rFonts w:hint="eastAsia"/>
        </w:rPr>
        <w:t>Column</w:t>
      </w:r>
      <w:r w:rsidR="00F53726">
        <w:t xml:space="preserve"> Family</w:t>
      </w:r>
      <w:r w:rsidR="00F53726">
        <w:t>支持动态添加列属性。</w:t>
      </w:r>
    </w:p>
    <w:p w14:paraId="0E5C95DE" w14:textId="2A1D5CD2" w:rsidR="002947B1" w:rsidRDefault="00292A7E" w:rsidP="007B5875">
      <w:pPr>
        <w:pStyle w:val="aa"/>
      </w:pPr>
      <w:r>
        <w:rPr>
          <w:rFonts w:hint="eastAsia"/>
        </w:rPr>
        <w:t>如</w:t>
      </w:r>
      <w:r w:rsidR="007B479A">
        <w:rPr>
          <w:rFonts w:hint="eastAsia"/>
        </w:rPr>
        <w:t>表</w:t>
      </w:r>
      <w:r w:rsidR="007B479A">
        <w:rPr>
          <w:rFonts w:hint="eastAsia"/>
        </w:rPr>
        <w:t>3.1</w:t>
      </w:r>
      <w:r w:rsidR="007B479A">
        <w:rPr>
          <w:rFonts w:hint="eastAsia"/>
        </w:rPr>
        <w:t>所示，所有字段均为同一类型数据，即都是交通路口路段的监测信息，根据</w:t>
      </w:r>
      <w:r w:rsidR="007B479A">
        <w:rPr>
          <w:rFonts w:hint="eastAsia"/>
        </w:rPr>
        <w:t>HBase</w:t>
      </w:r>
      <w:r w:rsidR="006A3798">
        <w:rPr>
          <w:rFonts w:hint="eastAsia"/>
        </w:rPr>
        <w:t>权威</w:t>
      </w:r>
      <w:r w:rsidR="007B479A">
        <w:rPr>
          <w:rFonts w:hint="eastAsia"/>
        </w:rPr>
        <w:t>建议，</w:t>
      </w:r>
      <w:r w:rsidR="004D1BEA">
        <w:rPr>
          <w:rFonts w:hint="eastAsia"/>
        </w:rPr>
        <w:t>目前同一</w:t>
      </w:r>
      <w:r w:rsidR="00F25EA3">
        <w:rPr>
          <w:rFonts w:hint="eastAsia"/>
        </w:rPr>
        <w:t>数据表</w:t>
      </w:r>
      <w:r w:rsidR="004D1BEA">
        <w:rPr>
          <w:rFonts w:hint="eastAsia"/>
        </w:rPr>
        <w:t>下</w:t>
      </w:r>
      <w:r w:rsidR="0002413F">
        <w:rPr>
          <w:rFonts w:hint="eastAsia"/>
        </w:rPr>
        <w:t>跨</w:t>
      </w:r>
      <w:r w:rsidR="009C53F9">
        <w:rPr>
          <w:rFonts w:hint="eastAsia"/>
        </w:rPr>
        <w:t>列族</w:t>
      </w:r>
      <w:r w:rsidR="0002413F">
        <w:t>访问效率较低</w:t>
      </w:r>
      <w:r w:rsidR="00B87AC0">
        <w:t>。</w:t>
      </w:r>
      <w:r w:rsidR="0002413F">
        <w:t>出于对查询效率的考虑，</w:t>
      </w:r>
      <w:r w:rsidR="001B10B9">
        <w:rPr>
          <w:rFonts w:hint="eastAsia"/>
        </w:rPr>
        <w:t>较好的</w:t>
      </w:r>
      <w:r w:rsidR="00206B30">
        <w:rPr>
          <w:rFonts w:hint="eastAsia"/>
        </w:rPr>
        <w:t>方案</w:t>
      </w:r>
      <w:r w:rsidR="00321012">
        <w:rPr>
          <w:rFonts w:hint="eastAsia"/>
        </w:rPr>
        <w:t>为</w:t>
      </w:r>
      <w:r w:rsidR="007B479A">
        <w:rPr>
          <w:rFonts w:hint="eastAsia"/>
        </w:rPr>
        <w:t>将这些数据放到同一个</w:t>
      </w:r>
      <w:r w:rsidR="00BB0294">
        <w:rPr>
          <w:rFonts w:hint="eastAsia"/>
        </w:rPr>
        <w:t>列族</w:t>
      </w:r>
      <w:r w:rsidR="007B479A">
        <w:rPr>
          <w:rFonts w:hint="eastAsia"/>
        </w:rPr>
        <w:t>内</w:t>
      </w:r>
      <w:r w:rsidR="00B31A43">
        <w:rPr>
          <w:rFonts w:hint="eastAsia"/>
        </w:rPr>
        <w:t>。</w:t>
      </w:r>
      <w:r w:rsidR="005060D9">
        <w:rPr>
          <w:rFonts w:hint="eastAsia"/>
        </w:rPr>
        <w:t>为此，我们建立一个</w:t>
      </w:r>
      <w:r w:rsidR="005060D9">
        <w:rPr>
          <w:rFonts w:hint="eastAsia"/>
        </w:rPr>
        <w:t>HBase</w:t>
      </w:r>
      <w:r w:rsidR="00621663">
        <w:rPr>
          <w:rFonts w:hint="eastAsia"/>
        </w:rPr>
        <w:t>数据表，在建立数据表</w:t>
      </w:r>
      <w:r w:rsidR="005060D9">
        <w:rPr>
          <w:rFonts w:hint="eastAsia"/>
        </w:rPr>
        <w:t>时，指定唯一</w:t>
      </w:r>
      <w:r w:rsidR="00621663">
        <w:rPr>
          <w:rFonts w:hint="eastAsia"/>
        </w:rPr>
        <w:t>列族</w:t>
      </w:r>
      <w:r w:rsidR="00AB6347">
        <w:rPr>
          <w:rFonts w:hint="eastAsia"/>
        </w:rPr>
        <w:t>，该</w:t>
      </w:r>
      <w:r w:rsidR="00621663">
        <w:rPr>
          <w:rFonts w:hint="eastAsia"/>
        </w:rPr>
        <w:t>列族</w:t>
      </w:r>
      <w:r w:rsidR="0075017F">
        <w:t>下有若干个列属性，分别</w:t>
      </w:r>
      <w:r w:rsidR="001642DF">
        <w:t>对应</w:t>
      </w:r>
      <w:r w:rsidR="0075017F">
        <w:t>表</w:t>
      </w:r>
      <w:r w:rsidR="0075017F">
        <w:rPr>
          <w:rFonts w:hint="eastAsia"/>
        </w:rPr>
        <w:t>3.1</w:t>
      </w:r>
      <w:r w:rsidR="0075017F">
        <w:rPr>
          <w:rFonts w:hint="eastAsia"/>
        </w:rPr>
        <w:t>中各个字段属性</w:t>
      </w:r>
      <w:r w:rsidR="0027300A">
        <w:rPr>
          <w:rFonts w:hint="eastAsia"/>
        </w:rPr>
        <w:t>。</w:t>
      </w:r>
    </w:p>
    <w:p w14:paraId="70BBCF38" w14:textId="11AFA20F" w:rsidR="00FB159E" w:rsidRDefault="00F75498" w:rsidP="00882957">
      <w:pPr>
        <w:pStyle w:val="af4"/>
        <w:ind w:right="240"/>
      </w:pPr>
      <w:bookmarkStart w:id="170" w:name="_Toc474308118"/>
      <w:r>
        <w:rPr>
          <w:rFonts w:hint="eastAsia"/>
        </w:rPr>
        <w:t>3.3</w:t>
      </w:r>
      <w:r w:rsidR="00FB159E">
        <w:rPr>
          <w:rFonts w:hint="eastAsia"/>
        </w:rPr>
        <w:t>.2 Row</w:t>
      </w:r>
      <w:r w:rsidR="00FB159E">
        <w:t xml:space="preserve"> Key</w:t>
      </w:r>
      <w:bookmarkEnd w:id="170"/>
    </w:p>
    <w:p w14:paraId="2D4D5808" w14:textId="6EC8BB9A" w:rsidR="00FB159E" w:rsidRDefault="004C4C12" w:rsidP="007B5875">
      <w:pPr>
        <w:pStyle w:val="aa"/>
      </w:pPr>
      <w:r>
        <w:rPr>
          <w:rFonts w:hint="eastAsia"/>
        </w:rPr>
        <w:t>目前，</w:t>
      </w:r>
      <w:r>
        <w:rPr>
          <w:rFonts w:hint="eastAsia"/>
        </w:rPr>
        <w:t>HBase</w:t>
      </w:r>
      <w:r>
        <w:rPr>
          <w:rFonts w:hint="eastAsia"/>
        </w:rPr>
        <w:t>支持三种数据检索方式：</w:t>
      </w:r>
    </w:p>
    <w:p w14:paraId="347E3453" w14:textId="49B79537" w:rsidR="004C4C12" w:rsidRDefault="00CB0155" w:rsidP="00FA69CD">
      <w:pPr>
        <w:pStyle w:val="aa"/>
        <w:numPr>
          <w:ilvl w:val="0"/>
          <w:numId w:val="12"/>
        </w:numPr>
        <w:ind w:firstLineChars="0"/>
      </w:pPr>
      <w:r>
        <w:rPr>
          <w:rFonts w:hint="eastAsia"/>
        </w:rPr>
        <w:t>指定</w:t>
      </w:r>
      <w:r w:rsidR="00DE796C">
        <w:rPr>
          <w:rFonts w:hint="eastAsia"/>
        </w:rPr>
        <w:t>Row</w:t>
      </w:r>
      <w:r w:rsidR="00DE796C">
        <w:t xml:space="preserve"> Key</w:t>
      </w:r>
      <w:r w:rsidR="00FA69CD">
        <w:rPr>
          <w:rFonts w:hint="eastAsia"/>
        </w:rPr>
        <w:t>的单条记录查询</w:t>
      </w:r>
    </w:p>
    <w:p w14:paraId="1FC41A8C" w14:textId="04BFFCE7" w:rsidR="003F2F9F" w:rsidRDefault="003F2F9F" w:rsidP="00FA69CD">
      <w:pPr>
        <w:pStyle w:val="aa"/>
        <w:numPr>
          <w:ilvl w:val="0"/>
          <w:numId w:val="12"/>
        </w:numPr>
        <w:ind w:firstLineChars="0"/>
      </w:pPr>
      <w:r>
        <w:t>定义</w:t>
      </w:r>
      <w:r w:rsidR="00DE796C">
        <w:t>Row Key</w:t>
      </w:r>
      <w:r>
        <w:t>范围</w:t>
      </w:r>
      <w:r w:rsidR="00E25815">
        <w:t>查询记录片段</w:t>
      </w:r>
    </w:p>
    <w:p w14:paraId="33FEC396" w14:textId="108D96BF" w:rsidR="00E25815" w:rsidRDefault="00E25815" w:rsidP="00FA69CD">
      <w:pPr>
        <w:pStyle w:val="aa"/>
        <w:numPr>
          <w:ilvl w:val="0"/>
          <w:numId w:val="12"/>
        </w:numPr>
        <w:ind w:firstLineChars="0"/>
      </w:pPr>
      <w:r>
        <w:t>不指定</w:t>
      </w:r>
      <w:r w:rsidR="00C469B3">
        <w:t>Row Key</w:t>
      </w:r>
      <w:r>
        <w:t>，执行扫描操作</w:t>
      </w:r>
    </w:p>
    <w:p w14:paraId="143B5580" w14:textId="789BD9EF" w:rsidR="0064587A" w:rsidRDefault="00DE796C" w:rsidP="0064587A">
      <w:pPr>
        <w:pStyle w:val="aa"/>
        <w:ind w:firstLineChars="0"/>
      </w:pPr>
      <w:r>
        <w:rPr>
          <w:rFonts w:hint="eastAsia"/>
        </w:rPr>
        <w:t>对于情况</w:t>
      </w:r>
      <w:r>
        <w:rPr>
          <w:rFonts w:hint="eastAsia"/>
        </w:rPr>
        <w:t>1</w:t>
      </w:r>
      <w:r>
        <w:rPr>
          <w:rFonts w:hint="eastAsia"/>
        </w:rPr>
        <w:t>和情况</w:t>
      </w:r>
      <w:r>
        <w:rPr>
          <w:rFonts w:hint="eastAsia"/>
        </w:rPr>
        <w:t>2</w:t>
      </w:r>
      <w:r>
        <w:rPr>
          <w:rFonts w:hint="eastAsia"/>
        </w:rPr>
        <w:t>，</w:t>
      </w:r>
      <w:r>
        <w:rPr>
          <w:rFonts w:hint="eastAsia"/>
        </w:rPr>
        <w:t>HBase</w:t>
      </w:r>
      <w:r>
        <w:rPr>
          <w:rFonts w:hint="eastAsia"/>
        </w:rPr>
        <w:t>查询效率较高，而在数据量较大时，情况</w:t>
      </w:r>
      <w:r>
        <w:rPr>
          <w:rFonts w:hint="eastAsia"/>
        </w:rPr>
        <w:t>3</w:t>
      </w:r>
      <w:r>
        <w:rPr>
          <w:rFonts w:hint="eastAsia"/>
        </w:rPr>
        <w:t>查询效率较低。</w:t>
      </w:r>
      <w:r w:rsidR="00474255">
        <w:rPr>
          <w:rFonts w:hint="eastAsia"/>
        </w:rPr>
        <w:t>为了充分发挥</w:t>
      </w:r>
      <w:r w:rsidR="00474255">
        <w:rPr>
          <w:rFonts w:hint="eastAsia"/>
        </w:rPr>
        <w:t>Row Key</w:t>
      </w:r>
      <w:r w:rsidR="00474255">
        <w:rPr>
          <w:rFonts w:hint="eastAsia"/>
        </w:rPr>
        <w:t>在数据检索时的优势，满足交通数据流检索的实际需求</w:t>
      </w:r>
      <w:r>
        <w:rPr>
          <w:rFonts w:hint="eastAsia"/>
        </w:rPr>
        <w:t>，</w:t>
      </w:r>
      <w:r w:rsidR="00BE57BA">
        <w:rPr>
          <w:rFonts w:hint="eastAsia"/>
        </w:rPr>
        <w:t>合理的</w:t>
      </w:r>
      <w:r>
        <w:rPr>
          <w:rFonts w:hint="eastAsia"/>
        </w:rPr>
        <w:t>Row</w:t>
      </w:r>
      <w:r>
        <w:t xml:space="preserve"> Key</w:t>
      </w:r>
      <w:r>
        <w:rPr>
          <w:rFonts w:hint="eastAsia"/>
        </w:rPr>
        <w:t>设计是</w:t>
      </w:r>
      <w:r w:rsidR="00665522">
        <w:rPr>
          <w:rFonts w:hint="eastAsia"/>
        </w:rPr>
        <w:t>实现</w:t>
      </w:r>
      <w:r w:rsidR="00817ED7" w:rsidRPr="00817ED7">
        <w:rPr>
          <w:rFonts w:hint="eastAsia"/>
        </w:rPr>
        <w:t>交通流数据实时存储与查询系统</w:t>
      </w:r>
      <w:r w:rsidR="00817ED7">
        <w:rPr>
          <w:rFonts w:hint="eastAsia"/>
        </w:rPr>
        <w:t>的重要</w:t>
      </w:r>
      <w:r w:rsidR="00FB2E69">
        <w:rPr>
          <w:rFonts w:hint="eastAsia"/>
        </w:rPr>
        <w:t>因素</w:t>
      </w:r>
      <w:r w:rsidR="007D23A3">
        <w:rPr>
          <w:rFonts w:hint="eastAsia"/>
        </w:rPr>
        <w:t>，较好的</w:t>
      </w:r>
      <w:r w:rsidR="007D23A3">
        <w:rPr>
          <w:rFonts w:hint="eastAsia"/>
        </w:rPr>
        <w:t>Row</w:t>
      </w:r>
      <w:r w:rsidR="007D23A3">
        <w:t xml:space="preserve"> Key</w:t>
      </w:r>
      <w:r w:rsidR="007D23A3">
        <w:t>设计不但能提升检索效率，降低冗余带来的性能问题，同时一定程度上也能解决</w:t>
      </w:r>
      <w:r w:rsidR="007D23A3">
        <w:t>“</w:t>
      </w:r>
      <w:commentRangeStart w:id="171"/>
      <w:r w:rsidR="007D23A3">
        <w:t>写热点</w:t>
      </w:r>
      <w:commentRangeEnd w:id="171"/>
      <w:r w:rsidR="005F17CF">
        <w:rPr>
          <w:rStyle w:val="af1"/>
        </w:rPr>
        <w:commentReference w:id="171"/>
      </w:r>
      <w:r w:rsidR="00797003">
        <w:rPr>
          <w:rStyle w:val="afe"/>
        </w:rPr>
        <w:t>[</w:t>
      </w:r>
      <w:r w:rsidR="00797003">
        <w:rPr>
          <w:rStyle w:val="afe"/>
        </w:rPr>
        <w:endnoteReference w:id="49"/>
      </w:r>
      <w:r w:rsidR="00797003">
        <w:rPr>
          <w:rStyle w:val="afe"/>
        </w:rPr>
        <w:t>]</w:t>
      </w:r>
      <w:r w:rsidR="007D23A3">
        <w:t>”</w:t>
      </w:r>
      <w:r w:rsidR="007D23A3">
        <w:t>问题</w:t>
      </w:r>
      <w:r w:rsidR="00A267ED">
        <w:t>，</w:t>
      </w:r>
      <w:commentRangeStart w:id="172"/>
      <w:r w:rsidR="00A267ED">
        <w:t>提升写入数据的性能</w:t>
      </w:r>
      <w:commentRangeEnd w:id="172"/>
      <w:r w:rsidR="001B584A">
        <w:rPr>
          <w:rStyle w:val="af1"/>
        </w:rPr>
        <w:commentReference w:id="172"/>
      </w:r>
      <w:r w:rsidR="00797003">
        <w:rPr>
          <w:rStyle w:val="afe"/>
        </w:rPr>
        <w:t>[</w:t>
      </w:r>
      <w:r w:rsidR="00797003">
        <w:rPr>
          <w:rStyle w:val="afe"/>
        </w:rPr>
        <w:endnoteReference w:id="50"/>
      </w:r>
      <w:r w:rsidR="00797003">
        <w:rPr>
          <w:rStyle w:val="afe"/>
        </w:rPr>
        <w:t>]</w:t>
      </w:r>
      <w:r w:rsidR="007D23A3">
        <w:rPr>
          <w:rFonts w:hint="eastAsia"/>
        </w:rPr>
        <w:t>。</w:t>
      </w:r>
    </w:p>
    <w:p w14:paraId="30070155" w14:textId="1D7A1C98" w:rsidR="005D646F" w:rsidRDefault="00D97161" w:rsidP="0064587A">
      <w:pPr>
        <w:pStyle w:val="aa"/>
        <w:ind w:firstLineChars="0"/>
      </w:pPr>
      <w:r>
        <w:rPr>
          <w:rFonts w:hint="eastAsia"/>
        </w:rPr>
        <w:lastRenderedPageBreak/>
        <w:t>从表</w:t>
      </w:r>
      <w:r>
        <w:rPr>
          <w:rFonts w:hint="eastAsia"/>
        </w:rPr>
        <w:t>3.1</w:t>
      </w:r>
      <w:r>
        <w:rPr>
          <w:rFonts w:hint="eastAsia"/>
        </w:rPr>
        <w:t>得知，</w:t>
      </w:r>
      <w:r w:rsidR="00AA6429" w:rsidRPr="00AA6429">
        <w:rPr>
          <w:rFonts w:hint="eastAsia"/>
        </w:rPr>
        <w:t>道路车辆车牌数据</w:t>
      </w:r>
      <w:r w:rsidR="00AA6429">
        <w:t>主要</w:t>
      </w:r>
      <w:r w:rsidR="00EE5F8C">
        <w:t>由</w:t>
      </w:r>
      <w:r w:rsidR="00AB6892">
        <w:t>车辆车牌记录、车辆识别时间</w:t>
      </w:r>
      <w:r w:rsidR="00EE5F8C">
        <w:t>、</w:t>
      </w:r>
      <w:r w:rsidR="00AB6892">
        <w:t>监测点编码</w:t>
      </w:r>
      <w:r w:rsidR="00EE5F8C">
        <w:t>以及其他相关监测数据构成</w:t>
      </w:r>
      <w:r w:rsidR="00DB5BAD">
        <w:t>，</w:t>
      </w:r>
      <w:r w:rsidR="00D41799">
        <w:t>主要查询字段为车辆车牌记录、车辆识别时间、监测点编码</w:t>
      </w:r>
      <w:r w:rsidR="00DB5BAD">
        <w:t>。</w:t>
      </w:r>
      <w:r w:rsidR="00D41799">
        <w:t>因此，</w:t>
      </w:r>
      <w:r w:rsidR="00684AE1">
        <w:t>在设计</w:t>
      </w:r>
      <w:r w:rsidR="00684AE1">
        <w:t>Row Key</w:t>
      </w:r>
      <w:r w:rsidR="00684AE1">
        <w:t>组成时，应该充分考虑</w:t>
      </w:r>
      <w:r w:rsidR="00CF3D95">
        <w:t>车辆车牌记录、车辆识别时间、监测点编码这三者关系进行组合</w:t>
      </w:r>
      <w:r w:rsidR="009F4E99">
        <w:t>，将它们作为复合</w:t>
      </w:r>
      <w:r w:rsidR="009F4E99">
        <w:t>Row Key</w:t>
      </w:r>
      <w:r w:rsidR="00914488">
        <w:t>。</w:t>
      </w:r>
    </w:p>
    <w:p w14:paraId="70A7B7ED" w14:textId="748A41D1" w:rsidR="00382A7D" w:rsidRPr="00382A7D" w:rsidRDefault="00382A7D" w:rsidP="0064587A">
      <w:pPr>
        <w:pStyle w:val="aa"/>
        <w:ind w:firstLineChars="0"/>
      </w:pPr>
      <w:r>
        <w:t>根据</w:t>
      </w:r>
      <w:r>
        <w:rPr>
          <w:rFonts w:hint="eastAsia"/>
        </w:rPr>
        <w:t>HBase</w:t>
      </w:r>
      <w:r w:rsidR="00F25CCC">
        <w:t>检索策略</w:t>
      </w:r>
      <w:r>
        <w:t>，</w:t>
      </w:r>
      <w:r w:rsidR="00F25CCC">
        <w:t>将</w:t>
      </w:r>
      <w:r w:rsidR="00BF3410">
        <w:t>数据拆分</w:t>
      </w:r>
      <w:r w:rsidR="00DB0933">
        <w:t>（</w:t>
      </w:r>
      <w:r w:rsidR="00DB0933">
        <w:rPr>
          <w:rFonts w:hint="eastAsia"/>
        </w:rPr>
        <w:t>Split</w:t>
      </w:r>
      <w:r w:rsidR="00DB0933">
        <w:t>）</w:t>
      </w:r>
      <w:r w:rsidR="00D54C6B" w:rsidRPr="00D54C6B">
        <w:rPr>
          <w:vertAlign w:val="superscript"/>
        </w:rPr>
        <w:fldChar w:fldCharType="begin"/>
      </w:r>
      <w:r w:rsidR="00D54C6B" w:rsidRPr="00D54C6B">
        <w:rPr>
          <w:vertAlign w:val="superscript"/>
        </w:rPr>
        <w:instrText xml:space="preserve"> NOTEREF _Ref474409892 </w:instrText>
      </w:r>
      <w:r w:rsidR="00D54C6B">
        <w:rPr>
          <w:vertAlign w:val="superscript"/>
        </w:rPr>
        <w:instrText xml:space="preserve"> \* MERGEFORMAT </w:instrText>
      </w:r>
      <w:r w:rsidR="00D54C6B" w:rsidRPr="00D54C6B">
        <w:rPr>
          <w:vertAlign w:val="superscript"/>
        </w:rPr>
        <w:fldChar w:fldCharType="separate"/>
      </w:r>
      <w:r w:rsidR="00D54C6B" w:rsidRPr="00D54C6B">
        <w:rPr>
          <w:vertAlign w:val="superscript"/>
        </w:rPr>
        <w:t>3</w:t>
      </w:r>
      <w:r w:rsidR="00D54C6B" w:rsidRPr="00D54C6B">
        <w:rPr>
          <w:vertAlign w:val="superscript"/>
        </w:rPr>
        <w:fldChar w:fldCharType="end"/>
      </w:r>
      <w:r w:rsidR="009723E9">
        <w:rPr>
          <w:rFonts w:hint="eastAsia"/>
        </w:rPr>
        <w:t>到不</w:t>
      </w:r>
      <w:r w:rsidR="00BF3410">
        <w:t>同的</w:t>
      </w:r>
      <w:r w:rsidR="00BF3410">
        <w:t>Region</w:t>
      </w:r>
      <w:r w:rsidR="00BF3410">
        <w:t>可以提升并行查询</w:t>
      </w:r>
      <w:r w:rsidR="005E0E05">
        <w:t>的能力，</w:t>
      </w:r>
      <w:r w:rsidR="005E0E05">
        <w:rPr>
          <w:rFonts w:hint="eastAsia"/>
        </w:rPr>
        <w:t>在主键上设置一个前缀（</w:t>
      </w:r>
      <w:r w:rsidR="005E0E05">
        <w:rPr>
          <w:rFonts w:hint="eastAsia"/>
        </w:rPr>
        <w:t>Prefix</w:t>
      </w:r>
      <w:r w:rsidR="005E0E05">
        <w:rPr>
          <w:rFonts w:hint="eastAsia"/>
        </w:rPr>
        <w:t>），设置</w:t>
      </w:r>
      <w:r w:rsidR="005E0E05">
        <w:rPr>
          <w:rFonts w:hint="eastAsia"/>
        </w:rPr>
        <w:t>Region</w:t>
      </w:r>
      <w:r w:rsidR="005E0E05">
        <w:rPr>
          <w:rFonts w:hint="eastAsia"/>
        </w:rPr>
        <w:t>拆分策略，</w:t>
      </w:r>
      <w:r w:rsidR="00CA55FE">
        <w:rPr>
          <w:rFonts w:hint="eastAsia"/>
        </w:rPr>
        <w:t>H</w:t>
      </w:r>
      <w:r w:rsidR="00CA55FE">
        <w:t>Base</w:t>
      </w:r>
      <w:r w:rsidR="00CA55FE">
        <w:t>会将记录保存至指定</w:t>
      </w:r>
      <w:r w:rsidR="00CA55FE">
        <w:t>Region</w:t>
      </w:r>
      <w:r w:rsidR="00CA55FE">
        <w:t>。</w:t>
      </w:r>
    </w:p>
    <w:p w14:paraId="3E20699E" w14:textId="3BB6F1E6" w:rsidR="007D23A3" w:rsidRDefault="00731BC7" w:rsidP="0064587A">
      <w:pPr>
        <w:pStyle w:val="aa"/>
        <w:ind w:firstLineChars="0"/>
      </w:pPr>
      <w:r>
        <w:rPr>
          <w:rFonts w:hint="eastAsia"/>
        </w:rPr>
        <w:t>根据上述描述，</w:t>
      </w:r>
      <w:r w:rsidR="00961672">
        <w:t>表</w:t>
      </w:r>
      <w:r w:rsidR="00961672">
        <w:rPr>
          <w:rFonts w:hint="eastAsia"/>
        </w:rPr>
        <w:t>3.2</w:t>
      </w:r>
      <w:r w:rsidR="00193017">
        <w:rPr>
          <w:rFonts w:hint="eastAsia"/>
        </w:rPr>
        <w:t>展示</w:t>
      </w:r>
      <w:r w:rsidR="00B3457E">
        <w:rPr>
          <w:rFonts w:hint="eastAsia"/>
        </w:rPr>
        <w:t>的是</w:t>
      </w:r>
      <w:r>
        <w:rPr>
          <w:rFonts w:hint="eastAsia"/>
        </w:rPr>
        <w:t>一种</w:t>
      </w:r>
      <w:r w:rsidRPr="00731BC7">
        <w:rPr>
          <w:rFonts w:hint="eastAsia"/>
        </w:rPr>
        <w:t>交通流数据实时存储与查询系统</w:t>
      </w:r>
      <w:r>
        <w:rPr>
          <w:rFonts w:hint="eastAsia"/>
        </w:rPr>
        <w:t>的</w:t>
      </w:r>
      <w:r>
        <w:rPr>
          <w:rFonts w:hint="eastAsia"/>
        </w:rPr>
        <w:t>Row</w:t>
      </w:r>
      <w:r>
        <w:t xml:space="preserve"> Key</w:t>
      </w:r>
      <w:r>
        <w:t>方案</w:t>
      </w:r>
      <w:r w:rsidR="00B210CD">
        <w:t>示例</w:t>
      </w:r>
      <w:r w:rsidR="005012AE">
        <w:rPr>
          <w:rFonts w:hint="eastAsia"/>
        </w:rPr>
        <w:t>。</w:t>
      </w:r>
    </w:p>
    <w:p w14:paraId="6B07933B" w14:textId="0C77B0D8" w:rsidR="00527F7B" w:rsidRDefault="00982DEA" w:rsidP="00B53D4C">
      <w:pPr>
        <w:pStyle w:val="ae"/>
      </w:pPr>
      <w:r>
        <w:t>表</w:t>
      </w:r>
      <w:r>
        <w:rPr>
          <w:rFonts w:hint="eastAsia"/>
        </w:rPr>
        <w:t xml:space="preserve">3.2 </w:t>
      </w:r>
      <w:r>
        <w:t>Row Key设计方案</w:t>
      </w:r>
      <w:r w:rsidR="00961672">
        <w:t>示例</w:t>
      </w:r>
    </w:p>
    <w:tbl>
      <w:tblPr>
        <w:tblStyle w:val="af6"/>
        <w:tblW w:w="0" w:type="auto"/>
        <w:tblLook w:val="04A0" w:firstRow="1" w:lastRow="0" w:firstColumn="1" w:lastColumn="0" w:noHBand="0" w:noVBand="1"/>
      </w:tblPr>
      <w:tblGrid>
        <w:gridCol w:w="1526"/>
        <w:gridCol w:w="1843"/>
        <w:gridCol w:w="2126"/>
        <w:gridCol w:w="3027"/>
      </w:tblGrid>
      <w:tr w:rsidR="002D4E4F" w14:paraId="157CE072" w14:textId="77777777" w:rsidTr="00EA69EE">
        <w:tc>
          <w:tcPr>
            <w:tcW w:w="8522" w:type="dxa"/>
            <w:gridSpan w:val="4"/>
            <w:vAlign w:val="center"/>
          </w:tcPr>
          <w:p w14:paraId="0D446FAC" w14:textId="7E74A18A" w:rsidR="002D4E4F" w:rsidRPr="002D4E4F" w:rsidRDefault="002D4E4F" w:rsidP="00EA69EE">
            <w:pPr>
              <w:pStyle w:val="aa"/>
              <w:ind w:firstLineChars="0" w:firstLine="0"/>
              <w:jc w:val="center"/>
              <w:rPr>
                <w:b/>
              </w:rPr>
            </w:pPr>
            <w:r w:rsidRPr="002D4E4F">
              <w:rPr>
                <w:rFonts w:hint="eastAsia"/>
                <w:b/>
              </w:rPr>
              <w:t>复合</w:t>
            </w:r>
            <w:r w:rsidRPr="002D4E4F">
              <w:rPr>
                <w:rFonts w:hint="eastAsia"/>
                <w:b/>
              </w:rPr>
              <w:t>Row</w:t>
            </w:r>
            <w:r w:rsidRPr="002D4E4F">
              <w:rPr>
                <w:b/>
              </w:rPr>
              <w:t xml:space="preserve"> Key</w:t>
            </w:r>
          </w:p>
        </w:tc>
      </w:tr>
      <w:tr w:rsidR="00B53D4C" w14:paraId="23C0BA50" w14:textId="77777777" w:rsidTr="00544DDB">
        <w:tc>
          <w:tcPr>
            <w:tcW w:w="1526" w:type="dxa"/>
            <w:vAlign w:val="center"/>
          </w:tcPr>
          <w:p w14:paraId="72BB2969" w14:textId="7FE2712A" w:rsidR="00B53D4C" w:rsidRPr="003B0B8F" w:rsidRDefault="00F66A26" w:rsidP="00EA69EE">
            <w:pPr>
              <w:pStyle w:val="aa"/>
              <w:ind w:firstLineChars="0" w:firstLine="0"/>
              <w:jc w:val="center"/>
              <w:rPr>
                <w:b/>
              </w:rPr>
            </w:pPr>
            <w:r w:rsidRPr="003B0B8F">
              <w:rPr>
                <w:rFonts w:hint="eastAsia"/>
                <w:b/>
              </w:rPr>
              <w:t>PREFIX</w:t>
            </w:r>
          </w:p>
        </w:tc>
        <w:tc>
          <w:tcPr>
            <w:tcW w:w="1843" w:type="dxa"/>
            <w:vAlign w:val="center"/>
          </w:tcPr>
          <w:p w14:paraId="1130A399" w14:textId="2CC30AD9" w:rsidR="00B53D4C" w:rsidRPr="003B0B8F" w:rsidRDefault="00F66A26" w:rsidP="00EA69EE">
            <w:pPr>
              <w:pStyle w:val="aa"/>
              <w:ind w:firstLineChars="0" w:firstLine="0"/>
              <w:jc w:val="center"/>
              <w:rPr>
                <w:b/>
              </w:rPr>
            </w:pPr>
            <w:r w:rsidRPr="003B0B8F">
              <w:rPr>
                <w:rFonts w:hint="eastAsia"/>
                <w:b/>
              </w:rPr>
              <w:t>CAR</w:t>
            </w:r>
            <w:r w:rsidRPr="003B0B8F">
              <w:rPr>
                <w:b/>
              </w:rPr>
              <w:t>_NO</w:t>
            </w:r>
          </w:p>
        </w:tc>
        <w:tc>
          <w:tcPr>
            <w:tcW w:w="2126" w:type="dxa"/>
            <w:vAlign w:val="center"/>
          </w:tcPr>
          <w:p w14:paraId="1200E134" w14:textId="4B32DD17" w:rsidR="00B53D4C" w:rsidRPr="003B0B8F" w:rsidRDefault="00F66A26" w:rsidP="00EA69EE">
            <w:pPr>
              <w:pStyle w:val="aa"/>
              <w:ind w:firstLineChars="0" w:firstLine="0"/>
              <w:jc w:val="center"/>
              <w:rPr>
                <w:b/>
              </w:rPr>
            </w:pPr>
            <w:r w:rsidRPr="003B0B8F">
              <w:rPr>
                <w:rFonts w:hint="eastAsia"/>
                <w:b/>
              </w:rPr>
              <w:t>POINT_NO</w:t>
            </w:r>
          </w:p>
        </w:tc>
        <w:tc>
          <w:tcPr>
            <w:tcW w:w="3027" w:type="dxa"/>
            <w:vAlign w:val="center"/>
          </w:tcPr>
          <w:p w14:paraId="46CC3958" w14:textId="25676DED" w:rsidR="00B53D4C" w:rsidRPr="003B0B8F" w:rsidRDefault="00F66A26" w:rsidP="00EA69EE">
            <w:pPr>
              <w:pStyle w:val="aa"/>
              <w:ind w:firstLineChars="0" w:firstLine="0"/>
              <w:jc w:val="center"/>
              <w:rPr>
                <w:b/>
              </w:rPr>
            </w:pPr>
            <w:r w:rsidRPr="003B0B8F">
              <w:rPr>
                <w:rFonts w:hint="eastAsia"/>
                <w:b/>
              </w:rPr>
              <w:t>RECORD_TIME</w:t>
            </w:r>
          </w:p>
        </w:tc>
      </w:tr>
      <w:tr w:rsidR="00B53D4C" w14:paraId="4AA6F041" w14:textId="77777777" w:rsidTr="00544DDB">
        <w:tc>
          <w:tcPr>
            <w:tcW w:w="1526" w:type="dxa"/>
            <w:vAlign w:val="center"/>
          </w:tcPr>
          <w:p w14:paraId="33B864A2" w14:textId="1ED6CD94" w:rsidR="00B53D4C" w:rsidRDefault="00544DDB" w:rsidP="00EA69EE">
            <w:pPr>
              <w:pStyle w:val="aa"/>
              <w:ind w:firstLineChars="0" w:firstLine="0"/>
              <w:jc w:val="center"/>
            </w:pPr>
            <w:r>
              <w:rPr>
                <w:rFonts w:hint="eastAsia"/>
              </w:rPr>
              <w:t>2017</w:t>
            </w:r>
          </w:p>
        </w:tc>
        <w:tc>
          <w:tcPr>
            <w:tcW w:w="1843" w:type="dxa"/>
            <w:vAlign w:val="center"/>
          </w:tcPr>
          <w:p w14:paraId="43F95EF6" w14:textId="0D362545" w:rsidR="00B53D4C" w:rsidRDefault="003C7546" w:rsidP="00EA69EE">
            <w:pPr>
              <w:pStyle w:val="aa"/>
              <w:ind w:firstLineChars="0" w:firstLine="0"/>
              <w:jc w:val="center"/>
            </w:pPr>
            <w:r>
              <w:rPr>
                <w:rFonts w:hint="eastAsia"/>
              </w:rPr>
              <w:t>沪</w:t>
            </w:r>
            <w:r w:rsidR="0041280F">
              <w:rPr>
                <w:rFonts w:hint="eastAsia"/>
              </w:rPr>
              <w:t>B37D</w:t>
            </w:r>
            <w:r w:rsidR="00544DDB" w:rsidRPr="00544DDB">
              <w:rPr>
                <w:rFonts w:hint="eastAsia"/>
              </w:rPr>
              <w:t>83</w:t>
            </w:r>
          </w:p>
        </w:tc>
        <w:tc>
          <w:tcPr>
            <w:tcW w:w="2126" w:type="dxa"/>
            <w:vAlign w:val="center"/>
          </w:tcPr>
          <w:p w14:paraId="50BCE17A" w14:textId="6758B425" w:rsidR="00B53D4C" w:rsidRDefault="00544DDB" w:rsidP="00EA69EE">
            <w:pPr>
              <w:pStyle w:val="aa"/>
              <w:ind w:firstLineChars="0" w:firstLine="0"/>
              <w:jc w:val="center"/>
            </w:pPr>
            <w:r w:rsidRPr="00544DDB">
              <w:t>10300501</w:t>
            </w:r>
          </w:p>
        </w:tc>
        <w:tc>
          <w:tcPr>
            <w:tcW w:w="3027" w:type="dxa"/>
            <w:vAlign w:val="center"/>
          </w:tcPr>
          <w:p w14:paraId="7922E48D" w14:textId="403D125F" w:rsidR="00B53D4C" w:rsidRDefault="00544DDB" w:rsidP="00EA69EE">
            <w:pPr>
              <w:pStyle w:val="aa"/>
              <w:ind w:firstLineChars="0" w:firstLine="0"/>
              <w:jc w:val="center"/>
            </w:pPr>
            <w:r>
              <w:t>2017-03</w:t>
            </w:r>
            <w:r w:rsidRPr="00544DDB">
              <w:t>-05 00:01:33</w:t>
            </w:r>
          </w:p>
        </w:tc>
      </w:tr>
      <w:tr w:rsidR="003C7546" w14:paraId="4A879245" w14:textId="77777777" w:rsidTr="00544DDB">
        <w:tc>
          <w:tcPr>
            <w:tcW w:w="1526" w:type="dxa"/>
            <w:vAlign w:val="center"/>
          </w:tcPr>
          <w:p w14:paraId="4B8E20A8" w14:textId="4E0332D0" w:rsidR="003C7546" w:rsidRDefault="003C7546" w:rsidP="00EA69EE">
            <w:pPr>
              <w:pStyle w:val="aa"/>
              <w:ind w:firstLineChars="0" w:firstLine="0"/>
              <w:jc w:val="center"/>
            </w:pPr>
            <w:r>
              <w:rPr>
                <w:rFonts w:hint="eastAsia"/>
              </w:rPr>
              <w:t>2017</w:t>
            </w:r>
          </w:p>
        </w:tc>
        <w:tc>
          <w:tcPr>
            <w:tcW w:w="1843" w:type="dxa"/>
            <w:vAlign w:val="center"/>
          </w:tcPr>
          <w:p w14:paraId="268799AF" w14:textId="216E6CB7" w:rsidR="003C7546" w:rsidRPr="00544DDB" w:rsidRDefault="003C7546" w:rsidP="00EA69EE">
            <w:pPr>
              <w:pStyle w:val="aa"/>
              <w:ind w:firstLineChars="0" w:firstLine="0"/>
              <w:jc w:val="center"/>
            </w:pPr>
            <w:r>
              <w:rPr>
                <w:rFonts w:hint="eastAsia"/>
              </w:rPr>
              <w:t>沪</w:t>
            </w:r>
            <w:r w:rsidR="0041280F">
              <w:rPr>
                <w:rFonts w:hint="eastAsia"/>
              </w:rPr>
              <w:t>A</w:t>
            </w:r>
            <w:r w:rsidRPr="003C7546">
              <w:rPr>
                <w:rFonts w:hint="eastAsia"/>
              </w:rPr>
              <w:t>065C8</w:t>
            </w:r>
          </w:p>
        </w:tc>
        <w:tc>
          <w:tcPr>
            <w:tcW w:w="2126" w:type="dxa"/>
            <w:vAlign w:val="center"/>
          </w:tcPr>
          <w:p w14:paraId="3B1FA172" w14:textId="31981CD4" w:rsidR="003C7546" w:rsidRPr="00544DDB" w:rsidRDefault="003C7546" w:rsidP="00EA69EE">
            <w:pPr>
              <w:pStyle w:val="aa"/>
              <w:ind w:firstLineChars="0" w:firstLine="0"/>
              <w:jc w:val="center"/>
            </w:pPr>
            <w:r w:rsidRPr="003C7546">
              <w:t>20501808</w:t>
            </w:r>
          </w:p>
        </w:tc>
        <w:tc>
          <w:tcPr>
            <w:tcW w:w="3027" w:type="dxa"/>
            <w:vAlign w:val="center"/>
          </w:tcPr>
          <w:p w14:paraId="47816835" w14:textId="7824C8EC" w:rsidR="003C7546" w:rsidRDefault="003C7546" w:rsidP="00EA69EE">
            <w:pPr>
              <w:pStyle w:val="aa"/>
              <w:ind w:firstLineChars="0" w:firstLine="0"/>
              <w:jc w:val="center"/>
            </w:pPr>
            <w:r>
              <w:t>2017-03-04 11:26</w:t>
            </w:r>
            <w:r w:rsidRPr="00544DDB">
              <w:t>:33</w:t>
            </w:r>
          </w:p>
        </w:tc>
      </w:tr>
      <w:tr w:rsidR="0041280F" w14:paraId="28D2EDD9" w14:textId="77777777" w:rsidTr="00544DDB">
        <w:tc>
          <w:tcPr>
            <w:tcW w:w="1526" w:type="dxa"/>
            <w:vAlign w:val="center"/>
          </w:tcPr>
          <w:p w14:paraId="281DBE9E" w14:textId="3EFB6CE2" w:rsidR="0041280F" w:rsidRDefault="0041280F" w:rsidP="00EA69EE">
            <w:pPr>
              <w:pStyle w:val="aa"/>
              <w:ind w:firstLineChars="0" w:firstLine="0"/>
              <w:jc w:val="center"/>
            </w:pPr>
            <w:r>
              <w:rPr>
                <w:rFonts w:hint="eastAsia"/>
              </w:rPr>
              <w:t>2017</w:t>
            </w:r>
          </w:p>
        </w:tc>
        <w:tc>
          <w:tcPr>
            <w:tcW w:w="1843" w:type="dxa"/>
            <w:vAlign w:val="center"/>
          </w:tcPr>
          <w:p w14:paraId="18267E7B" w14:textId="56735EA2" w:rsidR="0041280F" w:rsidRDefault="0047370E" w:rsidP="00EA69EE">
            <w:pPr>
              <w:pStyle w:val="aa"/>
              <w:ind w:firstLineChars="0" w:firstLine="0"/>
              <w:jc w:val="center"/>
            </w:pPr>
            <w:r>
              <w:rPr>
                <w:rFonts w:hint="eastAsia"/>
              </w:rPr>
              <w:t>沪</w:t>
            </w:r>
            <w:r w:rsidRPr="0047370E">
              <w:rPr>
                <w:rFonts w:hint="eastAsia"/>
              </w:rPr>
              <w:t>B5692Q</w:t>
            </w:r>
          </w:p>
        </w:tc>
        <w:tc>
          <w:tcPr>
            <w:tcW w:w="2126" w:type="dxa"/>
            <w:vAlign w:val="center"/>
          </w:tcPr>
          <w:p w14:paraId="17CEE850" w14:textId="0F4C8C03" w:rsidR="0041280F" w:rsidRPr="003C7546" w:rsidRDefault="0047370E" w:rsidP="00EA69EE">
            <w:pPr>
              <w:pStyle w:val="aa"/>
              <w:ind w:firstLineChars="0" w:firstLine="0"/>
              <w:jc w:val="center"/>
            </w:pPr>
            <w:r w:rsidRPr="0047370E">
              <w:t>20502003</w:t>
            </w:r>
          </w:p>
        </w:tc>
        <w:tc>
          <w:tcPr>
            <w:tcW w:w="3027" w:type="dxa"/>
            <w:vAlign w:val="center"/>
          </w:tcPr>
          <w:p w14:paraId="77B2FE4E" w14:textId="1A9FF2CD" w:rsidR="0041280F" w:rsidRDefault="002D63A9" w:rsidP="00EA69EE">
            <w:pPr>
              <w:pStyle w:val="aa"/>
              <w:ind w:firstLineChars="0" w:firstLine="0"/>
              <w:jc w:val="center"/>
            </w:pPr>
            <w:r>
              <w:rPr>
                <w:rFonts w:hint="eastAsia"/>
              </w:rPr>
              <w:t>2017-03-04 11:20:47</w:t>
            </w:r>
          </w:p>
        </w:tc>
      </w:tr>
      <w:tr w:rsidR="004D7389" w14:paraId="22377BEC" w14:textId="77777777" w:rsidTr="00544DDB">
        <w:tc>
          <w:tcPr>
            <w:tcW w:w="1526" w:type="dxa"/>
            <w:vAlign w:val="center"/>
          </w:tcPr>
          <w:p w14:paraId="7F0E3FC2" w14:textId="4599CA53" w:rsidR="004D7389" w:rsidRDefault="004D7389" w:rsidP="00EA69EE">
            <w:pPr>
              <w:pStyle w:val="aa"/>
              <w:ind w:firstLineChars="0" w:firstLine="0"/>
              <w:jc w:val="center"/>
            </w:pPr>
            <w:r>
              <w:rPr>
                <w:rFonts w:hint="eastAsia"/>
              </w:rPr>
              <w:t>2016</w:t>
            </w:r>
          </w:p>
        </w:tc>
        <w:tc>
          <w:tcPr>
            <w:tcW w:w="1843" w:type="dxa"/>
            <w:vAlign w:val="center"/>
          </w:tcPr>
          <w:p w14:paraId="60B0E797" w14:textId="621E6186" w:rsidR="004D7389" w:rsidRDefault="004D7389" w:rsidP="00EA69EE">
            <w:pPr>
              <w:pStyle w:val="aa"/>
              <w:ind w:firstLineChars="0" w:firstLine="0"/>
              <w:jc w:val="center"/>
            </w:pPr>
            <w:r>
              <w:rPr>
                <w:rFonts w:hint="eastAsia"/>
              </w:rPr>
              <w:t>沪</w:t>
            </w:r>
            <w:r w:rsidRPr="004D7389">
              <w:t>B87QCF</w:t>
            </w:r>
          </w:p>
        </w:tc>
        <w:tc>
          <w:tcPr>
            <w:tcW w:w="2126" w:type="dxa"/>
            <w:vAlign w:val="center"/>
          </w:tcPr>
          <w:p w14:paraId="7DB17E44" w14:textId="45A2B4C9" w:rsidR="004D7389" w:rsidRPr="0047370E" w:rsidRDefault="004D7389" w:rsidP="00EA69EE">
            <w:pPr>
              <w:pStyle w:val="aa"/>
              <w:ind w:firstLineChars="0" w:firstLine="0"/>
              <w:jc w:val="center"/>
            </w:pPr>
            <w:r w:rsidRPr="004D7389">
              <w:t>10300501</w:t>
            </w:r>
          </w:p>
        </w:tc>
        <w:tc>
          <w:tcPr>
            <w:tcW w:w="3027" w:type="dxa"/>
            <w:vAlign w:val="center"/>
          </w:tcPr>
          <w:p w14:paraId="1D4604EB" w14:textId="640B51D8" w:rsidR="004D7389" w:rsidRDefault="004D7389" w:rsidP="00EA69EE">
            <w:pPr>
              <w:pStyle w:val="aa"/>
              <w:ind w:firstLineChars="0" w:firstLine="0"/>
              <w:jc w:val="center"/>
            </w:pPr>
            <w:r>
              <w:rPr>
                <w:rFonts w:hint="eastAsia"/>
              </w:rPr>
              <w:t>2016-11-30 12:51:59</w:t>
            </w:r>
          </w:p>
        </w:tc>
      </w:tr>
      <w:tr w:rsidR="0089289C" w14:paraId="27AA25CB" w14:textId="77777777" w:rsidTr="00544DDB">
        <w:tc>
          <w:tcPr>
            <w:tcW w:w="1526" w:type="dxa"/>
            <w:vAlign w:val="center"/>
          </w:tcPr>
          <w:p w14:paraId="78378D93" w14:textId="45789A0A" w:rsidR="0089289C" w:rsidRDefault="0089289C" w:rsidP="00EA69EE">
            <w:pPr>
              <w:pStyle w:val="aa"/>
              <w:ind w:firstLineChars="0" w:firstLine="0"/>
              <w:jc w:val="center"/>
            </w:pPr>
            <w:r>
              <w:rPr>
                <w:rFonts w:hint="eastAsia"/>
              </w:rPr>
              <w:t>2016</w:t>
            </w:r>
          </w:p>
        </w:tc>
        <w:tc>
          <w:tcPr>
            <w:tcW w:w="1843" w:type="dxa"/>
            <w:vAlign w:val="center"/>
          </w:tcPr>
          <w:p w14:paraId="063F428F" w14:textId="55DB885E" w:rsidR="0089289C" w:rsidRDefault="0089289C" w:rsidP="00EA69EE">
            <w:pPr>
              <w:pStyle w:val="aa"/>
              <w:ind w:firstLineChars="0" w:firstLine="0"/>
              <w:jc w:val="center"/>
            </w:pPr>
            <w:r>
              <w:rPr>
                <w:rFonts w:hint="eastAsia"/>
              </w:rPr>
              <w:t>沪</w:t>
            </w:r>
            <w:r w:rsidRPr="0089289C">
              <w:t>B67C96</w:t>
            </w:r>
          </w:p>
        </w:tc>
        <w:tc>
          <w:tcPr>
            <w:tcW w:w="2126" w:type="dxa"/>
            <w:vAlign w:val="center"/>
          </w:tcPr>
          <w:p w14:paraId="43E908B1" w14:textId="237F08F4" w:rsidR="0089289C" w:rsidRPr="004D7389" w:rsidRDefault="008018A0" w:rsidP="00EA69EE">
            <w:pPr>
              <w:pStyle w:val="aa"/>
              <w:ind w:firstLineChars="0" w:firstLine="0"/>
              <w:jc w:val="center"/>
            </w:pPr>
            <w:r w:rsidRPr="008018A0">
              <w:t>10100403</w:t>
            </w:r>
          </w:p>
        </w:tc>
        <w:tc>
          <w:tcPr>
            <w:tcW w:w="3027" w:type="dxa"/>
            <w:vAlign w:val="center"/>
          </w:tcPr>
          <w:p w14:paraId="5DFF5699" w14:textId="2D78B1C2" w:rsidR="0089289C" w:rsidRDefault="008018A0" w:rsidP="00EA69EE">
            <w:pPr>
              <w:pStyle w:val="aa"/>
              <w:ind w:firstLineChars="0" w:firstLine="0"/>
              <w:jc w:val="center"/>
            </w:pPr>
            <w:r>
              <w:rPr>
                <w:rFonts w:hint="eastAsia"/>
              </w:rPr>
              <w:t>2016-11-30 08:13:01</w:t>
            </w:r>
          </w:p>
        </w:tc>
      </w:tr>
    </w:tbl>
    <w:p w14:paraId="557C19DA" w14:textId="18158170" w:rsidR="00B53D4C" w:rsidRDefault="00141B85" w:rsidP="00925D21">
      <w:pPr>
        <w:pStyle w:val="aa"/>
      </w:pPr>
      <w:r w:rsidRPr="00925D21">
        <w:t>该方案中，</w:t>
      </w:r>
      <w:r w:rsidRPr="00925D21">
        <w:t>Row Key</w:t>
      </w:r>
      <w:r w:rsidRPr="00925D21">
        <w:t>由前缀（</w:t>
      </w:r>
      <w:r w:rsidRPr="00925D21">
        <w:rPr>
          <w:rFonts w:hint="eastAsia"/>
        </w:rPr>
        <w:t>PREFIX</w:t>
      </w:r>
      <w:r w:rsidRPr="00925D21">
        <w:t>）、车辆车牌信息（</w:t>
      </w:r>
      <w:r w:rsidRPr="00925D21">
        <w:rPr>
          <w:rFonts w:hint="eastAsia"/>
        </w:rPr>
        <w:t>CAR_NO</w:t>
      </w:r>
      <w:r w:rsidRPr="00925D21">
        <w:t>）、监测点（</w:t>
      </w:r>
      <w:r w:rsidRPr="00925D21">
        <w:rPr>
          <w:rFonts w:hint="eastAsia"/>
        </w:rPr>
        <w:t>POINT_NO</w:t>
      </w:r>
      <w:r w:rsidRPr="00925D21">
        <w:t>）和记录时间（</w:t>
      </w:r>
      <w:r w:rsidRPr="00925D21">
        <w:rPr>
          <w:rFonts w:hint="eastAsia"/>
        </w:rPr>
        <w:t>RECORD_TIME</w:t>
      </w:r>
      <w:r w:rsidRPr="00925D21">
        <w:t>）四个属性复合而成。</w:t>
      </w:r>
      <w:r w:rsidR="0050029D" w:rsidRPr="00925D21">
        <w:t>在本例中，</w:t>
      </w:r>
      <w:r w:rsidR="00235471" w:rsidRPr="00925D21">
        <w:t>前缀</w:t>
      </w:r>
      <w:r w:rsidR="00BB47DE" w:rsidRPr="00925D21">
        <w:rPr>
          <w:rFonts w:hint="eastAsia"/>
        </w:rPr>
        <w:t>根据当前年份自动生成，</w:t>
      </w:r>
      <w:r w:rsidR="00555CA7" w:rsidRPr="00925D21">
        <w:rPr>
          <w:rFonts w:hint="eastAsia"/>
        </w:rPr>
        <w:t>HBase</w:t>
      </w:r>
      <w:r w:rsidR="00555CA7" w:rsidRPr="00925D21">
        <w:rPr>
          <w:rFonts w:hint="eastAsia"/>
        </w:rPr>
        <w:t>会根据</w:t>
      </w:r>
      <w:r w:rsidR="00BB47DE" w:rsidRPr="00925D21">
        <w:rPr>
          <w:rFonts w:hint="eastAsia"/>
        </w:rPr>
        <w:t>不同的</w:t>
      </w:r>
      <w:r w:rsidR="00555CA7" w:rsidRPr="00925D21">
        <w:rPr>
          <w:rFonts w:hint="eastAsia"/>
        </w:rPr>
        <w:t>年份</w:t>
      </w:r>
      <w:r w:rsidR="00BB47DE" w:rsidRPr="00925D21">
        <w:rPr>
          <w:rFonts w:hint="eastAsia"/>
        </w:rPr>
        <w:t>将记录保存至不同的</w:t>
      </w:r>
      <w:r w:rsidR="00BB47DE" w:rsidRPr="00925D21">
        <w:rPr>
          <w:rFonts w:hint="eastAsia"/>
        </w:rPr>
        <w:t>Region</w:t>
      </w:r>
      <w:r w:rsidR="00BB47DE" w:rsidRPr="00925D21">
        <w:rPr>
          <w:rFonts w:hint="eastAsia"/>
        </w:rPr>
        <w:t>中</w:t>
      </w:r>
      <w:r w:rsidR="00C01DE5" w:rsidRPr="00925D21">
        <w:rPr>
          <w:rFonts w:hint="eastAsia"/>
        </w:rPr>
        <w:t>。</w:t>
      </w:r>
      <w:r w:rsidR="00F336FA" w:rsidRPr="00925D21">
        <w:rPr>
          <w:rFonts w:hint="eastAsia"/>
        </w:rPr>
        <w:t>Row</w:t>
      </w:r>
      <w:r w:rsidR="00F336FA" w:rsidRPr="00925D21">
        <w:t xml:space="preserve"> Key</w:t>
      </w:r>
      <w:r w:rsidR="00F336FA" w:rsidRPr="00925D21">
        <w:t>的格式</w:t>
      </w:r>
      <w:r w:rsidR="003354CC" w:rsidRPr="00925D21">
        <w:t>如公式</w:t>
      </w:r>
      <w:r w:rsidR="003354CC" w:rsidRPr="00925D21">
        <w:rPr>
          <w:rFonts w:hint="eastAsia"/>
        </w:rPr>
        <w:t>3.1</w:t>
      </w:r>
      <w:r w:rsidR="003354CC" w:rsidRPr="00925D21">
        <w:rPr>
          <w:rFonts w:hint="eastAsia"/>
        </w:rPr>
        <w:t>所示</w:t>
      </w:r>
      <w:r w:rsidR="00F336FA" w:rsidRPr="00925D21">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6993"/>
        <w:gridCol w:w="996"/>
      </w:tblGrid>
      <w:tr w:rsidR="00C168D7" w14:paraId="1DA37B22" w14:textId="77777777" w:rsidTr="00310F0B">
        <w:tc>
          <w:tcPr>
            <w:tcW w:w="313" w:type="pct"/>
            <w:vAlign w:val="center"/>
          </w:tcPr>
          <w:p w14:paraId="4BD07333" w14:textId="77777777" w:rsidR="00C168D7" w:rsidRDefault="00C168D7" w:rsidP="00872BC0">
            <w:pPr>
              <w:pStyle w:val="aa"/>
              <w:ind w:firstLineChars="0" w:firstLine="0"/>
            </w:pPr>
          </w:p>
        </w:tc>
        <w:tc>
          <w:tcPr>
            <w:tcW w:w="4102" w:type="pct"/>
            <w:vAlign w:val="center"/>
          </w:tcPr>
          <w:p w14:paraId="16E045BE" w14:textId="7403A36A" w:rsidR="00C168D7" w:rsidRDefault="00C168D7" w:rsidP="009423B0">
            <w:pPr>
              <w:pStyle w:val="aa"/>
              <w:ind w:firstLineChars="0" w:firstLine="0"/>
              <w:jc w:val="center"/>
            </w:pPr>
            <m:oMathPara>
              <m:oMath>
                <m:r>
                  <m:rPr>
                    <m:sty m:val="p"/>
                  </m:rPr>
                  <w:rPr>
                    <w:rFonts w:ascii="Cambria Math" w:hAnsi="Cambria Math"/>
                  </w:rPr>
                  <m:t>&lt;PREFIX&gt;&lt;CAR</m:t>
                </m:r>
                <m:r>
                  <m:rPr>
                    <m:nor/>
                  </m:rPr>
                  <w:rPr>
                    <w:rFonts w:ascii="Cambria Math" w:hAnsi="Cambria Math"/>
                  </w:rPr>
                  <m:t>_NO</m:t>
                </m:r>
                <m:r>
                  <m:rPr>
                    <m:sty m:val="p"/>
                  </m:rPr>
                  <w:rPr>
                    <w:rFonts w:ascii="Cambria Math" w:hAnsi="Cambria Math"/>
                  </w:rPr>
                  <m:t>&gt;-&lt;</m:t>
                </m:r>
                <m:r>
                  <m:rPr>
                    <m:nor/>
                  </m:rPr>
                  <w:rPr>
                    <w:rFonts w:ascii="Cambria Math" w:hAnsi="Cambria Math"/>
                  </w:rPr>
                  <m:t>POINT_NO</m:t>
                </m:r>
                <m:r>
                  <m:rPr>
                    <m:sty m:val="p"/>
                  </m:rPr>
                  <w:rPr>
                    <w:rFonts w:ascii="Cambria Math" w:hAnsi="Cambria Math"/>
                  </w:rPr>
                  <m:t>&gt;-&lt;RECORD_TIME&gt;</m:t>
                </m:r>
              </m:oMath>
            </m:oMathPara>
          </w:p>
        </w:tc>
        <w:tc>
          <w:tcPr>
            <w:tcW w:w="584" w:type="pct"/>
            <w:vAlign w:val="center"/>
          </w:tcPr>
          <w:p w14:paraId="34E0582D" w14:textId="49BCF0FE" w:rsidR="00C168D7" w:rsidRDefault="00C168D7" w:rsidP="00872BC0">
            <w:pPr>
              <w:pStyle w:val="aa"/>
              <w:ind w:firstLineChars="0" w:firstLine="0"/>
              <w:jc w:val="center"/>
            </w:pPr>
            <w:r>
              <w:rPr>
                <w:rFonts w:hint="eastAsia"/>
              </w:rPr>
              <w:t>（</w:t>
            </w:r>
            <w:r w:rsidR="00FD2175">
              <w:rPr>
                <w:rFonts w:hint="eastAsia"/>
              </w:rPr>
              <w:t>3</w:t>
            </w:r>
            <w:r>
              <w:rPr>
                <w:rFonts w:hint="eastAsia"/>
              </w:rPr>
              <w:t>.1</w:t>
            </w:r>
            <w:r>
              <w:rPr>
                <w:rFonts w:hint="eastAsia"/>
              </w:rPr>
              <w:t>）</w:t>
            </w:r>
          </w:p>
        </w:tc>
      </w:tr>
    </w:tbl>
    <w:p w14:paraId="02DF40E2" w14:textId="7BED9BD0" w:rsidR="005F7865" w:rsidRDefault="007D0514" w:rsidP="006746F6">
      <w:pPr>
        <w:pStyle w:val="aa"/>
      </w:pPr>
      <w:r w:rsidRPr="006746F6">
        <w:rPr>
          <w:rFonts w:hint="eastAsia"/>
        </w:rPr>
        <w:t>例如，</w:t>
      </w:r>
      <w:r w:rsidRPr="006746F6">
        <w:rPr>
          <w:rFonts w:hint="eastAsia"/>
        </w:rPr>
        <w:t>&lt;</w:t>
      </w:r>
      <w:r w:rsidRPr="006746F6">
        <w:t>2017</w:t>
      </w:r>
      <w:r w:rsidRPr="006746F6">
        <w:rPr>
          <w:rFonts w:hint="eastAsia"/>
        </w:rPr>
        <w:t>&gt;</w:t>
      </w:r>
      <w:r w:rsidRPr="006746F6">
        <w:t>&lt;</w:t>
      </w:r>
      <w:r w:rsidRPr="006746F6">
        <w:rPr>
          <w:rFonts w:hint="eastAsia"/>
        </w:rPr>
        <w:t>沪</w:t>
      </w:r>
      <w:r w:rsidRPr="006746F6">
        <w:rPr>
          <w:rFonts w:hint="eastAsia"/>
        </w:rPr>
        <w:t>B37D83</w:t>
      </w:r>
      <w:r w:rsidRPr="006746F6">
        <w:t>&gt;-&lt;10300501&gt;-&lt;2017-03-05 00:01:33&gt;</w:t>
      </w:r>
      <w:r w:rsidRPr="006746F6">
        <w:t>表示查询一条车辆车牌记录为沪</w:t>
      </w:r>
      <w:r w:rsidRPr="006746F6">
        <w:rPr>
          <w:rFonts w:hint="eastAsia"/>
        </w:rPr>
        <w:t>B37D83</w:t>
      </w:r>
      <w:r w:rsidRPr="006746F6">
        <w:rPr>
          <w:rFonts w:hint="eastAsia"/>
        </w:rPr>
        <w:t>，于</w:t>
      </w:r>
      <w:r w:rsidRPr="006746F6">
        <w:t>2017-03-05 00:01:33</w:t>
      </w:r>
      <w:r w:rsidRPr="006746F6">
        <w:t>在编号为</w:t>
      </w:r>
      <w:r w:rsidRPr="006746F6">
        <w:t>10300501</w:t>
      </w:r>
      <w:r w:rsidRPr="006746F6">
        <w:t>的监测点记录，该条记录被保存在名为</w:t>
      </w:r>
      <w:r w:rsidRPr="006746F6">
        <w:rPr>
          <w:rFonts w:hint="eastAsia"/>
        </w:rPr>
        <w:t>2017</w:t>
      </w:r>
      <w:r w:rsidRPr="006746F6">
        <w:rPr>
          <w:rFonts w:hint="eastAsia"/>
        </w:rPr>
        <w:t>的</w:t>
      </w:r>
      <w:r w:rsidRPr="006746F6">
        <w:rPr>
          <w:rFonts w:hint="eastAsia"/>
        </w:rPr>
        <w:t>Region</w:t>
      </w:r>
      <w:r w:rsidRPr="006746F6">
        <w:rPr>
          <w:rFonts w:hint="eastAsia"/>
        </w:rPr>
        <w:t>中。</w:t>
      </w:r>
      <w:r w:rsidR="008E3B5E">
        <w:rPr>
          <w:rFonts w:hint="eastAsia"/>
        </w:rPr>
        <w:t>该方案</w:t>
      </w:r>
      <w:r w:rsidR="00A403B4">
        <w:rPr>
          <w:rFonts w:hint="eastAsia"/>
        </w:rPr>
        <w:t>查询维度为车辆车牌信息，若需要将查询维度设置为监测点或者记录时间，则只需要将“</w:t>
      </w:r>
      <w:r w:rsidR="00A403B4" w:rsidRPr="00A403B4">
        <w:t>POINT_NO</w:t>
      </w:r>
      <w:r w:rsidR="00A403B4">
        <w:rPr>
          <w:rFonts w:hint="eastAsia"/>
        </w:rPr>
        <w:t>”或者“</w:t>
      </w:r>
      <w:r w:rsidR="00A403B4" w:rsidRPr="00A403B4">
        <w:t>RECORD_TIME</w:t>
      </w:r>
      <w:r w:rsidR="00A403B4">
        <w:rPr>
          <w:rFonts w:hint="eastAsia"/>
        </w:rPr>
        <w:t>”放置于“</w:t>
      </w:r>
      <w:r w:rsidR="00A403B4">
        <w:rPr>
          <w:rFonts w:hint="eastAsia"/>
        </w:rPr>
        <w:t>PREFIX</w:t>
      </w:r>
      <w:r w:rsidR="00A403B4">
        <w:rPr>
          <w:rFonts w:hint="eastAsia"/>
        </w:rPr>
        <w:t>”之后的第一个位置即可</w:t>
      </w:r>
      <w:r w:rsidR="00F572A3">
        <w:rPr>
          <w:rFonts w:hint="eastAsia"/>
        </w:rPr>
        <w:t>。</w:t>
      </w:r>
      <w:r w:rsidR="004A452F">
        <w:rPr>
          <w:rFonts w:hint="eastAsia"/>
        </w:rPr>
        <w:t>该方案增加了前缀，避免了读写热点，数据分布更均匀，更适合存储交通流数据，能充分利用</w:t>
      </w:r>
      <w:r w:rsidR="004A452F">
        <w:rPr>
          <w:rFonts w:hint="eastAsia"/>
        </w:rPr>
        <w:t>HBase</w:t>
      </w:r>
      <w:r w:rsidR="004A452F">
        <w:rPr>
          <w:rFonts w:hint="eastAsia"/>
        </w:rPr>
        <w:t>集群的计算和存储</w:t>
      </w:r>
      <w:r w:rsidR="00855E97">
        <w:rPr>
          <w:rFonts w:hint="eastAsia"/>
        </w:rPr>
        <w:t>性能</w:t>
      </w:r>
      <w:r w:rsidR="004A452F">
        <w:rPr>
          <w:rFonts w:hint="eastAsia"/>
        </w:rPr>
        <w:t>。</w:t>
      </w:r>
    </w:p>
    <w:p w14:paraId="68357107" w14:textId="77777777" w:rsidR="00F80D0A" w:rsidRDefault="00F80D0A" w:rsidP="00D56E63">
      <w:pPr>
        <w:pStyle w:val="aa"/>
        <w:ind w:firstLineChars="0" w:firstLine="0"/>
      </w:pPr>
    </w:p>
    <w:p w14:paraId="34C1EE42" w14:textId="28663D45" w:rsidR="00261B5B" w:rsidRDefault="00B233ED" w:rsidP="00882957">
      <w:pPr>
        <w:pStyle w:val="ad"/>
        <w:ind w:right="240"/>
      </w:pPr>
      <w:bookmarkStart w:id="173" w:name="_Toc474308119"/>
      <w:r>
        <w:t>3.4 Redis</w:t>
      </w:r>
      <w:r w:rsidR="00950A6C">
        <w:t>缓存服务器</w:t>
      </w:r>
      <w:r>
        <w:t>设计</w:t>
      </w:r>
      <w:bookmarkEnd w:id="173"/>
    </w:p>
    <w:p w14:paraId="264813C5" w14:textId="0A935FD4" w:rsidR="00882957" w:rsidRDefault="00047D1D" w:rsidP="00047D1D">
      <w:pPr>
        <w:pStyle w:val="af4"/>
        <w:ind w:right="240"/>
      </w:pPr>
      <w:bookmarkStart w:id="174" w:name="_Toc474308120"/>
      <w:r>
        <w:rPr>
          <w:rFonts w:hint="eastAsia"/>
        </w:rPr>
        <w:t>3</w:t>
      </w:r>
      <w:r>
        <w:t xml:space="preserve">.4.1 </w:t>
      </w:r>
      <w:r>
        <w:t>需求分析</w:t>
      </w:r>
      <w:bookmarkEnd w:id="174"/>
    </w:p>
    <w:p w14:paraId="5245A2C7" w14:textId="7C80F989" w:rsidR="00B5077C" w:rsidRDefault="00F47144" w:rsidP="00F47144">
      <w:pPr>
        <w:pStyle w:val="aa"/>
      </w:pPr>
      <w:r>
        <w:rPr>
          <w:rFonts w:hint="eastAsia"/>
        </w:rPr>
        <w:t>Redis</w:t>
      </w:r>
      <w:r>
        <w:rPr>
          <w:rFonts w:hint="eastAsia"/>
        </w:rPr>
        <w:t>是一款高性能的</w:t>
      </w:r>
      <w:r>
        <w:rPr>
          <w:rFonts w:hint="eastAsia"/>
        </w:rPr>
        <w:t>Key-</w:t>
      </w:r>
      <w:r>
        <w:t>Value</w:t>
      </w:r>
      <w:r>
        <w:t>数据库</w:t>
      </w:r>
      <w:r w:rsidR="00E771C8">
        <w:rPr>
          <w:rFonts w:hint="eastAsia"/>
        </w:rPr>
        <w:t>，但</w:t>
      </w:r>
      <w:r w:rsidR="00E771C8">
        <w:rPr>
          <w:rFonts w:hint="eastAsia"/>
        </w:rPr>
        <w:t>Redis</w:t>
      </w:r>
      <w:r w:rsidR="00E771C8">
        <w:rPr>
          <w:rFonts w:hint="eastAsia"/>
        </w:rPr>
        <w:t>在处理</w:t>
      </w:r>
      <w:r w:rsidR="00AB247C">
        <w:rPr>
          <w:rFonts w:hint="eastAsia"/>
        </w:rPr>
        <w:t>数请求</w:t>
      </w:r>
      <w:r w:rsidR="00E771C8">
        <w:rPr>
          <w:rFonts w:hint="eastAsia"/>
        </w:rPr>
        <w:t>时，</w:t>
      </w:r>
      <w:r w:rsidR="005E6A05">
        <w:rPr>
          <w:rFonts w:hint="eastAsia"/>
        </w:rPr>
        <w:t>采用</w:t>
      </w:r>
      <w:r w:rsidR="00E771C8">
        <w:rPr>
          <w:rFonts w:hint="eastAsia"/>
        </w:rPr>
        <w:t>单</w:t>
      </w:r>
      <w:r w:rsidR="00E771C8">
        <w:rPr>
          <w:rFonts w:hint="eastAsia"/>
        </w:rPr>
        <w:lastRenderedPageBreak/>
        <w:t>进程、单线程的</w:t>
      </w:r>
      <w:r w:rsidR="00B32AA4">
        <w:rPr>
          <w:rFonts w:hint="eastAsia"/>
        </w:rPr>
        <w:t>方式执行</w:t>
      </w:r>
      <w:r w:rsidR="009B18D2" w:rsidRPr="009B18D2">
        <w:rPr>
          <w:vertAlign w:val="superscript"/>
        </w:rPr>
        <w:fldChar w:fldCharType="begin"/>
      </w:r>
      <w:r w:rsidR="009B18D2" w:rsidRPr="009B18D2">
        <w:rPr>
          <w:vertAlign w:val="superscript"/>
        </w:rPr>
        <w:instrText xml:space="preserve"> </w:instrText>
      </w:r>
      <w:r w:rsidR="009B18D2" w:rsidRPr="009B18D2">
        <w:rPr>
          <w:rFonts w:hint="eastAsia"/>
          <w:vertAlign w:val="superscript"/>
        </w:rPr>
        <w:instrText>NOTEREF _Ref474411624</w:instrText>
      </w:r>
      <w:r w:rsidR="009B18D2" w:rsidRPr="009B18D2">
        <w:rPr>
          <w:vertAlign w:val="superscript"/>
        </w:rPr>
        <w:instrText xml:space="preserve"> </w:instrText>
      </w:r>
      <w:r w:rsidR="009B18D2">
        <w:rPr>
          <w:vertAlign w:val="superscript"/>
        </w:rPr>
        <w:instrText xml:space="preserve"> \* MERGEFORMAT </w:instrText>
      </w:r>
      <w:r w:rsidR="009B18D2" w:rsidRPr="009B18D2">
        <w:rPr>
          <w:vertAlign w:val="superscript"/>
        </w:rPr>
        <w:fldChar w:fldCharType="separate"/>
      </w:r>
      <w:r w:rsidR="009B18D2" w:rsidRPr="009B18D2">
        <w:rPr>
          <w:vertAlign w:val="superscript"/>
        </w:rPr>
        <w:t>16</w:t>
      </w:r>
      <w:r w:rsidR="009B18D2" w:rsidRPr="009B18D2">
        <w:rPr>
          <w:vertAlign w:val="superscript"/>
        </w:rPr>
        <w:fldChar w:fldCharType="end"/>
      </w:r>
      <w:r w:rsidR="00E771C8">
        <w:rPr>
          <w:rFonts w:hint="eastAsia"/>
        </w:rPr>
        <w:t>。</w:t>
      </w:r>
      <w:r w:rsidR="00267ED6">
        <w:rPr>
          <w:rFonts w:hint="eastAsia"/>
        </w:rPr>
        <w:t>因此，</w:t>
      </w:r>
      <w:r w:rsidR="009339F8">
        <w:rPr>
          <w:rFonts w:hint="eastAsia"/>
        </w:rPr>
        <w:t>只运行一台</w:t>
      </w:r>
      <w:r w:rsidR="009339F8">
        <w:rPr>
          <w:rFonts w:hint="eastAsia"/>
        </w:rPr>
        <w:t>Redis</w:t>
      </w:r>
      <w:r w:rsidR="009339F8">
        <w:rPr>
          <w:rFonts w:hint="eastAsia"/>
        </w:rPr>
        <w:t>数据库实例，</w:t>
      </w:r>
      <w:r w:rsidR="00D55689">
        <w:rPr>
          <w:rFonts w:hint="eastAsia"/>
        </w:rPr>
        <w:t>会受限于系统</w:t>
      </w:r>
      <w:r w:rsidR="00D55689">
        <w:rPr>
          <w:rFonts w:hint="eastAsia"/>
        </w:rPr>
        <w:t>I/O</w:t>
      </w:r>
      <w:r w:rsidR="00D55689">
        <w:rPr>
          <w:rFonts w:hint="eastAsia"/>
        </w:rPr>
        <w:t>、存储容量等限制，</w:t>
      </w:r>
      <w:r w:rsidR="00181B95">
        <w:rPr>
          <w:rFonts w:hint="eastAsia"/>
        </w:rPr>
        <w:t>在处理大数据请求时，会导致进程阻塞，</w:t>
      </w:r>
      <w:r w:rsidR="0098670B">
        <w:rPr>
          <w:rFonts w:hint="eastAsia"/>
        </w:rPr>
        <w:t>单机</w:t>
      </w:r>
      <w:r w:rsidR="0098670B">
        <w:rPr>
          <w:rFonts w:hint="eastAsia"/>
        </w:rPr>
        <w:t>Redis</w:t>
      </w:r>
      <w:r w:rsidR="009339F8">
        <w:rPr>
          <w:rFonts w:hint="eastAsia"/>
        </w:rPr>
        <w:t>无法</w:t>
      </w:r>
      <w:r w:rsidR="0098670B">
        <w:rPr>
          <w:rFonts w:hint="eastAsia"/>
        </w:rPr>
        <w:t>承载</w:t>
      </w:r>
      <w:r w:rsidR="005E216C">
        <w:rPr>
          <w:rFonts w:hint="eastAsia"/>
        </w:rPr>
        <w:t>海量的</w:t>
      </w:r>
      <w:r w:rsidR="009339F8">
        <w:rPr>
          <w:rFonts w:hint="eastAsia"/>
        </w:rPr>
        <w:t>交通流</w:t>
      </w:r>
      <w:r w:rsidR="00472138">
        <w:rPr>
          <w:rFonts w:hint="eastAsia"/>
        </w:rPr>
        <w:t>数据</w:t>
      </w:r>
      <w:r w:rsidR="009339F8">
        <w:rPr>
          <w:rFonts w:hint="eastAsia"/>
        </w:rPr>
        <w:t>查询请求</w:t>
      </w:r>
      <w:r w:rsidR="00031969">
        <w:rPr>
          <w:rFonts w:hint="eastAsia"/>
        </w:rPr>
        <w:t>，</w:t>
      </w:r>
      <w:r w:rsidR="00A904D8">
        <w:rPr>
          <w:rFonts w:hint="eastAsia"/>
        </w:rPr>
        <w:t>因此</w:t>
      </w:r>
      <w:r w:rsidR="00031969">
        <w:rPr>
          <w:rFonts w:hint="eastAsia"/>
        </w:rPr>
        <w:t>需要依靠分布式集群</w:t>
      </w:r>
      <w:r w:rsidR="00031969">
        <w:rPr>
          <w:rFonts w:hint="eastAsia"/>
        </w:rPr>
        <w:t>Redis</w:t>
      </w:r>
      <w:r w:rsidR="004828AE">
        <w:rPr>
          <w:rFonts w:hint="eastAsia"/>
        </w:rPr>
        <w:t>。</w:t>
      </w:r>
      <w:r w:rsidR="00F21CC8">
        <w:rPr>
          <w:rFonts w:hint="eastAsia"/>
        </w:rPr>
        <w:t>多机</w:t>
      </w:r>
      <w:r w:rsidR="00F21CC8">
        <w:rPr>
          <w:rFonts w:hint="eastAsia"/>
        </w:rPr>
        <w:t>Redis</w:t>
      </w:r>
      <w:r w:rsidR="00F21CC8">
        <w:rPr>
          <w:rFonts w:hint="eastAsia"/>
        </w:rPr>
        <w:t>为数据配置多个副本</w:t>
      </w:r>
      <w:r w:rsidR="000B1246">
        <w:rPr>
          <w:rFonts w:hint="eastAsia"/>
        </w:rPr>
        <w:t>，当其中任意一个</w:t>
      </w:r>
      <w:r w:rsidR="000B1246">
        <w:rPr>
          <w:rFonts w:hint="eastAsia"/>
        </w:rPr>
        <w:t>Redis</w:t>
      </w:r>
      <w:r w:rsidR="000B1246">
        <w:rPr>
          <w:rFonts w:hint="eastAsia"/>
        </w:rPr>
        <w:t>实例宕机时，</w:t>
      </w:r>
      <w:r w:rsidR="00325EED">
        <w:rPr>
          <w:rFonts w:hint="eastAsia"/>
        </w:rPr>
        <w:t>集群可以有效的保证不丢失数据和影响</w:t>
      </w:r>
      <w:r w:rsidR="00DB1E47">
        <w:rPr>
          <w:rFonts w:hint="eastAsia"/>
        </w:rPr>
        <w:t>用户</w:t>
      </w:r>
      <w:r w:rsidR="008D53EF">
        <w:rPr>
          <w:rFonts w:hint="eastAsia"/>
        </w:rPr>
        <w:t>访问</w:t>
      </w:r>
      <w:r w:rsidR="00124E09">
        <w:rPr>
          <w:rFonts w:hint="eastAsia"/>
        </w:rPr>
        <w:t>。</w:t>
      </w:r>
      <w:commentRangeStart w:id="175"/>
      <w:r w:rsidR="00DF1D13">
        <w:rPr>
          <w:rFonts w:hint="eastAsia"/>
        </w:rPr>
        <w:t>集群</w:t>
      </w:r>
      <w:r w:rsidR="00DF1D13">
        <w:rPr>
          <w:rFonts w:hint="eastAsia"/>
        </w:rPr>
        <w:t>Redis</w:t>
      </w:r>
      <w:r w:rsidR="00DF1D13">
        <w:rPr>
          <w:rFonts w:hint="eastAsia"/>
        </w:rPr>
        <w:t>具有更高的可靠性、稳定性，性能也更强大</w:t>
      </w:r>
      <w:commentRangeEnd w:id="175"/>
      <w:r w:rsidR="00B22FA3">
        <w:rPr>
          <w:rStyle w:val="af1"/>
        </w:rPr>
        <w:commentReference w:id="175"/>
      </w:r>
      <w:r w:rsidR="00797003">
        <w:rPr>
          <w:rStyle w:val="afe"/>
        </w:rPr>
        <w:t>[</w:t>
      </w:r>
      <w:r w:rsidR="00797003">
        <w:rPr>
          <w:rStyle w:val="afe"/>
        </w:rPr>
        <w:endnoteReference w:id="51"/>
      </w:r>
      <w:r w:rsidR="00797003">
        <w:rPr>
          <w:rStyle w:val="afe"/>
        </w:rPr>
        <w:t>]</w:t>
      </w:r>
      <w:r w:rsidR="00DF1D13">
        <w:rPr>
          <w:rFonts w:hint="eastAsia"/>
        </w:rPr>
        <w:t>。</w:t>
      </w:r>
    </w:p>
    <w:p w14:paraId="616F4E3A" w14:textId="1B7A8849" w:rsidR="0014264C" w:rsidRDefault="00F513E8" w:rsidP="00F47144">
      <w:pPr>
        <w:pStyle w:val="aa"/>
      </w:pPr>
      <w:r>
        <w:rPr>
          <w:rFonts w:hint="eastAsia"/>
        </w:rPr>
        <w:t>目前各大公司为了解决单机</w:t>
      </w:r>
      <w:r>
        <w:rPr>
          <w:rFonts w:hint="eastAsia"/>
        </w:rPr>
        <w:t>Redis</w:t>
      </w:r>
      <w:r>
        <w:rPr>
          <w:rFonts w:hint="eastAsia"/>
        </w:rPr>
        <w:t>实例并发请求和可靠性的缺陷，</w:t>
      </w:r>
      <w:r w:rsidR="00DF018B">
        <w:rPr>
          <w:rFonts w:hint="eastAsia"/>
        </w:rPr>
        <w:t>自主</w:t>
      </w:r>
      <w:r w:rsidR="009A7867">
        <w:rPr>
          <w:rFonts w:hint="eastAsia"/>
        </w:rPr>
        <w:t>研发了</w:t>
      </w:r>
      <w:r w:rsidR="00DF018B">
        <w:rPr>
          <w:rFonts w:hint="eastAsia"/>
        </w:rPr>
        <w:t>分布式的</w:t>
      </w:r>
      <w:r w:rsidR="00DF018B">
        <w:rPr>
          <w:rFonts w:hint="eastAsia"/>
        </w:rPr>
        <w:t>Redis</w:t>
      </w:r>
      <w:r w:rsidR="00DF018B">
        <w:rPr>
          <w:rFonts w:hint="eastAsia"/>
        </w:rPr>
        <w:t>集群解决方案，</w:t>
      </w:r>
      <w:r w:rsidR="006979DE">
        <w:rPr>
          <w:rFonts w:hint="eastAsia"/>
        </w:rPr>
        <w:t>主要思路是“分片”（</w:t>
      </w:r>
      <w:r w:rsidR="006979DE">
        <w:rPr>
          <w:rFonts w:hint="eastAsia"/>
        </w:rPr>
        <w:t>Sharding</w:t>
      </w:r>
      <w:r w:rsidR="006979DE">
        <w:rPr>
          <w:rFonts w:hint="eastAsia"/>
        </w:rPr>
        <w:t>）</w:t>
      </w:r>
      <w:r w:rsidR="00044826">
        <w:rPr>
          <w:rFonts w:hint="eastAsia"/>
        </w:rPr>
        <w:t>，</w:t>
      </w:r>
      <w:r w:rsidR="00BC7E20">
        <w:rPr>
          <w:rFonts w:hint="eastAsia"/>
        </w:rPr>
        <w:t>基本思想是</w:t>
      </w:r>
      <w:r w:rsidR="00546B6F">
        <w:rPr>
          <w:rFonts w:hint="eastAsia"/>
        </w:rPr>
        <w:t>把一个数据库分成多个部分，放到不同的服务器上，</w:t>
      </w:r>
      <w:r w:rsidR="00C86B3F">
        <w:rPr>
          <w:rFonts w:hint="eastAsia"/>
        </w:rPr>
        <w:t>目前</w:t>
      </w:r>
      <w:r w:rsidR="00E83A22">
        <w:rPr>
          <w:rFonts w:hint="eastAsia"/>
        </w:rPr>
        <w:t>有</w:t>
      </w:r>
      <w:commentRangeStart w:id="176"/>
      <w:r w:rsidR="00E83A22">
        <w:rPr>
          <w:rFonts w:hint="eastAsia"/>
        </w:rPr>
        <w:t>三种实现方案</w:t>
      </w:r>
      <w:commentRangeEnd w:id="176"/>
      <w:r w:rsidR="00A1579E">
        <w:rPr>
          <w:rStyle w:val="af1"/>
        </w:rPr>
        <w:commentReference w:id="176"/>
      </w:r>
      <w:r w:rsidR="00797003">
        <w:rPr>
          <w:rStyle w:val="afe"/>
        </w:rPr>
        <w:t>[</w:t>
      </w:r>
      <w:r w:rsidR="00797003">
        <w:rPr>
          <w:rStyle w:val="afe"/>
        </w:rPr>
        <w:endnoteReference w:id="52"/>
      </w:r>
      <w:r w:rsidR="00797003">
        <w:rPr>
          <w:rStyle w:val="afe"/>
        </w:rPr>
        <w:t>]</w:t>
      </w:r>
      <w:r w:rsidR="00FB02FF">
        <w:rPr>
          <w:rFonts w:hint="eastAsia"/>
        </w:rPr>
        <w:t>：</w:t>
      </w:r>
    </w:p>
    <w:p w14:paraId="6EAEEAEA" w14:textId="043B3B27" w:rsidR="00142281" w:rsidRDefault="00423BBE" w:rsidP="00423BBE">
      <w:pPr>
        <w:pStyle w:val="aa"/>
        <w:numPr>
          <w:ilvl w:val="0"/>
          <w:numId w:val="15"/>
        </w:numPr>
        <w:ind w:firstLineChars="0"/>
      </w:pPr>
      <w:r>
        <w:rPr>
          <w:rFonts w:hint="eastAsia"/>
        </w:rPr>
        <w:t>客户端分片</w:t>
      </w:r>
    </w:p>
    <w:p w14:paraId="0DC881DC" w14:textId="274CF5EE" w:rsidR="00DC6C32" w:rsidRDefault="00902041" w:rsidP="006979DE">
      <w:pPr>
        <w:pStyle w:val="aa"/>
        <w:ind w:firstLineChars="0"/>
      </w:pPr>
      <w:r>
        <w:t>客户端分片（</w:t>
      </w:r>
      <w:r>
        <w:rPr>
          <w:rFonts w:hint="eastAsia"/>
        </w:rPr>
        <w:t>Pre</w:t>
      </w:r>
      <w:r>
        <w:t>-Sharding</w:t>
      </w:r>
      <w:r>
        <w:t>）</w:t>
      </w:r>
      <w:r>
        <w:rPr>
          <w:rFonts w:hint="eastAsia"/>
        </w:rPr>
        <w:t>是指将数据分布到</w:t>
      </w:r>
      <w:r>
        <w:rPr>
          <w:rFonts w:hint="eastAsia"/>
        </w:rPr>
        <w:t>Redis</w:t>
      </w:r>
      <w:r>
        <w:rPr>
          <w:rFonts w:hint="eastAsia"/>
        </w:rPr>
        <w:t>不同实例的任务移交给开发人员实现。</w:t>
      </w:r>
      <w:r w:rsidR="003764BC">
        <w:rPr>
          <w:rFonts w:hint="eastAsia"/>
        </w:rPr>
        <w:t>由开发人员指定具体的路由规则。该方案主要集中在客户端实现，主要方法为对</w:t>
      </w:r>
      <w:r w:rsidR="003764BC">
        <w:rPr>
          <w:rFonts w:hint="eastAsia"/>
        </w:rPr>
        <w:t>Redis</w:t>
      </w:r>
      <w:r w:rsidR="003764BC">
        <w:rPr>
          <w:rFonts w:hint="eastAsia"/>
        </w:rPr>
        <w:t>记录的</w:t>
      </w:r>
      <w:r w:rsidR="003764BC">
        <w:rPr>
          <w:rFonts w:hint="eastAsia"/>
        </w:rPr>
        <w:t>key</w:t>
      </w:r>
      <w:r w:rsidR="003764BC">
        <w:rPr>
          <w:rFonts w:hint="eastAsia"/>
        </w:rPr>
        <w:t>值进行散列计算，并根据计算的值选择对应的</w:t>
      </w:r>
      <w:r w:rsidR="003764BC">
        <w:rPr>
          <w:rFonts w:hint="eastAsia"/>
        </w:rPr>
        <w:t>Redis</w:t>
      </w:r>
      <w:r w:rsidR="003764BC">
        <w:rPr>
          <w:rFonts w:hint="eastAsia"/>
        </w:rPr>
        <w:t>实例</w:t>
      </w:r>
      <w:r w:rsidR="006D3E75">
        <w:rPr>
          <w:rFonts w:hint="eastAsia"/>
        </w:rPr>
        <w:t>。</w:t>
      </w:r>
      <w:r w:rsidR="00546568">
        <w:rPr>
          <w:rFonts w:hint="eastAsia"/>
        </w:rPr>
        <w:t>该方案完全由开发人员手动控制，</w:t>
      </w:r>
      <w:r w:rsidR="008932B3">
        <w:rPr>
          <w:rFonts w:hint="eastAsia"/>
        </w:rPr>
        <w:t>每一个</w:t>
      </w:r>
      <w:r w:rsidR="008932B3">
        <w:rPr>
          <w:rFonts w:hint="eastAsia"/>
        </w:rPr>
        <w:t>Redis</w:t>
      </w:r>
      <w:r w:rsidR="008932B3">
        <w:rPr>
          <w:rFonts w:hint="eastAsia"/>
        </w:rPr>
        <w:t>实例的增减或调整，均需要</w:t>
      </w:r>
      <w:r w:rsidR="008932B3">
        <w:rPr>
          <w:rFonts w:hint="eastAsia"/>
        </w:rPr>
        <w:t xml:space="preserve"> </w:t>
      </w:r>
      <w:r w:rsidR="008932B3">
        <w:rPr>
          <w:rFonts w:hint="eastAsia"/>
        </w:rPr>
        <w:t>由开发人员手动操作完成，系统可维护性较差，难以定位故障发生点。</w:t>
      </w:r>
    </w:p>
    <w:p w14:paraId="6BE0CBB4" w14:textId="4B429365" w:rsidR="00663B0F" w:rsidRDefault="00423BBE" w:rsidP="00663B0F">
      <w:pPr>
        <w:pStyle w:val="aa"/>
        <w:numPr>
          <w:ilvl w:val="0"/>
          <w:numId w:val="15"/>
        </w:numPr>
        <w:ind w:firstLineChars="0"/>
      </w:pPr>
      <w:r>
        <w:t>代理分片</w:t>
      </w:r>
    </w:p>
    <w:p w14:paraId="541D5D63" w14:textId="3E47DABB" w:rsidR="00663B0F" w:rsidRPr="00C85F02" w:rsidRDefault="0028260D" w:rsidP="00C85F02">
      <w:pPr>
        <w:pStyle w:val="aa"/>
      </w:pPr>
      <w:r w:rsidRPr="00C85F02">
        <w:t>代理分片（</w:t>
      </w:r>
      <w:r w:rsidRPr="00C85F02">
        <w:t>Proxy</w:t>
      </w:r>
      <w:r w:rsidRPr="00C85F02">
        <w:t>），即使用第三方分布式中间件，为</w:t>
      </w:r>
      <w:r w:rsidRPr="00C85F02">
        <w:t>Redis</w:t>
      </w:r>
      <w:r w:rsidRPr="00C85F02">
        <w:t>提供一个代理层，将分片工作交给代理层处理</w:t>
      </w:r>
      <w:r w:rsidR="00292C62">
        <w:t>。中间件接收到来自客户的数据请求时，会根据路由规则，将这些请求转发给对应的</w:t>
      </w:r>
      <w:r w:rsidR="00292C62">
        <w:t>Redis</w:t>
      </w:r>
      <w:r w:rsidR="00292C62">
        <w:t>实例处理并返回结果。</w:t>
      </w:r>
      <w:r w:rsidR="004E7892">
        <w:rPr>
          <w:rFonts w:hint="eastAsia"/>
        </w:rPr>
        <w:t>Twitter</w:t>
      </w:r>
      <w:r w:rsidR="004E7892">
        <w:rPr>
          <w:rFonts w:hint="eastAsia"/>
        </w:rPr>
        <w:t>公司</w:t>
      </w:r>
      <w:r w:rsidR="00775190">
        <w:rPr>
          <w:rFonts w:hint="eastAsia"/>
        </w:rPr>
        <w:t>基于代理分片的思想，设计并</w:t>
      </w:r>
      <w:r w:rsidR="004E7892">
        <w:rPr>
          <w:rFonts w:hint="eastAsia"/>
        </w:rPr>
        <w:t>开源了一个基于</w:t>
      </w:r>
      <w:r w:rsidR="004E7892">
        <w:rPr>
          <w:rFonts w:hint="eastAsia"/>
        </w:rPr>
        <w:t>Redis</w:t>
      </w:r>
      <w:r w:rsidR="004E7892">
        <w:rPr>
          <w:rFonts w:hint="eastAsia"/>
        </w:rPr>
        <w:t>的</w:t>
      </w:r>
      <w:commentRangeStart w:id="177"/>
      <w:r w:rsidR="004E7892">
        <w:rPr>
          <w:rFonts w:hint="eastAsia"/>
        </w:rPr>
        <w:t>分布式</w:t>
      </w:r>
      <w:r w:rsidR="00CE7A45">
        <w:rPr>
          <w:rFonts w:hint="eastAsia"/>
        </w:rPr>
        <w:t>代理</w:t>
      </w:r>
      <w:r w:rsidR="004E7892">
        <w:rPr>
          <w:rFonts w:hint="eastAsia"/>
        </w:rPr>
        <w:t>中间件</w:t>
      </w:r>
      <w:r w:rsidR="004E7892">
        <w:rPr>
          <w:rFonts w:hint="eastAsia"/>
        </w:rPr>
        <w:t>Twem</w:t>
      </w:r>
      <w:r w:rsidR="004E7892">
        <w:t>Proxy</w:t>
      </w:r>
      <w:commentRangeEnd w:id="177"/>
      <w:r w:rsidR="00221803">
        <w:rPr>
          <w:rStyle w:val="af1"/>
        </w:rPr>
        <w:commentReference w:id="177"/>
      </w:r>
      <w:r w:rsidR="00797003">
        <w:rPr>
          <w:rStyle w:val="afe"/>
        </w:rPr>
        <w:t>[</w:t>
      </w:r>
      <w:r w:rsidR="00797003">
        <w:rPr>
          <w:rStyle w:val="afe"/>
        </w:rPr>
        <w:endnoteReference w:id="53"/>
      </w:r>
      <w:r w:rsidR="00797003">
        <w:rPr>
          <w:rStyle w:val="afe"/>
        </w:rPr>
        <w:t>]</w:t>
      </w:r>
      <w:r w:rsidR="00A963AC">
        <w:t>，</w:t>
      </w:r>
      <w:r w:rsidR="008B56DA">
        <w:rPr>
          <w:rFonts w:hint="eastAsia"/>
        </w:rPr>
        <w:t>T</w:t>
      </w:r>
      <w:r w:rsidR="008B56DA">
        <w:t>wemProxy</w:t>
      </w:r>
      <w:r w:rsidR="008B56DA">
        <w:t>速度快，能够维护持久的服务器连接，支持代理到多个服务器，是目前范围内稳定性最佳、使用人数最多的分布式中间件。当然，</w:t>
      </w:r>
      <w:r w:rsidR="008B56DA">
        <w:t>TwemProxy</w:t>
      </w:r>
      <w:r w:rsidR="008B56DA">
        <w:t>由于自身也是单点，因此需要使用</w:t>
      </w:r>
      <w:r w:rsidR="00290F3B">
        <w:rPr>
          <w:rFonts w:hint="eastAsia"/>
        </w:rPr>
        <w:t>Keep</w:t>
      </w:r>
      <w:r w:rsidR="00290F3B">
        <w:t>Lived</w:t>
      </w:r>
      <w:r w:rsidR="00290F3B">
        <w:t>实现高可用方案。</w:t>
      </w:r>
    </w:p>
    <w:p w14:paraId="5C9A650F" w14:textId="164C154E" w:rsidR="00423BBE" w:rsidRDefault="00423BBE" w:rsidP="00423BBE">
      <w:pPr>
        <w:pStyle w:val="aa"/>
        <w:numPr>
          <w:ilvl w:val="0"/>
          <w:numId w:val="15"/>
        </w:numPr>
        <w:ind w:firstLineChars="0"/>
      </w:pPr>
      <w:r>
        <w:rPr>
          <w:rFonts w:hint="eastAsia"/>
        </w:rPr>
        <w:t>Redis</w:t>
      </w:r>
      <w:r>
        <w:t xml:space="preserve"> Cluster</w:t>
      </w:r>
    </w:p>
    <w:p w14:paraId="69A6CF7B" w14:textId="6AAAB204" w:rsidR="00C61CAF" w:rsidRDefault="00AD5C5C" w:rsidP="00C23F85">
      <w:pPr>
        <w:pStyle w:val="aa"/>
      </w:pPr>
      <w:r>
        <w:t>Redis Cluster</w:t>
      </w:r>
      <w:r w:rsidR="00BE1BE5" w:rsidRPr="00BE1BE5">
        <w:rPr>
          <w:vertAlign w:val="superscript"/>
        </w:rPr>
        <w:fldChar w:fldCharType="begin"/>
      </w:r>
      <w:r w:rsidR="00BE1BE5" w:rsidRPr="00BE1BE5">
        <w:rPr>
          <w:vertAlign w:val="superscript"/>
        </w:rPr>
        <w:instrText xml:space="preserve"> NOTEREF _Ref474411624 </w:instrText>
      </w:r>
      <w:r w:rsidR="00BE1BE5">
        <w:rPr>
          <w:vertAlign w:val="superscript"/>
        </w:rPr>
        <w:instrText xml:space="preserve"> \* MERGEFORMAT </w:instrText>
      </w:r>
      <w:r w:rsidR="00BE1BE5" w:rsidRPr="00BE1BE5">
        <w:rPr>
          <w:vertAlign w:val="superscript"/>
        </w:rPr>
        <w:fldChar w:fldCharType="separate"/>
      </w:r>
      <w:r w:rsidR="00BE1BE5" w:rsidRPr="00BE1BE5">
        <w:rPr>
          <w:vertAlign w:val="superscript"/>
        </w:rPr>
        <w:t>16</w:t>
      </w:r>
      <w:r w:rsidR="00BE1BE5" w:rsidRPr="00BE1BE5">
        <w:rPr>
          <w:vertAlign w:val="superscript"/>
        </w:rPr>
        <w:fldChar w:fldCharType="end"/>
      </w:r>
      <w:r>
        <w:t>是</w:t>
      </w:r>
      <w:r>
        <w:t>Redis 3.0</w:t>
      </w:r>
      <w:r>
        <w:t>中推出的新</w:t>
      </w:r>
      <w:r w:rsidR="00703B38">
        <w:t>特性。它与代理分片不同之处</w:t>
      </w:r>
      <w:r w:rsidR="006D2726">
        <w:t>，</w:t>
      </w:r>
      <w:r w:rsidR="006D2726">
        <w:rPr>
          <w:rFonts w:hint="eastAsia"/>
        </w:rPr>
        <w:t>Redis</w:t>
      </w:r>
      <w:r w:rsidR="006D2726">
        <w:t xml:space="preserve"> Cluster</w:t>
      </w:r>
      <w:r w:rsidR="006D2726">
        <w:t>不存在中心节点，集群中每个</w:t>
      </w:r>
      <w:r w:rsidR="006D2726">
        <w:t>Redis</w:t>
      </w:r>
      <w:r w:rsidR="006D2726">
        <w:t>实例只负责部分数据的存储任务。</w:t>
      </w:r>
      <w:r w:rsidR="000345F6">
        <w:t>Redis Cluster</w:t>
      </w:r>
      <w:r w:rsidR="000345F6">
        <w:t>不采取</w:t>
      </w:r>
      <w:r w:rsidR="00690FC6">
        <w:t>一致性哈希方式存储，而是采用</w:t>
      </w:r>
      <w:r w:rsidR="00690FC6">
        <w:rPr>
          <w:rFonts w:hint="eastAsia"/>
        </w:rPr>
        <w:t>Hash</w:t>
      </w:r>
      <w:r w:rsidR="00690FC6">
        <w:t xml:space="preserve"> </w:t>
      </w:r>
      <w:r w:rsidR="00367A98" w:rsidRPr="00C72EB8">
        <w:t>槽</w:t>
      </w:r>
      <w:r w:rsidR="00367A98">
        <w:rPr>
          <w:rFonts w:ascii="Helvetica" w:hAnsi="Helvetica"/>
          <w:color w:val="222222"/>
          <w:sz w:val="20"/>
          <w:szCs w:val="20"/>
          <w:shd w:val="clear" w:color="auto" w:fill="FFFFFF"/>
        </w:rPr>
        <w:t>（</w:t>
      </w:r>
      <w:r w:rsidR="00367A98">
        <w:t>Slot</w:t>
      </w:r>
      <w:r w:rsidR="00367A98">
        <w:rPr>
          <w:rFonts w:ascii="Helvetica" w:hAnsi="Helvetica"/>
          <w:color w:val="222222"/>
          <w:sz w:val="20"/>
          <w:szCs w:val="20"/>
          <w:shd w:val="clear" w:color="auto" w:fill="FFFFFF"/>
        </w:rPr>
        <w:t>）</w:t>
      </w:r>
      <w:r w:rsidR="00690FC6">
        <w:t>方式，</w:t>
      </w:r>
      <w:r w:rsidR="008A0774">
        <w:t>每个</w:t>
      </w:r>
      <w:r w:rsidR="00690FC6">
        <w:rPr>
          <w:rFonts w:hint="eastAsia"/>
        </w:rPr>
        <w:t>Redis</w:t>
      </w:r>
      <w:r w:rsidR="00367DB9">
        <w:rPr>
          <w:rFonts w:hint="eastAsia"/>
        </w:rPr>
        <w:t xml:space="preserve"> Cluster</w:t>
      </w:r>
      <w:r w:rsidR="00690FC6">
        <w:rPr>
          <w:rFonts w:hint="eastAsia"/>
        </w:rPr>
        <w:t>共有</w:t>
      </w:r>
      <w:r w:rsidR="00690FC6">
        <w:rPr>
          <w:rFonts w:hint="eastAsia"/>
        </w:rPr>
        <w:t>16384</w:t>
      </w:r>
      <w:r w:rsidR="00690FC6">
        <w:rPr>
          <w:rFonts w:hint="eastAsia"/>
        </w:rPr>
        <w:t>个</w:t>
      </w:r>
      <w:r w:rsidR="00690FC6">
        <w:rPr>
          <w:rFonts w:hint="eastAsia"/>
        </w:rPr>
        <w:t>Hash</w:t>
      </w:r>
      <w:r w:rsidR="00690FC6">
        <w:t xml:space="preserve"> Slot</w:t>
      </w:r>
      <w:r w:rsidR="00367DB9">
        <w:t>，</w:t>
      </w:r>
      <w:r w:rsidR="0047591F">
        <w:t>具体每个数据保存至哪个</w:t>
      </w:r>
      <w:r w:rsidR="0047591F">
        <w:rPr>
          <w:rFonts w:hint="eastAsia"/>
        </w:rPr>
        <w:t>Slot</w:t>
      </w:r>
      <w:r w:rsidR="0047591F">
        <w:rPr>
          <w:rFonts w:hint="eastAsia"/>
        </w:rPr>
        <w:t>，则是由</w:t>
      </w:r>
      <w:r w:rsidR="0047591F">
        <w:rPr>
          <w:rFonts w:hint="eastAsia"/>
        </w:rPr>
        <w:t>Key</w:t>
      </w:r>
      <w:r w:rsidR="0047591F">
        <w:rPr>
          <w:rFonts w:hint="eastAsia"/>
        </w:rPr>
        <w:t>的</w:t>
      </w:r>
      <w:r w:rsidR="0047591F">
        <w:rPr>
          <w:rFonts w:hint="eastAsia"/>
        </w:rPr>
        <w:t>CRC16</w:t>
      </w:r>
      <w:r w:rsidR="0047591F">
        <w:rPr>
          <w:rFonts w:hint="eastAsia"/>
        </w:rPr>
        <w:t>编码通过对</w:t>
      </w:r>
      <w:r w:rsidR="0047591F">
        <w:rPr>
          <w:rFonts w:hint="eastAsia"/>
        </w:rPr>
        <w:t>16384</w:t>
      </w:r>
      <w:r w:rsidR="0047591F">
        <w:rPr>
          <w:rFonts w:hint="eastAsia"/>
        </w:rPr>
        <w:t>取模计算</w:t>
      </w:r>
      <w:r w:rsidR="00C87E10">
        <w:rPr>
          <w:rFonts w:hint="eastAsia"/>
        </w:rPr>
        <w:t>决定</w:t>
      </w:r>
      <w:r w:rsidR="00286ED2">
        <w:rPr>
          <w:rFonts w:hint="eastAsia"/>
        </w:rPr>
        <w:t>。</w:t>
      </w:r>
      <w:r w:rsidR="003A630F">
        <w:rPr>
          <w:rFonts w:hint="eastAsia"/>
        </w:rPr>
        <w:t>Redis</w:t>
      </w:r>
      <w:r w:rsidR="003A630F">
        <w:rPr>
          <w:rFonts w:hint="eastAsia"/>
        </w:rPr>
        <w:t>推出了</w:t>
      </w:r>
      <w:r w:rsidR="003A630F">
        <w:rPr>
          <w:rFonts w:hint="eastAsia"/>
        </w:rPr>
        <w:t>Redis</w:t>
      </w:r>
      <w:r w:rsidR="003A630F">
        <w:t xml:space="preserve"> Cluster</w:t>
      </w:r>
      <w:r w:rsidR="003A630F">
        <w:t>客户端程序，用户可以在</w:t>
      </w:r>
      <w:r w:rsidR="00015DE0">
        <w:t>客户端中向任意</w:t>
      </w:r>
      <w:r w:rsidR="00015DE0">
        <w:t>Redis</w:t>
      </w:r>
      <w:r w:rsidR="00015DE0">
        <w:t>实例发出请求</w:t>
      </w:r>
      <w:r w:rsidR="001F3AD5">
        <w:t>，每个</w:t>
      </w:r>
      <w:r w:rsidR="001F3AD5">
        <w:t>Redis</w:t>
      </w:r>
      <w:r w:rsidR="001F3AD5">
        <w:t>实例负责读写数据，同时负责与集群中其他</w:t>
      </w:r>
      <w:r w:rsidR="001F3AD5">
        <w:t>Redis</w:t>
      </w:r>
      <w:r w:rsidR="001F3AD5">
        <w:t>实例交互，若数据</w:t>
      </w:r>
      <w:r w:rsidR="00D653EE">
        <w:t>不存储在当前请求的</w:t>
      </w:r>
      <w:r w:rsidR="00D653EE">
        <w:t>Redis</w:t>
      </w:r>
      <w:r w:rsidR="00D653EE">
        <w:t>实例中，则</w:t>
      </w:r>
      <w:r w:rsidR="0076763F">
        <w:t>会定位至数据存储的</w:t>
      </w:r>
      <w:r w:rsidR="0069554A">
        <w:t>Redis</w:t>
      </w:r>
      <w:r w:rsidR="0076763F">
        <w:t>实例并引导客户端访问该</w:t>
      </w:r>
      <w:r w:rsidR="0076763F">
        <w:t>Redis</w:t>
      </w:r>
      <w:r w:rsidR="0076763F">
        <w:t>实例</w:t>
      </w:r>
      <w:r w:rsidR="009056F8">
        <w:t>。</w:t>
      </w:r>
    </w:p>
    <w:p w14:paraId="25034BCC" w14:textId="1FDAAE9E" w:rsidR="00753828" w:rsidRDefault="00753828" w:rsidP="00C23F85">
      <w:pPr>
        <w:pStyle w:val="aa"/>
      </w:pPr>
      <w:r>
        <w:t>由于客户端分片技术维护成本较高</w:t>
      </w:r>
      <w:r w:rsidR="00BC20B3">
        <w:t>不利于扩展，而</w:t>
      </w:r>
      <w:r w:rsidR="00BC20B3">
        <w:rPr>
          <w:rFonts w:hint="eastAsia"/>
        </w:rPr>
        <w:t>Redis</w:t>
      </w:r>
      <w:r w:rsidR="00BC20B3">
        <w:t xml:space="preserve"> Cluset</w:t>
      </w:r>
      <w:r w:rsidR="00BC20B3">
        <w:t>是</w:t>
      </w:r>
      <w:r w:rsidR="00BC20B3">
        <w:t>Redis 3.0</w:t>
      </w:r>
      <w:r w:rsidR="00BC20B3">
        <w:t>中新特性，技术尚未成熟</w:t>
      </w:r>
      <w:r w:rsidR="00A67656">
        <w:t>。由</w:t>
      </w:r>
      <w:commentRangeStart w:id="178"/>
      <w:r w:rsidR="00A67656">
        <w:t>文献</w:t>
      </w:r>
      <w:commentRangeEnd w:id="178"/>
      <w:r w:rsidR="003B3ACE">
        <w:rPr>
          <w:rStyle w:val="af1"/>
        </w:rPr>
        <w:commentReference w:id="178"/>
      </w:r>
      <w:r w:rsidR="00797003">
        <w:rPr>
          <w:rStyle w:val="afe"/>
        </w:rPr>
        <w:t>[</w:t>
      </w:r>
      <w:r w:rsidR="00797003">
        <w:rPr>
          <w:rStyle w:val="afe"/>
        </w:rPr>
        <w:endnoteReference w:id="54"/>
      </w:r>
      <w:r w:rsidR="00797003">
        <w:rPr>
          <w:rStyle w:val="afe"/>
        </w:rPr>
        <w:t>]</w:t>
      </w:r>
      <w:r w:rsidR="00A67656">
        <w:t>可知，</w:t>
      </w:r>
      <w:r w:rsidR="00A67656">
        <w:rPr>
          <w:rFonts w:hint="eastAsia"/>
        </w:rPr>
        <w:t>TwemProxy</w:t>
      </w:r>
      <w:r w:rsidR="00A67656">
        <w:rPr>
          <w:rFonts w:hint="eastAsia"/>
        </w:rPr>
        <w:t>批量读写吞吐率远高于</w:t>
      </w:r>
      <w:r w:rsidR="00A67656">
        <w:rPr>
          <w:rFonts w:hint="eastAsia"/>
        </w:rPr>
        <w:lastRenderedPageBreak/>
        <w:t>Redis</w:t>
      </w:r>
      <w:r w:rsidR="00A67656">
        <w:t xml:space="preserve"> Cluster</w:t>
      </w:r>
      <w:r w:rsidR="00A67656">
        <w:t>单条的吞吐率，</w:t>
      </w:r>
      <w:r w:rsidR="00A67656">
        <w:t>Redis Cluster</w:t>
      </w:r>
      <w:r w:rsidR="006C06C7">
        <w:t>与</w:t>
      </w:r>
      <w:r w:rsidR="006C06C7">
        <w:t>TwemProxy</w:t>
      </w:r>
      <w:r w:rsidR="006C06C7">
        <w:t>的单条读写吞吐量不相上下</w:t>
      </w:r>
      <w:r w:rsidR="002D0DD1">
        <w:t>。</w:t>
      </w:r>
      <w:r w:rsidR="00181554">
        <w:rPr>
          <w:rFonts w:hint="eastAsia"/>
        </w:rPr>
        <w:t>Redis Cluster</w:t>
      </w:r>
      <w:r w:rsidR="00181554">
        <w:rPr>
          <w:rFonts w:hint="eastAsia"/>
        </w:rPr>
        <w:t>虽说相比</w:t>
      </w:r>
      <w:r w:rsidR="00181554">
        <w:rPr>
          <w:rFonts w:hint="eastAsia"/>
        </w:rPr>
        <w:t>TwemProxy</w:t>
      </w:r>
      <w:r w:rsidR="00181554">
        <w:rPr>
          <w:rFonts w:hint="eastAsia"/>
        </w:rPr>
        <w:t>少了分布式中间件，理论上会更高效，但是否</w:t>
      </w:r>
      <w:r w:rsidR="00181554">
        <w:t>适合实际生产环境，还需要</w:t>
      </w:r>
      <w:r w:rsidR="00704572">
        <w:t>慢慢验证。因此，本文选择</w:t>
      </w:r>
      <w:r w:rsidR="00EB6874">
        <w:rPr>
          <w:rFonts w:hint="eastAsia"/>
        </w:rPr>
        <w:t>TwemProxy</w:t>
      </w:r>
      <w:r w:rsidR="00F826F3">
        <w:rPr>
          <w:rFonts w:hint="eastAsia"/>
        </w:rPr>
        <w:t>作为</w:t>
      </w:r>
      <w:r w:rsidR="00F826F3" w:rsidRPr="00F826F3">
        <w:rPr>
          <w:rFonts w:hint="eastAsia"/>
        </w:rPr>
        <w:t>交通流数据实时存储与查询系统</w:t>
      </w:r>
      <w:r w:rsidR="00F826F3">
        <w:rPr>
          <w:rFonts w:hint="eastAsia"/>
        </w:rPr>
        <w:t>的高性能缓存集群解决方案。</w:t>
      </w:r>
    </w:p>
    <w:p w14:paraId="004FB14B" w14:textId="3C140DF3" w:rsidR="00F826F3" w:rsidRDefault="00167788" w:rsidP="00167788">
      <w:pPr>
        <w:pStyle w:val="af4"/>
        <w:ind w:right="240"/>
      </w:pPr>
      <w:bookmarkStart w:id="179" w:name="_Toc474308121"/>
      <w:r>
        <w:rPr>
          <w:rFonts w:hint="eastAsia"/>
        </w:rPr>
        <w:t>3.4</w:t>
      </w:r>
      <w:r>
        <w:t>.</w:t>
      </w:r>
      <w:r>
        <w:rPr>
          <w:rFonts w:hint="eastAsia"/>
        </w:rPr>
        <w:t>2</w:t>
      </w:r>
      <w:r>
        <w:rPr>
          <w:rFonts w:hint="eastAsia"/>
        </w:rPr>
        <w:t>系统架构</w:t>
      </w:r>
      <w:bookmarkEnd w:id="179"/>
    </w:p>
    <w:p w14:paraId="0C15BA4D" w14:textId="60A49112" w:rsidR="007A684C" w:rsidRDefault="00B51235" w:rsidP="00BE3E4D">
      <w:pPr>
        <w:pStyle w:val="aa"/>
      </w:pPr>
      <w:r>
        <w:rPr>
          <w:noProof/>
        </w:rPr>
        <w:object w:dxaOrig="1440" w:dyaOrig="1440" w14:anchorId="181C8AE9">
          <v:shape id="_x0000_s1028" type="#_x0000_t75" style="position:absolute;left:0;text-align:left;margin-left:17.55pt;margin-top:70.4pt;width:391.4pt;height:279pt;z-index:251673600;mso-position-horizontal-relative:text;mso-position-vertical-relative:text" o:allowoverlap="f">
            <v:imagedata r:id="rId28" o:title=""/>
            <w10:wrap type="square"/>
          </v:shape>
          <o:OLEObject Type="Embed" ProgID="Visio.Drawing.11" ShapeID="_x0000_s1028" DrawAspect="Content" ObjectID="_1549259369" r:id="rId29"/>
        </w:object>
      </w:r>
      <w:r w:rsidR="00187EB8">
        <w:rPr>
          <w:rFonts w:hint="eastAsia"/>
        </w:rPr>
        <w:t>TwemProxy</w:t>
      </w:r>
      <w:r w:rsidR="00187EB8">
        <w:t xml:space="preserve"> Redis</w:t>
      </w:r>
      <w:r w:rsidR="00187EB8">
        <w:t>缓存集群系统架构</w:t>
      </w:r>
      <w:r w:rsidR="00187EB8">
        <w:rPr>
          <w:rFonts w:hint="eastAsia"/>
        </w:rPr>
        <w:t>如图</w:t>
      </w:r>
      <w:r w:rsidR="007F48CE">
        <w:rPr>
          <w:rFonts w:hint="eastAsia"/>
        </w:rPr>
        <w:t>3.3</w:t>
      </w:r>
      <w:r w:rsidR="007F48CE">
        <w:rPr>
          <w:rFonts w:hint="eastAsia"/>
        </w:rPr>
        <w:t>所示。</w:t>
      </w:r>
      <w:r w:rsidR="0001543A">
        <w:rPr>
          <w:rFonts w:hint="eastAsia"/>
        </w:rPr>
        <w:t>主要由客户端（</w:t>
      </w:r>
      <w:r w:rsidR="0001543A">
        <w:rPr>
          <w:rFonts w:hint="eastAsia"/>
        </w:rPr>
        <w:t>Client</w:t>
      </w:r>
      <w:r w:rsidR="0001543A">
        <w:rPr>
          <w:rFonts w:hint="eastAsia"/>
        </w:rPr>
        <w:t>）模块，</w:t>
      </w:r>
      <w:r w:rsidR="00B804E6">
        <w:rPr>
          <w:rFonts w:hint="eastAsia"/>
        </w:rPr>
        <w:t xml:space="preserve"> </w:t>
      </w:r>
      <w:commentRangeStart w:id="180"/>
      <w:r w:rsidR="001148A7">
        <w:rPr>
          <w:rFonts w:hint="eastAsia"/>
        </w:rPr>
        <w:t>Keep</w:t>
      </w:r>
      <w:r w:rsidR="006B4DBD">
        <w:t>Al</w:t>
      </w:r>
      <w:r w:rsidR="001148A7">
        <w:t>ived</w:t>
      </w:r>
      <w:commentRangeEnd w:id="180"/>
      <w:r w:rsidR="00AE4CA6">
        <w:rPr>
          <w:rStyle w:val="af1"/>
        </w:rPr>
        <w:commentReference w:id="180"/>
      </w:r>
      <w:r w:rsidR="00797003">
        <w:rPr>
          <w:rStyle w:val="afe"/>
        </w:rPr>
        <w:t>[</w:t>
      </w:r>
      <w:bookmarkStart w:id="181" w:name="_Ref474435944"/>
      <w:r w:rsidR="00797003">
        <w:rPr>
          <w:rStyle w:val="afe"/>
        </w:rPr>
        <w:endnoteReference w:id="55"/>
      </w:r>
      <w:bookmarkEnd w:id="181"/>
      <w:r w:rsidR="00797003">
        <w:rPr>
          <w:rStyle w:val="afe"/>
        </w:rPr>
        <w:t>]</w:t>
      </w:r>
      <w:r w:rsidR="00343133">
        <w:rPr>
          <w:rFonts w:hint="eastAsia"/>
        </w:rPr>
        <w:t>模块</w:t>
      </w:r>
      <w:r w:rsidR="001148A7">
        <w:rPr>
          <w:rFonts w:hint="eastAsia"/>
        </w:rPr>
        <w:t>、</w:t>
      </w:r>
      <w:r w:rsidR="00777D65">
        <w:rPr>
          <w:rFonts w:hint="eastAsia"/>
        </w:rPr>
        <w:t>分布式代理中间件</w:t>
      </w:r>
      <w:r w:rsidR="00030BF5">
        <w:rPr>
          <w:rFonts w:hint="eastAsia"/>
        </w:rPr>
        <w:t>Twem</w:t>
      </w:r>
      <w:r w:rsidR="00030BF5">
        <w:t>Proxy</w:t>
      </w:r>
      <w:r w:rsidR="001D059F">
        <w:rPr>
          <w:rFonts w:hint="eastAsia"/>
        </w:rPr>
        <w:t>、监控模块和</w:t>
      </w:r>
      <w:r w:rsidR="001D059F">
        <w:rPr>
          <w:rFonts w:hint="eastAsia"/>
        </w:rPr>
        <w:t>Redis</w:t>
      </w:r>
      <w:r w:rsidR="001D059F">
        <w:rPr>
          <w:rFonts w:hint="eastAsia"/>
        </w:rPr>
        <w:t>数据库模块。</w:t>
      </w:r>
    </w:p>
    <w:p w14:paraId="6F9D8E03" w14:textId="50C3E2B9" w:rsidR="00F524A5" w:rsidRDefault="00F524A5" w:rsidP="00F524A5">
      <w:pPr>
        <w:pStyle w:val="ae"/>
      </w:pPr>
      <w:r>
        <w:t>图</w:t>
      </w:r>
      <w:r>
        <w:rPr>
          <w:rFonts w:hint="eastAsia"/>
        </w:rPr>
        <w:t xml:space="preserve">3.3 </w:t>
      </w:r>
      <w:r>
        <w:t>Redis缓存集群系统架构</w:t>
      </w:r>
    </w:p>
    <w:p w14:paraId="04C91074" w14:textId="332A4370" w:rsidR="00925F8E" w:rsidRDefault="003B69F3" w:rsidP="008404FD">
      <w:pPr>
        <w:pStyle w:val="aa"/>
      </w:pPr>
      <w:r>
        <w:rPr>
          <w:rFonts w:hint="eastAsia"/>
        </w:rPr>
        <w:t>客户端模块：</w:t>
      </w:r>
      <w:r w:rsidR="0018590F">
        <w:rPr>
          <w:rFonts w:hint="eastAsia"/>
        </w:rPr>
        <w:t>客户端</w:t>
      </w:r>
      <w:r w:rsidR="000E0723">
        <w:rPr>
          <w:rFonts w:hint="eastAsia"/>
        </w:rPr>
        <w:t>是指用户通过</w:t>
      </w:r>
      <w:r w:rsidR="00EC2CFE">
        <w:rPr>
          <w:rFonts w:hint="eastAsia"/>
        </w:rPr>
        <w:t>命令向</w:t>
      </w:r>
      <w:r w:rsidR="00F26324">
        <w:rPr>
          <w:rFonts w:hint="eastAsia"/>
        </w:rPr>
        <w:t>Redis</w:t>
      </w:r>
      <w:r w:rsidR="00F26324">
        <w:rPr>
          <w:rFonts w:hint="eastAsia"/>
        </w:rPr>
        <w:t>集群发出</w:t>
      </w:r>
      <w:r w:rsidR="006F460A">
        <w:rPr>
          <w:rFonts w:hint="eastAsia"/>
        </w:rPr>
        <w:t>读写</w:t>
      </w:r>
      <w:r w:rsidR="00F26324">
        <w:rPr>
          <w:rFonts w:hint="eastAsia"/>
        </w:rPr>
        <w:t>命令</w:t>
      </w:r>
      <w:r w:rsidR="006F460A">
        <w:rPr>
          <w:rFonts w:hint="eastAsia"/>
        </w:rPr>
        <w:t>，在本系统中，</w:t>
      </w:r>
      <w:r w:rsidR="006B0DF1">
        <w:rPr>
          <w:rFonts w:hint="eastAsia"/>
        </w:rPr>
        <w:t>客户端</w:t>
      </w:r>
      <w:r w:rsidR="001C0A8F">
        <w:rPr>
          <w:rFonts w:hint="eastAsia"/>
        </w:rPr>
        <w:t>为</w:t>
      </w:r>
      <w:r w:rsidR="00317AE5">
        <w:rPr>
          <w:rFonts w:hint="eastAsia"/>
        </w:rPr>
        <w:t>查询管理模块，</w:t>
      </w:r>
      <w:r w:rsidR="0011401D">
        <w:rPr>
          <w:rFonts w:hint="eastAsia"/>
        </w:rPr>
        <w:t>由该模块作为客户向</w:t>
      </w:r>
      <w:r w:rsidR="0011401D">
        <w:rPr>
          <w:rFonts w:hint="eastAsia"/>
        </w:rPr>
        <w:t>Redis</w:t>
      </w:r>
      <w:r w:rsidR="0011401D">
        <w:rPr>
          <w:rFonts w:hint="eastAsia"/>
        </w:rPr>
        <w:t>集群发起写入或查询请求。</w:t>
      </w:r>
    </w:p>
    <w:p w14:paraId="7769E691" w14:textId="1807EDD2" w:rsidR="0011401D" w:rsidRDefault="002A456C" w:rsidP="008404FD">
      <w:pPr>
        <w:pStyle w:val="aa"/>
      </w:pPr>
      <w:r>
        <w:rPr>
          <w:rFonts w:hint="eastAsia"/>
        </w:rPr>
        <w:t>Keep</w:t>
      </w:r>
      <w:r>
        <w:t>Alived</w:t>
      </w:r>
      <w:r w:rsidR="00AA7FCA">
        <w:rPr>
          <w:rFonts w:hint="eastAsia"/>
        </w:rPr>
        <w:t>模块：</w:t>
      </w:r>
      <w:r w:rsidR="00803D75">
        <w:rPr>
          <w:rFonts w:hint="eastAsia"/>
        </w:rPr>
        <w:t>客户端通过虚拟</w:t>
      </w:r>
      <w:r w:rsidR="00803D75">
        <w:rPr>
          <w:rFonts w:hint="eastAsia"/>
        </w:rPr>
        <w:t>IP</w:t>
      </w:r>
      <w:r w:rsidR="00803D75">
        <w:rPr>
          <w:rFonts w:hint="eastAsia"/>
        </w:rPr>
        <w:t>地址访问</w:t>
      </w:r>
      <w:r w:rsidR="00803D75">
        <w:rPr>
          <w:rFonts w:hint="eastAsia"/>
        </w:rPr>
        <w:t>Redis</w:t>
      </w:r>
      <w:r w:rsidR="00803D75">
        <w:rPr>
          <w:rFonts w:hint="eastAsia"/>
        </w:rPr>
        <w:t>集群，无需修改</w:t>
      </w:r>
      <w:r w:rsidR="00803D75">
        <w:rPr>
          <w:rFonts w:hint="eastAsia"/>
        </w:rPr>
        <w:t>Redis</w:t>
      </w:r>
      <w:r w:rsidR="00803D75">
        <w:t xml:space="preserve"> Client</w:t>
      </w:r>
      <w:r w:rsidR="00803D75">
        <w:t>代码，</w:t>
      </w:r>
      <w:commentRangeStart w:id="182"/>
      <w:r w:rsidR="00803D75">
        <w:t>KeepAlived</w:t>
      </w:r>
      <w:r w:rsidR="00803D75">
        <w:t>提供虚拟</w:t>
      </w:r>
      <w:r w:rsidR="00803D75">
        <w:rPr>
          <w:rFonts w:hint="eastAsia"/>
        </w:rPr>
        <w:t>IP</w:t>
      </w:r>
      <w:r w:rsidR="00803D75">
        <w:rPr>
          <w:rFonts w:hint="eastAsia"/>
        </w:rPr>
        <w:t>地址和端口</w:t>
      </w:r>
      <w:commentRangeEnd w:id="182"/>
      <w:r w:rsidR="00FD429C">
        <w:rPr>
          <w:rStyle w:val="af1"/>
        </w:rPr>
        <w:commentReference w:id="182"/>
      </w:r>
      <w:r w:rsidR="00797003">
        <w:rPr>
          <w:rStyle w:val="afe"/>
        </w:rPr>
        <w:t>[</w:t>
      </w:r>
      <w:bookmarkStart w:id="183" w:name="_Ref474435903"/>
      <w:r w:rsidR="00797003">
        <w:rPr>
          <w:rStyle w:val="afe"/>
        </w:rPr>
        <w:endnoteReference w:id="56"/>
      </w:r>
      <w:bookmarkEnd w:id="183"/>
      <w:r w:rsidR="00797003">
        <w:rPr>
          <w:rStyle w:val="afe"/>
        </w:rPr>
        <w:t>]</w:t>
      </w:r>
      <w:r w:rsidR="00803D75">
        <w:rPr>
          <w:rFonts w:hint="eastAsia"/>
        </w:rPr>
        <w:t>。</w:t>
      </w:r>
      <w:r w:rsidR="00496939">
        <w:rPr>
          <w:rFonts w:hint="eastAsia"/>
        </w:rPr>
        <w:t>由于</w:t>
      </w:r>
      <w:r w:rsidR="00496939">
        <w:rPr>
          <w:rFonts w:hint="eastAsia"/>
        </w:rPr>
        <w:t>TwemProxy</w:t>
      </w:r>
      <w:r w:rsidR="00496939">
        <w:rPr>
          <w:rFonts w:hint="eastAsia"/>
        </w:rPr>
        <w:t>是单点访问，</w:t>
      </w:r>
      <w:r w:rsidR="008228FD">
        <w:rPr>
          <w:rFonts w:hint="eastAsia"/>
        </w:rPr>
        <w:t>而</w:t>
      </w:r>
      <w:r w:rsidR="001524FB">
        <w:rPr>
          <w:rFonts w:hint="eastAsia"/>
        </w:rPr>
        <w:t>Keep</w:t>
      </w:r>
      <w:r w:rsidR="001524FB">
        <w:t>Alived</w:t>
      </w:r>
      <w:r w:rsidR="001524FB">
        <w:t>可以将多个无状态的单点</w:t>
      </w:r>
      <w:r w:rsidR="008228FD">
        <w:t>通过</w:t>
      </w:r>
      <w:r w:rsidR="008228FD">
        <w:rPr>
          <w:rFonts w:hint="eastAsia"/>
        </w:rPr>
        <w:t>Virtual</w:t>
      </w:r>
      <w:r w:rsidR="008228FD">
        <w:t xml:space="preserve"> </w:t>
      </w:r>
      <w:r w:rsidR="008228FD" w:rsidRPr="008228FD">
        <w:t>Internet Protocol</w:t>
      </w:r>
      <w:r w:rsidR="008228FD">
        <w:t>（</w:t>
      </w:r>
      <w:r w:rsidR="00663360">
        <w:rPr>
          <w:rFonts w:hint="eastAsia"/>
        </w:rPr>
        <w:t>虚拟</w:t>
      </w:r>
      <w:r w:rsidR="00663360">
        <w:rPr>
          <w:rFonts w:hint="eastAsia"/>
        </w:rPr>
        <w:t>I</w:t>
      </w:r>
      <w:r w:rsidR="00663360">
        <w:t>P</w:t>
      </w:r>
      <w:r w:rsidR="00663360">
        <w:rPr>
          <w:rFonts w:hint="eastAsia"/>
        </w:rPr>
        <w:t xml:space="preserve"> </w:t>
      </w:r>
      <w:r w:rsidR="00663360">
        <w:rPr>
          <w:rFonts w:hint="eastAsia"/>
        </w:rPr>
        <w:t>，简称</w:t>
      </w:r>
      <w:r w:rsidR="008228FD">
        <w:rPr>
          <w:rFonts w:hint="eastAsia"/>
        </w:rPr>
        <w:t>VIP</w:t>
      </w:r>
      <w:r w:rsidR="008228FD">
        <w:t>）</w:t>
      </w:r>
      <w:r w:rsidR="00553CEB">
        <w:t>漂移的方式构建</w:t>
      </w:r>
      <w:r w:rsidR="001E328B">
        <w:t>高可用服务</w:t>
      </w:r>
      <w:r w:rsidR="00663360">
        <w:t>。</w:t>
      </w:r>
      <w:r w:rsidR="00663360">
        <w:t>KeepAlived</w:t>
      </w:r>
      <w:r w:rsidR="00663360">
        <w:t>实现基础是</w:t>
      </w:r>
      <w:commentRangeStart w:id="184"/>
      <w:r w:rsidR="00663360" w:rsidRPr="00663360">
        <w:rPr>
          <w:rFonts w:hint="eastAsia"/>
        </w:rPr>
        <w:t>虚拟路由冗余协议</w:t>
      </w:r>
      <w:commentRangeEnd w:id="184"/>
      <w:r w:rsidR="00A80A98">
        <w:rPr>
          <w:rStyle w:val="af1"/>
        </w:rPr>
        <w:commentReference w:id="184"/>
      </w:r>
      <w:r w:rsidR="00797003">
        <w:rPr>
          <w:rStyle w:val="afe"/>
        </w:rPr>
        <w:t>[</w:t>
      </w:r>
      <w:bookmarkStart w:id="185" w:name="_Ref474435952"/>
      <w:r w:rsidR="00797003">
        <w:rPr>
          <w:rStyle w:val="afe"/>
        </w:rPr>
        <w:endnoteReference w:id="57"/>
      </w:r>
      <w:bookmarkEnd w:id="185"/>
      <w:r w:rsidR="00797003">
        <w:rPr>
          <w:rStyle w:val="afe"/>
        </w:rPr>
        <w:t>]</w:t>
      </w:r>
      <w:r w:rsidR="00663360" w:rsidRPr="00663360">
        <w:rPr>
          <w:rFonts w:hint="eastAsia"/>
        </w:rPr>
        <w:t>(Virtual Router Redundancy Protocol</w:t>
      </w:r>
      <w:r w:rsidR="00663360" w:rsidRPr="00663360">
        <w:rPr>
          <w:rFonts w:hint="eastAsia"/>
        </w:rPr>
        <w:t>，简称</w:t>
      </w:r>
      <w:r w:rsidR="00663360" w:rsidRPr="00663360">
        <w:rPr>
          <w:rFonts w:hint="eastAsia"/>
        </w:rPr>
        <w:t>VRRP)</w:t>
      </w:r>
      <w:r>
        <w:rPr>
          <w:rFonts w:hint="eastAsia"/>
        </w:rPr>
        <w:t>。</w:t>
      </w:r>
    </w:p>
    <w:p w14:paraId="62E5A09B" w14:textId="77777777" w:rsidR="004D4706" w:rsidRDefault="00865FC5" w:rsidP="008404FD">
      <w:pPr>
        <w:pStyle w:val="aa"/>
      </w:pPr>
      <w:r>
        <w:t>分布式代理中间件：</w:t>
      </w:r>
      <w:r w:rsidR="00F968F5">
        <w:rPr>
          <w:rFonts w:hint="eastAsia"/>
        </w:rPr>
        <w:t>TwemProxy</w:t>
      </w:r>
      <w:r w:rsidR="00F968F5">
        <w:rPr>
          <w:rFonts w:hint="eastAsia"/>
        </w:rPr>
        <w:t>是一个轻量级的</w:t>
      </w:r>
      <w:r w:rsidR="00F968F5">
        <w:rPr>
          <w:rFonts w:hint="eastAsia"/>
        </w:rPr>
        <w:t>Redis</w:t>
      </w:r>
      <w:r w:rsidR="00657830">
        <w:rPr>
          <w:rFonts w:hint="eastAsia"/>
        </w:rPr>
        <w:t>单线程</w:t>
      </w:r>
      <w:r w:rsidR="00F968F5">
        <w:rPr>
          <w:rFonts w:hint="eastAsia"/>
        </w:rPr>
        <w:t>代理中间件，</w:t>
      </w:r>
      <w:r w:rsidR="005115E8">
        <w:rPr>
          <w:rFonts w:hint="eastAsia"/>
        </w:rPr>
        <w:lastRenderedPageBreak/>
        <w:t>支持</w:t>
      </w:r>
      <w:r w:rsidR="005115E8" w:rsidRPr="005115E8">
        <w:rPr>
          <w:rFonts w:hint="eastAsia"/>
        </w:rPr>
        <w:t>Memcached ASCII</w:t>
      </w:r>
      <w:r w:rsidR="005115E8" w:rsidRPr="005115E8">
        <w:rPr>
          <w:rFonts w:hint="eastAsia"/>
        </w:rPr>
        <w:t>协议和更新的</w:t>
      </w:r>
      <w:r w:rsidR="005115E8" w:rsidRPr="005115E8">
        <w:rPr>
          <w:rFonts w:hint="eastAsia"/>
        </w:rPr>
        <w:t>Redis</w:t>
      </w:r>
      <w:r w:rsidR="00C172CD">
        <w:rPr>
          <w:rFonts w:hint="eastAsia"/>
        </w:rPr>
        <w:t>协议，</w:t>
      </w:r>
      <w:r w:rsidR="00F968F5">
        <w:rPr>
          <w:rFonts w:hint="eastAsia"/>
        </w:rPr>
        <w:t>由</w:t>
      </w:r>
      <w:r w:rsidR="00F968F5">
        <w:rPr>
          <w:rFonts w:hint="eastAsia"/>
        </w:rPr>
        <w:t>Twitter</w:t>
      </w:r>
      <w:r w:rsidR="00F968F5">
        <w:rPr>
          <w:rFonts w:hint="eastAsia"/>
        </w:rPr>
        <w:t>开源，</w:t>
      </w:r>
      <w:r w:rsidR="00C127ED">
        <w:rPr>
          <w:rFonts w:hint="eastAsia"/>
        </w:rPr>
        <w:t>是缓存服务器集群管理工具</w:t>
      </w:r>
      <w:r w:rsidR="008B2554">
        <w:rPr>
          <w:rFonts w:hint="eastAsia"/>
        </w:rPr>
        <w:t>，</w:t>
      </w:r>
      <w:r w:rsidR="008B2554">
        <w:rPr>
          <w:rFonts w:hint="eastAsia"/>
        </w:rPr>
        <w:t>TwemProxy</w:t>
      </w:r>
      <w:r w:rsidR="008B2554">
        <w:rPr>
          <w:rFonts w:hint="eastAsia"/>
        </w:rPr>
        <w:t>可以减少对</w:t>
      </w:r>
      <w:r w:rsidR="00D7523B">
        <w:rPr>
          <w:rFonts w:hint="eastAsia"/>
        </w:rPr>
        <w:t>Redis</w:t>
      </w:r>
      <w:r w:rsidR="00D7523B">
        <w:rPr>
          <w:rFonts w:hint="eastAsia"/>
        </w:rPr>
        <w:t>集群</w:t>
      </w:r>
      <w:r w:rsidR="008B2554">
        <w:rPr>
          <w:rFonts w:hint="eastAsia"/>
        </w:rPr>
        <w:t>的连接数</w:t>
      </w:r>
      <w:r w:rsidR="001E4D65">
        <w:rPr>
          <w:rFonts w:hint="eastAsia"/>
        </w:rPr>
        <w:t>。</w:t>
      </w:r>
      <w:r w:rsidR="00E41E11">
        <w:rPr>
          <w:rFonts w:hint="eastAsia"/>
        </w:rPr>
        <w:t>通过</w:t>
      </w:r>
      <w:r w:rsidR="00E41E11">
        <w:rPr>
          <w:rFonts w:hint="eastAsia"/>
        </w:rPr>
        <w:t>TwemProxy</w:t>
      </w:r>
      <w:r w:rsidR="00E41E11">
        <w:rPr>
          <w:rFonts w:hint="eastAsia"/>
        </w:rPr>
        <w:t>可以将多台通用服务器水平扩张</w:t>
      </w:r>
      <w:r w:rsidR="00E41E11">
        <w:rPr>
          <w:rFonts w:hint="eastAsia"/>
        </w:rPr>
        <w:t>Redis</w:t>
      </w:r>
      <w:r w:rsidR="007F30DA">
        <w:rPr>
          <w:rFonts w:hint="eastAsia"/>
        </w:rPr>
        <w:t>，有效的避免单点故障问题</w:t>
      </w:r>
      <w:r w:rsidR="00EC65A7">
        <w:rPr>
          <w:rFonts w:hint="eastAsia"/>
        </w:rPr>
        <w:t>，支持失败节点自动删除</w:t>
      </w:r>
      <w:r w:rsidR="00CC3865">
        <w:rPr>
          <w:rFonts w:hint="eastAsia"/>
        </w:rPr>
        <w:t>，</w:t>
      </w:r>
      <w:r w:rsidR="00CC3865">
        <w:rPr>
          <w:rFonts w:hint="eastAsia"/>
        </w:rPr>
        <w:t>TwemProxy</w:t>
      </w:r>
      <w:r w:rsidR="00D8329D">
        <w:rPr>
          <w:rFonts w:hint="eastAsia"/>
        </w:rPr>
        <w:t>支持一致性哈希，可以将客户端请求的数据通过计算分发到相应的</w:t>
      </w:r>
      <w:r w:rsidR="00D8329D">
        <w:rPr>
          <w:rFonts w:hint="eastAsia"/>
        </w:rPr>
        <w:t>Redis</w:t>
      </w:r>
      <w:r w:rsidR="00D8329D">
        <w:rPr>
          <w:rFonts w:hint="eastAsia"/>
        </w:rPr>
        <w:t>实例中。</w:t>
      </w:r>
    </w:p>
    <w:p w14:paraId="3FED7102" w14:textId="68433707" w:rsidR="00ED0E81" w:rsidRDefault="00CD5649" w:rsidP="008404FD">
      <w:pPr>
        <w:pStyle w:val="aa"/>
      </w:pPr>
      <w:r>
        <w:rPr>
          <w:rFonts w:hint="eastAsia"/>
        </w:rPr>
        <w:t>监控模块：</w:t>
      </w:r>
      <w:r w:rsidR="00264F14">
        <w:rPr>
          <w:rFonts w:hint="eastAsia"/>
        </w:rPr>
        <w:t>监控模块由</w:t>
      </w:r>
      <w:r w:rsidR="00264F14" w:rsidRPr="00264F14">
        <w:t>Sentinel</w:t>
      </w:r>
      <w:r w:rsidR="00264F14">
        <w:t>和</w:t>
      </w:r>
      <w:r w:rsidR="00D226DA">
        <w:rPr>
          <w:rFonts w:hint="eastAsia"/>
        </w:rPr>
        <w:t>Redis-</w:t>
      </w:r>
      <w:r w:rsidR="00264F14">
        <w:rPr>
          <w:rFonts w:hint="eastAsia"/>
        </w:rPr>
        <w:t>Agent</w:t>
      </w:r>
      <w:r w:rsidR="00785934">
        <w:rPr>
          <w:rFonts w:hint="eastAsia"/>
        </w:rPr>
        <w:t>组成</w:t>
      </w:r>
      <w:r w:rsidR="00B91F5D">
        <w:rPr>
          <w:rFonts w:hint="eastAsia"/>
        </w:rPr>
        <w:t>，</w:t>
      </w:r>
      <w:r w:rsidR="00B91F5D" w:rsidRPr="00B91F5D">
        <w:t>Sentinel</w:t>
      </w:r>
      <w:r w:rsidR="00B91F5D">
        <w:t>是</w:t>
      </w:r>
      <w:r w:rsidR="00B91F5D">
        <w:t>Redis</w:t>
      </w:r>
      <w:r w:rsidR="00B91F5D">
        <w:t>官方</w:t>
      </w:r>
      <w:r w:rsidR="006C5990" w:rsidRPr="006C5990">
        <w:rPr>
          <w:vertAlign w:val="superscript"/>
        </w:rPr>
        <w:fldChar w:fldCharType="begin"/>
      </w:r>
      <w:r w:rsidR="006C5990" w:rsidRPr="006C5990">
        <w:rPr>
          <w:vertAlign w:val="superscript"/>
        </w:rPr>
        <w:instrText xml:space="preserve"> NOTEREF _Ref474411624 </w:instrText>
      </w:r>
      <w:r w:rsidR="006C5990">
        <w:rPr>
          <w:vertAlign w:val="superscript"/>
        </w:rPr>
        <w:instrText xml:space="preserve"> \* MERGEFORMAT </w:instrText>
      </w:r>
      <w:r w:rsidR="006C5990" w:rsidRPr="006C5990">
        <w:rPr>
          <w:vertAlign w:val="superscript"/>
        </w:rPr>
        <w:fldChar w:fldCharType="separate"/>
      </w:r>
      <w:r w:rsidR="006C5990" w:rsidRPr="006C5990">
        <w:rPr>
          <w:vertAlign w:val="superscript"/>
        </w:rPr>
        <w:t>16</w:t>
      </w:r>
      <w:r w:rsidR="006C5990" w:rsidRPr="006C5990">
        <w:rPr>
          <w:vertAlign w:val="superscript"/>
        </w:rPr>
        <w:fldChar w:fldCharType="end"/>
      </w:r>
      <w:r w:rsidR="00B91F5D">
        <w:t>推荐的</w:t>
      </w:r>
      <w:r w:rsidR="00B91F5D">
        <w:t>Redis</w:t>
      </w:r>
      <w:r w:rsidR="00B91F5D">
        <w:t>高可用（</w:t>
      </w:r>
      <w:r w:rsidR="00B91F5D">
        <w:rPr>
          <w:rFonts w:hint="eastAsia"/>
        </w:rPr>
        <w:t>HA</w:t>
      </w:r>
      <w:r w:rsidR="00B91F5D">
        <w:t>）解决方案</w:t>
      </w:r>
      <w:r w:rsidR="002124F4">
        <w:t>。</w:t>
      </w:r>
      <w:r w:rsidR="00ED0E81" w:rsidRPr="00ED0E81">
        <w:t>Sentinel</w:t>
      </w:r>
      <w:r w:rsidR="00ED0E81">
        <w:t>主要功能为</w:t>
      </w:r>
    </w:p>
    <w:p w14:paraId="0886E78F" w14:textId="0B6B1ADB" w:rsidR="00865FC5" w:rsidRDefault="00ED0E81" w:rsidP="00FA6D79">
      <w:pPr>
        <w:pStyle w:val="aa"/>
        <w:numPr>
          <w:ilvl w:val="0"/>
          <w:numId w:val="16"/>
        </w:numPr>
        <w:ind w:firstLineChars="0"/>
      </w:pPr>
      <w:r>
        <w:t>监控</w:t>
      </w:r>
      <w:r w:rsidR="00FA6D79">
        <w:t>：</w:t>
      </w:r>
      <w:r w:rsidR="00897582">
        <w:t>监控</w:t>
      </w:r>
      <w:r>
        <w:t>Redis</w:t>
      </w:r>
      <w:r>
        <w:t>主</w:t>
      </w:r>
      <w:r>
        <w:t>-</w:t>
      </w:r>
      <w:r>
        <w:t>从服务器是否运行正常</w:t>
      </w:r>
    </w:p>
    <w:p w14:paraId="426A0EE3" w14:textId="6794348B" w:rsidR="00FA6D79" w:rsidRDefault="000A0C82" w:rsidP="00FA6D79">
      <w:pPr>
        <w:pStyle w:val="aa"/>
        <w:numPr>
          <w:ilvl w:val="0"/>
          <w:numId w:val="16"/>
        </w:numPr>
        <w:ind w:firstLineChars="0"/>
      </w:pPr>
      <w:r>
        <w:rPr>
          <w:rFonts w:hint="eastAsia"/>
        </w:rPr>
        <w:t>通知：通知系统管理员</w:t>
      </w:r>
      <w:r>
        <w:rPr>
          <w:rFonts w:hint="eastAsia"/>
        </w:rPr>
        <w:t>Redis</w:t>
      </w:r>
      <w:r>
        <w:rPr>
          <w:rFonts w:hint="eastAsia"/>
        </w:rPr>
        <w:t>主</w:t>
      </w:r>
      <w:r>
        <w:rPr>
          <w:rFonts w:hint="eastAsia"/>
        </w:rPr>
        <w:t>-</w:t>
      </w:r>
      <w:r>
        <w:rPr>
          <w:rFonts w:hint="eastAsia"/>
        </w:rPr>
        <w:t>从服务器出现异常，并给出异常报告。</w:t>
      </w:r>
    </w:p>
    <w:p w14:paraId="3BB099E7" w14:textId="1BD7AD83" w:rsidR="000A0C82" w:rsidRDefault="00A4714A" w:rsidP="00B16610">
      <w:pPr>
        <w:pStyle w:val="aa"/>
        <w:numPr>
          <w:ilvl w:val="0"/>
          <w:numId w:val="16"/>
        </w:numPr>
        <w:ind w:firstLineChars="0"/>
      </w:pPr>
      <w:r>
        <w:rPr>
          <w:rFonts w:hint="eastAsia"/>
        </w:rPr>
        <w:t>自动故障转移：</w:t>
      </w:r>
      <w:r w:rsidR="00F2030E">
        <w:rPr>
          <w:rFonts w:hint="eastAsia"/>
        </w:rPr>
        <w:t>若</w:t>
      </w:r>
      <w:r w:rsidR="00F2030E">
        <w:rPr>
          <w:rFonts w:hint="eastAsia"/>
        </w:rPr>
        <w:t>Redis</w:t>
      </w:r>
      <w:r w:rsidR="00F2030E">
        <w:rPr>
          <w:rFonts w:hint="eastAsia"/>
        </w:rPr>
        <w:t>主</w:t>
      </w:r>
      <w:r w:rsidR="00F2030E">
        <w:rPr>
          <w:rFonts w:hint="eastAsia"/>
        </w:rPr>
        <w:t>-</w:t>
      </w:r>
      <w:r w:rsidR="00F2030E">
        <w:rPr>
          <w:rFonts w:hint="eastAsia"/>
        </w:rPr>
        <w:t>从服务器的</w:t>
      </w:r>
      <w:r w:rsidR="00F2030E">
        <w:rPr>
          <w:rFonts w:hint="eastAsia"/>
        </w:rPr>
        <w:t>Master</w:t>
      </w:r>
      <w:r w:rsidR="00F2030E">
        <w:rPr>
          <w:rFonts w:hint="eastAsia"/>
        </w:rPr>
        <w:t>发生意外故障导致宕机，</w:t>
      </w:r>
      <w:r w:rsidR="00B16610" w:rsidRPr="00B16610">
        <w:t>Sentinel</w:t>
      </w:r>
      <w:r w:rsidR="00B16610">
        <w:t>会选择一台</w:t>
      </w:r>
      <w:r w:rsidR="00B16610">
        <w:rPr>
          <w:rFonts w:hint="eastAsia"/>
        </w:rPr>
        <w:t>Slave</w:t>
      </w:r>
      <w:r w:rsidR="00B16610">
        <w:rPr>
          <w:rFonts w:hint="eastAsia"/>
        </w:rPr>
        <w:t>实例升级为</w:t>
      </w:r>
      <w:r w:rsidR="00B16610">
        <w:rPr>
          <w:rFonts w:hint="eastAsia"/>
        </w:rPr>
        <w:t>Master</w:t>
      </w:r>
      <w:r w:rsidR="00B16610">
        <w:rPr>
          <w:rFonts w:hint="eastAsia"/>
        </w:rPr>
        <w:t>，并重新配置其他</w:t>
      </w:r>
      <w:r w:rsidR="00B16610">
        <w:rPr>
          <w:rFonts w:hint="eastAsia"/>
        </w:rPr>
        <w:t>Slave</w:t>
      </w:r>
      <w:r w:rsidR="00B16610">
        <w:rPr>
          <w:rFonts w:hint="eastAsia"/>
        </w:rPr>
        <w:t>与其同步。</w:t>
      </w:r>
    </w:p>
    <w:p w14:paraId="665A79BA" w14:textId="47690136" w:rsidR="00495F4D" w:rsidRDefault="00495F4D" w:rsidP="00C2487C">
      <w:pPr>
        <w:pStyle w:val="aa"/>
        <w:numPr>
          <w:ilvl w:val="0"/>
          <w:numId w:val="16"/>
        </w:numPr>
        <w:ind w:firstLineChars="0"/>
      </w:pPr>
      <w:r>
        <w:t>配置提供者：</w:t>
      </w:r>
      <w:r w:rsidR="00C2487C" w:rsidRPr="00C2487C">
        <w:t>Sentinel</w:t>
      </w:r>
      <w:r w:rsidR="00C2487C">
        <w:t>监控并管理者</w:t>
      </w:r>
      <w:r w:rsidR="00C2487C">
        <w:rPr>
          <w:rFonts w:hint="eastAsia"/>
        </w:rPr>
        <w:t>Redis</w:t>
      </w:r>
      <w:r w:rsidR="00C2487C">
        <w:rPr>
          <w:rFonts w:hint="eastAsia"/>
        </w:rPr>
        <w:t>主</w:t>
      </w:r>
      <w:r w:rsidR="00C2487C">
        <w:rPr>
          <w:rFonts w:hint="eastAsia"/>
        </w:rPr>
        <w:t>-</w:t>
      </w:r>
      <w:r w:rsidR="00C2487C">
        <w:rPr>
          <w:rFonts w:hint="eastAsia"/>
        </w:rPr>
        <w:t>从服务器的配置信息，若发生故障，则会</w:t>
      </w:r>
      <w:r w:rsidR="00E6285D">
        <w:rPr>
          <w:rFonts w:hint="eastAsia"/>
        </w:rPr>
        <w:t>通过</w:t>
      </w:r>
      <w:r w:rsidR="00E6285D">
        <w:rPr>
          <w:rFonts w:hint="eastAsia"/>
        </w:rPr>
        <w:t>Redis-</w:t>
      </w:r>
      <w:r w:rsidR="00E6285D">
        <w:t>Agent</w:t>
      </w:r>
      <w:r w:rsidR="00C2487C">
        <w:rPr>
          <w:rFonts w:hint="eastAsia"/>
        </w:rPr>
        <w:t>提供新的</w:t>
      </w:r>
      <w:r w:rsidR="00C2487C">
        <w:rPr>
          <w:rFonts w:hint="eastAsia"/>
        </w:rPr>
        <w:t>Master</w:t>
      </w:r>
      <w:r w:rsidR="00C2487C">
        <w:rPr>
          <w:rFonts w:hint="eastAsia"/>
        </w:rPr>
        <w:t>的地址和配置信息。</w:t>
      </w:r>
    </w:p>
    <w:p w14:paraId="660931EA" w14:textId="0FD142C5" w:rsidR="002A456C" w:rsidRDefault="00715520" w:rsidP="008404FD">
      <w:pPr>
        <w:pStyle w:val="aa"/>
      </w:pPr>
      <w:r>
        <w:rPr>
          <w:rFonts w:hint="eastAsia"/>
        </w:rPr>
        <w:t>Redis-</w:t>
      </w:r>
      <w:r>
        <w:t>Agent</w:t>
      </w:r>
      <w:r>
        <w:t>负责监控</w:t>
      </w:r>
      <w:r w:rsidRPr="00715520">
        <w:t>Sentinel</w:t>
      </w:r>
      <w:r>
        <w:t>是否正常运行，若</w:t>
      </w:r>
      <w:r w:rsidRPr="00715520">
        <w:t>Sentinel</w:t>
      </w:r>
      <w:r>
        <w:t>进行了自动故障转移，则将新的</w:t>
      </w:r>
      <w:r>
        <w:rPr>
          <w:rFonts w:hint="eastAsia"/>
        </w:rPr>
        <w:t>Redis</w:t>
      </w:r>
      <w:r>
        <w:rPr>
          <w:rFonts w:hint="eastAsia"/>
        </w:rPr>
        <w:t>主</w:t>
      </w:r>
      <w:r>
        <w:rPr>
          <w:rFonts w:hint="eastAsia"/>
        </w:rPr>
        <w:t>-</w:t>
      </w:r>
      <w:r>
        <w:rPr>
          <w:rFonts w:hint="eastAsia"/>
        </w:rPr>
        <w:t>从服务器的</w:t>
      </w:r>
      <w:r>
        <w:rPr>
          <w:rFonts w:hint="eastAsia"/>
        </w:rPr>
        <w:t>Master</w:t>
      </w:r>
      <w:r>
        <w:rPr>
          <w:rFonts w:hint="eastAsia"/>
        </w:rPr>
        <w:t>地址发送给</w:t>
      </w:r>
      <w:r>
        <w:rPr>
          <w:rFonts w:hint="eastAsia"/>
        </w:rPr>
        <w:t>TwemProxy</w:t>
      </w:r>
      <w:r>
        <w:rPr>
          <w:rFonts w:hint="eastAsia"/>
        </w:rPr>
        <w:t>，更新</w:t>
      </w:r>
      <w:r>
        <w:rPr>
          <w:rFonts w:hint="eastAsia"/>
        </w:rPr>
        <w:t>TwemProxy</w:t>
      </w:r>
      <w:r>
        <w:rPr>
          <w:rFonts w:hint="eastAsia"/>
        </w:rPr>
        <w:t>的配置文件并重启</w:t>
      </w:r>
      <w:r w:rsidR="00B81450">
        <w:rPr>
          <w:rFonts w:hint="eastAsia"/>
        </w:rPr>
        <w:t>TwemProxy</w:t>
      </w:r>
      <w:r w:rsidR="00B81450">
        <w:rPr>
          <w:rFonts w:hint="eastAsia"/>
        </w:rPr>
        <w:t>进程，保障缓存服务器的</w:t>
      </w:r>
      <w:r w:rsidR="000F5A2D">
        <w:rPr>
          <w:rFonts w:hint="eastAsia"/>
        </w:rPr>
        <w:t>正常、</w:t>
      </w:r>
      <w:r w:rsidR="00B81450">
        <w:rPr>
          <w:rFonts w:hint="eastAsia"/>
        </w:rPr>
        <w:t>安全、稳定运行。</w:t>
      </w:r>
    </w:p>
    <w:p w14:paraId="2C46B759" w14:textId="1ACBB0E5" w:rsidR="00654D78" w:rsidRDefault="00654D78" w:rsidP="002B5F73">
      <w:pPr>
        <w:pStyle w:val="af4"/>
        <w:ind w:right="240"/>
      </w:pPr>
      <w:bookmarkStart w:id="186" w:name="_Toc474308122"/>
      <w:r>
        <w:rPr>
          <w:rFonts w:hint="eastAsia"/>
        </w:rPr>
        <w:t>3.4.3</w:t>
      </w:r>
      <w:r>
        <w:t xml:space="preserve"> </w:t>
      </w:r>
      <w:r>
        <w:rPr>
          <w:rFonts w:hint="eastAsia"/>
        </w:rPr>
        <w:t>Redis</w:t>
      </w:r>
      <w:r w:rsidR="0024345B">
        <w:t xml:space="preserve"> </w:t>
      </w:r>
      <w:r w:rsidR="008A0C38">
        <w:rPr>
          <w:rFonts w:hint="eastAsia"/>
        </w:rPr>
        <w:t>键值</w:t>
      </w:r>
      <w:r w:rsidR="0024345B">
        <w:rPr>
          <w:rFonts w:hint="eastAsia"/>
        </w:rPr>
        <w:t>设计</w:t>
      </w:r>
      <w:bookmarkEnd w:id="186"/>
    </w:p>
    <w:p w14:paraId="1D5193F4" w14:textId="3ED2CFED" w:rsidR="00C34FB8" w:rsidRDefault="005A1237" w:rsidP="00DC06B0">
      <w:pPr>
        <w:pStyle w:val="aa"/>
      </w:pPr>
      <w:r>
        <w:rPr>
          <w:rFonts w:hint="eastAsia"/>
        </w:rPr>
        <w:t>高效、精准的</w:t>
      </w:r>
      <w:r w:rsidR="00B755F3">
        <w:rPr>
          <w:rFonts w:hint="eastAsia"/>
        </w:rPr>
        <w:t>在</w:t>
      </w:r>
      <w:r w:rsidR="00FB20A1">
        <w:rPr>
          <w:rFonts w:hint="eastAsia"/>
        </w:rPr>
        <w:t>缓存</w:t>
      </w:r>
      <w:r w:rsidR="00B755F3">
        <w:rPr>
          <w:rFonts w:hint="eastAsia"/>
        </w:rPr>
        <w:t>中命中数据</w:t>
      </w:r>
      <w:r w:rsidR="00FB20A1">
        <w:rPr>
          <w:rFonts w:hint="eastAsia"/>
        </w:rPr>
        <w:t>是</w:t>
      </w:r>
      <w:r w:rsidR="00282818">
        <w:rPr>
          <w:rFonts w:hint="eastAsia"/>
        </w:rPr>
        <w:t>缓存设计的基础</w:t>
      </w:r>
      <w:r w:rsidR="000B2622">
        <w:rPr>
          <w:rFonts w:hint="eastAsia"/>
        </w:rPr>
        <w:t>，</w:t>
      </w:r>
      <w:r w:rsidR="005D3FFC">
        <w:rPr>
          <w:rFonts w:hint="eastAsia"/>
        </w:rPr>
        <w:t>将频繁访问的记录缓存至</w:t>
      </w:r>
      <w:r w:rsidR="005D3FFC">
        <w:rPr>
          <w:rFonts w:hint="eastAsia"/>
        </w:rPr>
        <w:t>Redis</w:t>
      </w:r>
      <w:r w:rsidR="005D3FFC">
        <w:rPr>
          <w:rFonts w:hint="eastAsia"/>
        </w:rPr>
        <w:t>服务器，可以大幅提升记录查询效率。</w:t>
      </w:r>
      <w:r w:rsidR="00FD3E34">
        <w:rPr>
          <w:rFonts w:hint="eastAsia"/>
        </w:rPr>
        <w:t>为了避免</w:t>
      </w:r>
      <w:r w:rsidR="00FD3E34">
        <w:rPr>
          <w:rFonts w:hint="eastAsia"/>
        </w:rPr>
        <w:t>HBase</w:t>
      </w:r>
      <w:r w:rsidR="00FD3E34">
        <w:rPr>
          <w:rFonts w:hint="eastAsia"/>
        </w:rPr>
        <w:t>非主键查询时的扫描操作，需要为部分</w:t>
      </w:r>
      <w:r w:rsidR="00517CD5">
        <w:rPr>
          <w:rFonts w:hint="eastAsia"/>
        </w:rPr>
        <w:t>访问频率较高的</w:t>
      </w:r>
      <w:r w:rsidR="00E97E74">
        <w:rPr>
          <w:rFonts w:hint="eastAsia"/>
        </w:rPr>
        <w:t>数据</w:t>
      </w:r>
      <w:r w:rsidR="006C05DA">
        <w:rPr>
          <w:rFonts w:hint="eastAsia"/>
        </w:rPr>
        <w:t>建立</w:t>
      </w:r>
      <w:r w:rsidR="00845055">
        <w:rPr>
          <w:rFonts w:hint="eastAsia"/>
        </w:rPr>
        <w:t>索引</w:t>
      </w:r>
      <w:r w:rsidR="00032508">
        <w:rPr>
          <w:rFonts w:hint="eastAsia"/>
        </w:rPr>
        <w:t>。</w:t>
      </w:r>
      <w:commentRangeStart w:id="187"/>
      <w:r w:rsidR="00266025">
        <w:rPr>
          <w:rFonts w:hint="eastAsia"/>
        </w:rPr>
        <w:t>文献</w:t>
      </w:r>
      <w:commentRangeEnd w:id="187"/>
      <w:r w:rsidR="003152B0">
        <w:rPr>
          <w:rStyle w:val="af1"/>
        </w:rPr>
        <w:commentReference w:id="187"/>
      </w:r>
      <w:r w:rsidR="00797003">
        <w:rPr>
          <w:rStyle w:val="afe"/>
        </w:rPr>
        <w:t>[</w:t>
      </w:r>
      <w:r w:rsidR="00797003">
        <w:rPr>
          <w:rStyle w:val="afe"/>
        </w:rPr>
        <w:endnoteReference w:id="58"/>
      </w:r>
      <w:r w:rsidR="00797003">
        <w:rPr>
          <w:rStyle w:val="afe"/>
        </w:rPr>
        <w:t>]</w:t>
      </w:r>
      <w:r w:rsidR="00266025">
        <w:rPr>
          <w:rFonts w:hint="eastAsia"/>
        </w:rPr>
        <w:t>提出了一种高效</w:t>
      </w:r>
      <w:r w:rsidR="00266025">
        <w:rPr>
          <w:rFonts w:hint="eastAsia"/>
        </w:rPr>
        <w:t>Redis</w:t>
      </w:r>
      <w:r w:rsidR="00266025">
        <w:t xml:space="preserve"> Key</w:t>
      </w:r>
      <w:r w:rsidR="00266025">
        <w:t>设计方案</w:t>
      </w:r>
      <w:r w:rsidR="00E23D17">
        <w:rPr>
          <w:rFonts w:hint="eastAsia"/>
        </w:rPr>
        <w:t>，</w:t>
      </w:r>
      <w:r w:rsidR="00E00A91">
        <w:rPr>
          <w:rFonts w:hint="eastAsia"/>
        </w:rPr>
        <w:t>即</w:t>
      </w:r>
      <w:r w:rsidR="00AA591B">
        <w:rPr>
          <w:rFonts w:hint="eastAsia"/>
        </w:rPr>
        <w:t>将非主键属性和属性值作为</w:t>
      </w:r>
      <w:r w:rsidR="00935E3C">
        <w:rPr>
          <w:rFonts w:hint="eastAsia"/>
        </w:rPr>
        <w:t>数据存储</w:t>
      </w:r>
      <w:r w:rsidR="00935E3C">
        <w:t>Key</w:t>
      </w:r>
      <w:r w:rsidR="00935E3C">
        <w:t>，</w:t>
      </w:r>
      <w:r w:rsidR="00787C25">
        <w:t>本文在此基础上进行了改进，</w:t>
      </w:r>
      <w:r w:rsidR="00787C25">
        <w:rPr>
          <w:rFonts w:hint="eastAsia"/>
        </w:rPr>
        <w:t>设计了一种针对</w:t>
      </w:r>
      <w:r w:rsidR="00787C25" w:rsidRPr="00787C25">
        <w:rPr>
          <w:rFonts w:hint="eastAsia"/>
        </w:rPr>
        <w:t>交通流数据实时存储与查询系统</w:t>
      </w:r>
      <w:r w:rsidR="00787C25">
        <w:rPr>
          <w:rFonts w:hint="eastAsia"/>
        </w:rPr>
        <w:t>的方案，</w:t>
      </w:r>
      <w:r w:rsidR="00B95602">
        <w:t>如公式</w:t>
      </w:r>
      <w:r w:rsidR="00B95602">
        <w:rPr>
          <w:rFonts w:hint="eastAsia"/>
        </w:rPr>
        <w:t>3.1</w:t>
      </w:r>
      <w:r w:rsidR="00B95602">
        <w:rPr>
          <w:rFonts w:hint="eastAsia"/>
        </w:rPr>
        <w:t>所示</w:t>
      </w:r>
      <w:r w:rsidR="001566CD">
        <w:rPr>
          <w:rFonts w:hint="eastAsia"/>
        </w:rPr>
        <w:t>：</w:t>
      </w:r>
    </w:p>
    <w:tbl>
      <w:tblPr>
        <w:tblStyle w:val="af6"/>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6492"/>
        <w:gridCol w:w="996"/>
      </w:tblGrid>
      <w:tr w:rsidR="00122CF6" w:rsidRPr="00565595" w14:paraId="4CD090C3" w14:textId="77777777" w:rsidTr="00122CF6">
        <w:trPr>
          <w:jc w:val="right"/>
        </w:trPr>
        <w:tc>
          <w:tcPr>
            <w:tcW w:w="588" w:type="pct"/>
            <w:vAlign w:val="center"/>
          </w:tcPr>
          <w:p w14:paraId="1CEBFEA9" w14:textId="003F72A7" w:rsidR="00122CF6" w:rsidRPr="00565595" w:rsidRDefault="00122CF6" w:rsidP="007156CD">
            <w:pPr>
              <w:pStyle w:val="aa"/>
              <w:ind w:firstLineChars="0" w:firstLine="0"/>
              <w:jc w:val="left"/>
            </w:pPr>
            <w:r w:rsidRPr="00EB26AF">
              <w:rPr>
                <w:b/>
              </w:rPr>
              <w:t>Key</w:t>
            </w:r>
            <w:r w:rsidRPr="00565595">
              <w:t>：</w:t>
            </w:r>
          </w:p>
        </w:tc>
        <w:tc>
          <w:tcPr>
            <w:tcW w:w="3827" w:type="pct"/>
            <w:vAlign w:val="center"/>
          </w:tcPr>
          <w:p w14:paraId="2495527E" w14:textId="54774FC2" w:rsidR="00122CF6" w:rsidRPr="00565595" w:rsidRDefault="00122CF6" w:rsidP="00677E75">
            <w:pPr>
              <w:pStyle w:val="aa"/>
              <w:ind w:firstLineChars="0" w:firstLine="0"/>
              <w:jc w:val="center"/>
            </w:pPr>
            <m:oMathPara>
              <m:oMath>
                <m:r>
                  <m:rPr>
                    <m:sty m:val="p"/>
                  </m:rPr>
                  <w:rPr>
                    <w:rFonts w:ascii="Cambria Math" w:eastAsia="华文行楷" w:hAnsi="Cambria Math" w:hint="eastAsia"/>
                  </w:rPr>
                  <m:t>&lt;Flag_Record&gt;</m:t>
                </m:r>
              </m:oMath>
            </m:oMathPara>
          </w:p>
        </w:tc>
        <w:tc>
          <w:tcPr>
            <w:tcW w:w="584" w:type="pct"/>
            <w:vMerge w:val="restart"/>
            <w:vAlign w:val="center"/>
          </w:tcPr>
          <w:p w14:paraId="0F8A6EFD" w14:textId="13F26355" w:rsidR="00122CF6" w:rsidRPr="00565595" w:rsidRDefault="00122CF6" w:rsidP="00915BD1">
            <w:pPr>
              <w:pStyle w:val="aa"/>
              <w:ind w:firstLineChars="0" w:firstLine="0"/>
              <w:jc w:val="center"/>
            </w:pPr>
            <w:r w:rsidRPr="00565595">
              <w:t>（</w:t>
            </w:r>
            <w:r w:rsidRPr="00565595">
              <w:t>3.1</w:t>
            </w:r>
            <w:r w:rsidRPr="00565595">
              <w:t>）</w:t>
            </w:r>
          </w:p>
        </w:tc>
      </w:tr>
      <w:tr w:rsidR="00122CF6" w:rsidRPr="00565595" w14:paraId="3FD1C56C" w14:textId="77777777" w:rsidTr="00122CF6">
        <w:trPr>
          <w:jc w:val="right"/>
        </w:trPr>
        <w:tc>
          <w:tcPr>
            <w:tcW w:w="588" w:type="pct"/>
            <w:vAlign w:val="center"/>
          </w:tcPr>
          <w:p w14:paraId="784E7329" w14:textId="6785C6A2" w:rsidR="00122CF6" w:rsidRPr="00565595" w:rsidRDefault="00122CF6" w:rsidP="00915BD1">
            <w:pPr>
              <w:pStyle w:val="aa"/>
              <w:ind w:firstLineChars="0" w:firstLine="0"/>
            </w:pPr>
            <w:r w:rsidRPr="00EB26AF">
              <w:rPr>
                <w:b/>
              </w:rPr>
              <w:t>Value</w:t>
            </w:r>
            <w:r w:rsidRPr="00565595">
              <w:t>：</w:t>
            </w:r>
          </w:p>
        </w:tc>
        <w:tc>
          <w:tcPr>
            <w:tcW w:w="3827" w:type="pct"/>
            <w:vAlign w:val="center"/>
          </w:tcPr>
          <w:p w14:paraId="74A4E26E" w14:textId="0AA7DC5A" w:rsidR="00122CF6" w:rsidRPr="00565595" w:rsidRDefault="00677E75" w:rsidP="00677E75">
            <w:pPr>
              <w:pStyle w:val="aa"/>
              <w:ind w:firstLineChars="0" w:firstLine="0"/>
              <w:jc w:val="center"/>
            </w:pPr>
            <w:r>
              <w:rPr>
                <w:rFonts w:hint="eastAsia"/>
              </w:rPr>
              <w:t>&lt;</w:t>
            </w:r>
            <w:r w:rsidR="004D69C0">
              <w:t>I</w:t>
            </w:r>
            <w:r>
              <w:t>ndex:</w:t>
            </w:r>
            <w:r w:rsidR="00AA2A8D">
              <w:t xml:space="preserve"> </w:t>
            </w:r>
            <w:r>
              <w:t xml:space="preserve">[HBASE_IDS] , </w:t>
            </w:r>
            <w:r w:rsidR="004D69C0">
              <w:t>F</w:t>
            </w:r>
            <w:r>
              <w:t>requency:</w:t>
            </w:r>
            <w:r w:rsidR="001D5AD7">
              <w:t xml:space="preserve"> </w:t>
            </w:r>
            <w:r>
              <w:t xml:space="preserve">FRE , </w:t>
            </w:r>
            <w:r w:rsidR="004D69C0">
              <w:t>C</w:t>
            </w:r>
            <w:r w:rsidR="001D5AD7">
              <w:t>ount: VISIT</w:t>
            </w:r>
            <w:r>
              <w:rPr>
                <w:rFonts w:hint="eastAsia"/>
              </w:rPr>
              <w:t>&gt;</w:t>
            </w:r>
          </w:p>
        </w:tc>
        <w:tc>
          <w:tcPr>
            <w:tcW w:w="584" w:type="pct"/>
            <w:vMerge/>
            <w:vAlign w:val="center"/>
          </w:tcPr>
          <w:p w14:paraId="748F7D95" w14:textId="77777777" w:rsidR="00122CF6" w:rsidRPr="00565595" w:rsidRDefault="00122CF6" w:rsidP="00915BD1">
            <w:pPr>
              <w:pStyle w:val="aa"/>
              <w:ind w:firstLineChars="0" w:firstLine="0"/>
              <w:jc w:val="center"/>
            </w:pPr>
          </w:p>
        </w:tc>
      </w:tr>
    </w:tbl>
    <w:p w14:paraId="7CE8A753" w14:textId="77777777" w:rsidR="009874B9" w:rsidRDefault="00C507AA" w:rsidP="00277C94">
      <w:pPr>
        <w:pStyle w:val="aa"/>
        <w:ind w:firstLineChars="0" w:firstLine="0"/>
      </w:pPr>
      <w:r>
        <w:tab/>
      </w:r>
      <w:r w:rsidR="00CC519E">
        <w:t>下面分别介绍</w:t>
      </w:r>
      <w:r w:rsidR="00CC519E">
        <w:t>Key-Value</w:t>
      </w:r>
      <w:r w:rsidR="00CC519E">
        <w:t>各个</w:t>
      </w:r>
      <w:r w:rsidR="009874B9">
        <w:t>字段的含义</w:t>
      </w:r>
      <w:r w:rsidR="009874B9">
        <w:rPr>
          <w:rFonts w:hint="eastAsia"/>
        </w:rPr>
        <w:t>：</w:t>
      </w:r>
    </w:p>
    <w:p w14:paraId="1E6CAD83" w14:textId="52317D34" w:rsidR="00E00A91" w:rsidRDefault="0012408E" w:rsidP="00354393">
      <w:pPr>
        <w:pStyle w:val="aa"/>
      </w:pPr>
      <w:r>
        <w:t>F</w:t>
      </w:r>
      <w:r w:rsidR="008733B5" w:rsidRPr="00354393">
        <w:rPr>
          <w:rFonts w:hint="eastAsia"/>
        </w:rPr>
        <w:t>lag</w:t>
      </w:r>
      <w:r w:rsidR="005B135D" w:rsidRPr="00354393">
        <w:rPr>
          <w:rFonts w:hint="eastAsia"/>
        </w:rPr>
        <w:t>：</w:t>
      </w:r>
      <w:r w:rsidR="008733B5" w:rsidRPr="00354393">
        <w:rPr>
          <w:rFonts w:hint="eastAsia"/>
        </w:rPr>
        <w:t>表示索引标识符，用来标识</w:t>
      </w:r>
      <w:r w:rsidR="007620E8" w:rsidRPr="00354393">
        <w:rPr>
          <w:rFonts w:hint="eastAsia"/>
        </w:rPr>
        <w:t>当前</w:t>
      </w:r>
      <w:r w:rsidR="00634A7B" w:rsidRPr="00354393">
        <w:rPr>
          <w:rFonts w:hint="eastAsia"/>
        </w:rPr>
        <w:t>所属的</w:t>
      </w:r>
      <w:r w:rsidR="00634A7B" w:rsidRPr="00354393">
        <w:rPr>
          <w:rFonts w:hint="eastAsia"/>
        </w:rPr>
        <w:t>HBase</w:t>
      </w:r>
      <w:r w:rsidR="00634A7B" w:rsidRPr="00354393">
        <w:rPr>
          <w:rFonts w:hint="eastAsia"/>
        </w:rPr>
        <w:t>非主键</w:t>
      </w:r>
      <w:r>
        <w:rPr>
          <w:rFonts w:hint="eastAsia"/>
        </w:rPr>
        <w:t>列</w:t>
      </w:r>
      <w:r w:rsidR="00930977">
        <w:rPr>
          <w:rFonts w:hint="eastAsia"/>
        </w:rPr>
        <w:t>的</w:t>
      </w:r>
      <w:r w:rsidR="00F0519A">
        <w:rPr>
          <w:rFonts w:hint="eastAsia"/>
        </w:rPr>
        <w:t>属性</w:t>
      </w:r>
      <w:r w:rsidR="00930977">
        <w:rPr>
          <w:rFonts w:hint="eastAsia"/>
        </w:rPr>
        <w:t>别名</w:t>
      </w:r>
      <w:r w:rsidR="00847E81" w:rsidRPr="00354393">
        <w:rPr>
          <w:rFonts w:hint="eastAsia"/>
        </w:rPr>
        <w:t>，</w:t>
      </w:r>
      <w:r w:rsidR="00623BA7">
        <w:rPr>
          <w:rFonts w:hint="eastAsia"/>
        </w:rPr>
        <w:t>若直接</w:t>
      </w:r>
      <w:r w:rsidR="00573F50" w:rsidRPr="00354393">
        <w:rPr>
          <w:rFonts w:hint="eastAsia"/>
        </w:rPr>
        <w:t>采用</w:t>
      </w:r>
      <w:r w:rsidR="00623BA7">
        <w:rPr>
          <w:rFonts w:hint="eastAsia"/>
        </w:rPr>
        <w:t>非主键</w:t>
      </w:r>
      <w:r w:rsidR="00B56B4F">
        <w:rPr>
          <w:rFonts w:hint="eastAsia"/>
        </w:rPr>
        <w:t>列</w:t>
      </w:r>
      <w:r w:rsidR="00943081">
        <w:rPr>
          <w:rFonts w:hint="eastAsia"/>
        </w:rPr>
        <w:t>的</w:t>
      </w:r>
      <w:r w:rsidR="007D1B02">
        <w:rPr>
          <w:rFonts w:hint="eastAsia"/>
        </w:rPr>
        <w:t>属性</w:t>
      </w:r>
      <w:r w:rsidR="00623BA7">
        <w:rPr>
          <w:rFonts w:hint="eastAsia"/>
        </w:rPr>
        <w:t>作为索引标识符</w:t>
      </w:r>
      <w:r w:rsidR="0065159C" w:rsidRPr="00354393">
        <w:rPr>
          <w:rFonts w:hint="eastAsia"/>
        </w:rPr>
        <w:t>，</w:t>
      </w:r>
      <w:r w:rsidR="008E4010">
        <w:rPr>
          <w:rFonts w:hint="eastAsia"/>
        </w:rPr>
        <w:t>会</w:t>
      </w:r>
      <w:r w:rsidR="00925082">
        <w:rPr>
          <w:rFonts w:hint="eastAsia"/>
        </w:rPr>
        <w:t>出现</w:t>
      </w:r>
      <w:r w:rsidR="00194E23">
        <w:rPr>
          <w:rFonts w:hint="eastAsia"/>
        </w:rPr>
        <w:t>许多</w:t>
      </w:r>
      <w:r w:rsidR="00623BA7">
        <w:rPr>
          <w:rFonts w:hint="eastAsia"/>
        </w:rPr>
        <w:t>key</w:t>
      </w:r>
      <w:r w:rsidR="00623BA7">
        <w:rPr>
          <w:rFonts w:hint="eastAsia"/>
        </w:rPr>
        <w:t>值</w:t>
      </w:r>
      <w:r w:rsidR="00F77855">
        <w:rPr>
          <w:rFonts w:hint="eastAsia"/>
        </w:rPr>
        <w:t>字符</w:t>
      </w:r>
      <w:r w:rsidR="00194E23">
        <w:rPr>
          <w:rFonts w:hint="eastAsia"/>
        </w:rPr>
        <w:t>冗余</w:t>
      </w:r>
      <w:r w:rsidR="00297039">
        <w:rPr>
          <w:rFonts w:hint="eastAsia"/>
        </w:rPr>
        <w:t>情况</w:t>
      </w:r>
      <w:r w:rsidR="00623BA7">
        <w:rPr>
          <w:rFonts w:hint="eastAsia"/>
        </w:rPr>
        <w:t>，</w:t>
      </w:r>
      <w:r w:rsidR="0065159C" w:rsidRPr="00354393">
        <w:rPr>
          <w:rFonts w:hint="eastAsia"/>
        </w:rPr>
        <w:t>设计</w:t>
      </w:r>
      <w:r w:rsidR="00B90ED8" w:rsidRPr="00354393">
        <w:rPr>
          <w:rFonts w:hint="eastAsia"/>
        </w:rPr>
        <w:t>合理长度</w:t>
      </w:r>
      <w:r w:rsidR="0065159C" w:rsidRPr="00354393">
        <w:rPr>
          <w:rFonts w:hint="eastAsia"/>
        </w:rPr>
        <w:t>的</w:t>
      </w:r>
      <w:r w:rsidR="0065159C" w:rsidRPr="00354393">
        <w:rPr>
          <w:rFonts w:hint="eastAsia"/>
        </w:rPr>
        <w:t>Key</w:t>
      </w:r>
      <w:r w:rsidR="0065159C" w:rsidRPr="00354393">
        <w:rPr>
          <w:rFonts w:hint="eastAsia"/>
        </w:rPr>
        <w:t>值</w:t>
      </w:r>
      <w:r w:rsidR="00B90ED8" w:rsidRPr="00354393">
        <w:rPr>
          <w:rFonts w:hint="eastAsia"/>
        </w:rPr>
        <w:t>有利于提升查询效率</w:t>
      </w:r>
      <w:r w:rsidR="00DB4B57" w:rsidRPr="00354393">
        <w:rPr>
          <w:rFonts w:hint="eastAsia"/>
        </w:rPr>
        <w:t>，降低系统开销</w:t>
      </w:r>
      <w:r w:rsidR="00E71175" w:rsidRPr="00354393">
        <w:rPr>
          <w:rFonts w:hint="eastAsia"/>
        </w:rPr>
        <w:t>。</w:t>
      </w:r>
      <w:r w:rsidR="00B92869" w:rsidRPr="00354393">
        <w:rPr>
          <w:rFonts w:hint="eastAsia"/>
        </w:rPr>
        <w:t>本</w:t>
      </w:r>
      <w:r w:rsidR="00CA5764">
        <w:rPr>
          <w:rFonts w:hint="eastAsia"/>
        </w:rPr>
        <w:t>文</w:t>
      </w:r>
      <w:r w:rsidR="003B6CD1" w:rsidRPr="00354393">
        <w:rPr>
          <w:rFonts w:hint="eastAsia"/>
        </w:rPr>
        <w:t>建议</w:t>
      </w:r>
      <w:r w:rsidR="00B92869" w:rsidRPr="00354393">
        <w:rPr>
          <w:rFonts w:hint="eastAsia"/>
        </w:rPr>
        <w:t>采用</w:t>
      </w:r>
      <w:r w:rsidR="003B6CD1" w:rsidRPr="00354393">
        <w:rPr>
          <w:rFonts w:hint="eastAsia"/>
        </w:rPr>
        <w:t>HBase</w:t>
      </w:r>
      <w:r w:rsidR="003B6CD1" w:rsidRPr="00354393">
        <w:rPr>
          <w:rFonts w:hint="eastAsia"/>
        </w:rPr>
        <w:t>非主键</w:t>
      </w:r>
      <w:r w:rsidR="00467DA7">
        <w:rPr>
          <w:rFonts w:hint="eastAsia"/>
        </w:rPr>
        <w:t>列</w:t>
      </w:r>
      <w:r w:rsidR="00305A01">
        <w:rPr>
          <w:rFonts w:hint="eastAsia"/>
        </w:rPr>
        <w:t>的</w:t>
      </w:r>
      <w:r w:rsidR="00140A01">
        <w:rPr>
          <w:rFonts w:hint="eastAsia"/>
        </w:rPr>
        <w:t>属性别名</w:t>
      </w:r>
      <w:r w:rsidR="003B6CD1" w:rsidRPr="00354393">
        <w:rPr>
          <w:rFonts w:hint="eastAsia"/>
        </w:rPr>
        <w:t>作为索引标识符，</w:t>
      </w:r>
      <w:r w:rsidR="00FA6042">
        <w:rPr>
          <w:rFonts w:hint="eastAsia"/>
        </w:rPr>
        <w:t>例如</w:t>
      </w:r>
      <w:r w:rsidR="008625EC">
        <w:rPr>
          <w:rFonts w:hint="eastAsia"/>
        </w:rPr>
        <w:t>，</w:t>
      </w:r>
      <w:r w:rsidR="00AC652A">
        <w:rPr>
          <w:rFonts w:hint="eastAsia"/>
        </w:rPr>
        <w:t>道路</w:t>
      </w:r>
      <w:r w:rsidR="00977927">
        <w:rPr>
          <w:rFonts w:hint="eastAsia"/>
        </w:rPr>
        <w:t>号</w:t>
      </w:r>
      <w:r w:rsidR="00AC652A">
        <w:rPr>
          <w:rFonts w:hint="eastAsia"/>
        </w:rPr>
        <w:t>信息</w:t>
      </w:r>
      <w:r w:rsidR="0085738A">
        <w:t>ROAD_NO</w:t>
      </w:r>
      <w:r w:rsidR="008625EC">
        <w:t>别名为</w:t>
      </w:r>
      <w:r w:rsidR="008625EC">
        <w:t>“</w:t>
      </w:r>
      <w:r w:rsidR="00725CB5">
        <w:t>rn</w:t>
      </w:r>
      <w:r w:rsidR="008625EC">
        <w:t>”</w:t>
      </w:r>
      <w:r w:rsidR="008625EC">
        <w:t>，记录时间</w:t>
      </w:r>
      <w:r w:rsidR="00E03648">
        <w:t>POINT</w:t>
      </w:r>
      <w:r w:rsidR="008625EC">
        <w:t>_</w:t>
      </w:r>
      <w:r w:rsidR="00E03648">
        <w:t>NO</w:t>
      </w:r>
      <w:r w:rsidR="008625EC">
        <w:t>别名为</w:t>
      </w:r>
      <w:r w:rsidR="008625EC">
        <w:t>“</w:t>
      </w:r>
      <w:r w:rsidR="00E33CB2">
        <w:t>pn</w:t>
      </w:r>
      <w:r w:rsidR="008625EC">
        <w:t>”</w:t>
      </w:r>
      <w:r w:rsidR="00043DCC">
        <w:t>等</w:t>
      </w:r>
      <w:r w:rsidR="002C564B">
        <w:t>。</w:t>
      </w:r>
    </w:p>
    <w:p w14:paraId="2557DAB0" w14:textId="5802958D" w:rsidR="0012408E" w:rsidRDefault="0012408E" w:rsidP="00354393">
      <w:pPr>
        <w:pStyle w:val="aa"/>
      </w:pPr>
      <w:r>
        <w:rPr>
          <w:rFonts w:hint="eastAsia"/>
        </w:rPr>
        <w:lastRenderedPageBreak/>
        <w:t>Record</w:t>
      </w:r>
      <w:r>
        <w:rPr>
          <w:rFonts w:hint="eastAsia"/>
        </w:rPr>
        <w:t>：表示当前</w:t>
      </w:r>
      <w:r>
        <w:rPr>
          <w:rFonts w:hint="eastAsia"/>
        </w:rPr>
        <w:t>HBase</w:t>
      </w:r>
      <w:r>
        <w:rPr>
          <w:rFonts w:hint="eastAsia"/>
        </w:rPr>
        <w:t>列字段的</w:t>
      </w:r>
      <w:r w:rsidR="00FB2FD9">
        <w:rPr>
          <w:rFonts w:hint="eastAsia"/>
        </w:rPr>
        <w:t>记录值，</w:t>
      </w:r>
      <w:r w:rsidR="002D6946">
        <w:rPr>
          <w:rFonts w:hint="eastAsia"/>
        </w:rPr>
        <w:t>即在非主键查询过程中，访问次数较多的列的具体值，表</w:t>
      </w:r>
      <w:r w:rsidR="002D6946">
        <w:rPr>
          <w:rFonts w:hint="eastAsia"/>
        </w:rPr>
        <w:t>3.3</w:t>
      </w:r>
      <w:r w:rsidR="002D6946">
        <w:rPr>
          <w:rFonts w:hint="eastAsia"/>
        </w:rPr>
        <w:t>为一个简单的示例</w:t>
      </w:r>
      <w:r w:rsidR="00332E42">
        <w:rPr>
          <w:rFonts w:hint="eastAsia"/>
        </w:rPr>
        <w:t>数据，表</w:t>
      </w:r>
      <w:r w:rsidR="00332E42">
        <w:rPr>
          <w:rFonts w:hint="eastAsia"/>
        </w:rPr>
        <w:t>3</w:t>
      </w:r>
      <w:r w:rsidR="00332E42">
        <w:t>.4</w:t>
      </w:r>
      <w:r w:rsidR="002630BE">
        <w:t>列出</w:t>
      </w:r>
      <w:r w:rsidR="00332E42">
        <w:t>所有可能的</w:t>
      </w:r>
      <w:r w:rsidR="00332E42">
        <w:t>Redis Key</w:t>
      </w:r>
      <w:r w:rsidR="00212323">
        <w:rPr>
          <w:rFonts w:hint="eastAsia"/>
        </w:rPr>
        <w:t>。</w:t>
      </w:r>
    </w:p>
    <w:p w14:paraId="119ABF40" w14:textId="4000B5E3" w:rsidR="00212323" w:rsidRPr="00631FCB" w:rsidRDefault="005F5CD5" w:rsidP="002B140E">
      <w:pPr>
        <w:pStyle w:val="ae"/>
      </w:pPr>
      <w:r>
        <w:rPr>
          <w:rFonts w:hint="eastAsia"/>
        </w:rPr>
        <w:t>表3.3 示例数据</w:t>
      </w:r>
    </w:p>
    <w:tbl>
      <w:tblPr>
        <w:tblStyle w:val="af6"/>
        <w:tblW w:w="5000" w:type="pct"/>
        <w:jc w:val="center"/>
        <w:tblLook w:val="04A0" w:firstRow="1" w:lastRow="0" w:firstColumn="1" w:lastColumn="0" w:noHBand="0" w:noVBand="1"/>
      </w:tblPr>
      <w:tblGrid>
        <w:gridCol w:w="4261"/>
        <w:gridCol w:w="4261"/>
      </w:tblGrid>
      <w:tr w:rsidR="00631FCB" w14:paraId="630D7EA3" w14:textId="77777777" w:rsidTr="00F01BB9">
        <w:trPr>
          <w:jc w:val="center"/>
        </w:trPr>
        <w:tc>
          <w:tcPr>
            <w:tcW w:w="2500" w:type="pct"/>
            <w:vAlign w:val="center"/>
          </w:tcPr>
          <w:p w14:paraId="6CC6DB3B" w14:textId="0E4BAE93" w:rsidR="00631FCB" w:rsidRPr="00DD0A57" w:rsidRDefault="00DD0A57" w:rsidP="00E03546">
            <w:pPr>
              <w:pStyle w:val="aa"/>
              <w:ind w:firstLineChars="0" w:firstLine="0"/>
              <w:jc w:val="center"/>
              <w:rPr>
                <w:b/>
              </w:rPr>
            </w:pPr>
            <w:r w:rsidRPr="00DD0A57">
              <w:rPr>
                <w:rFonts w:hint="eastAsia"/>
                <w:b/>
              </w:rPr>
              <w:t>ROAD_NO</w:t>
            </w:r>
          </w:p>
        </w:tc>
        <w:tc>
          <w:tcPr>
            <w:tcW w:w="2500" w:type="pct"/>
            <w:vAlign w:val="center"/>
          </w:tcPr>
          <w:p w14:paraId="23D55ACD" w14:textId="041FD31E" w:rsidR="00631FCB" w:rsidRPr="00F01BB9" w:rsidRDefault="00631FCB" w:rsidP="00E03546">
            <w:pPr>
              <w:pStyle w:val="aa"/>
              <w:ind w:firstLineChars="0" w:firstLine="0"/>
              <w:jc w:val="center"/>
              <w:rPr>
                <w:b/>
              </w:rPr>
            </w:pPr>
            <w:r w:rsidRPr="00F01BB9">
              <w:rPr>
                <w:b/>
              </w:rPr>
              <w:t>POINT_NO</w:t>
            </w:r>
          </w:p>
        </w:tc>
      </w:tr>
      <w:tr w:rsidR="00631FCB" w14:paraId="333EB1CE" w14:textId="77777777" w:rsidTr="00F01BB9">
        <w:trPr>
          <w:jc w:val="center"/>
        </w:trPr>
        <w:tc>
          <w:tcPr>
            <w:tcW w:w="2500" w:type="pct"/>
            <w:vAlign w:val="center"/>
          </w:tcPr>
          <w:p w14:paraId="17C012AD" w14:textId="43BFE7CB" w:rsidR="00631FCB" w:rsidRDefault="00DD0A57" w:rsidP="00DD0A57">
            <w:pPr>
              <w:pStyle w:val="aa"/>
              <w:ind w:firstLineChars="0" w:firstLine="0"/>
              <w:jc w:val="center"/>
            </w:pPr>
            <w:r>
              <w:rPr>
                <w:rFonts w:hint="eastAsia"/>
              </w:rPr>
              <w:t>2013024</w:t>
            </w:r>
          </w:p>
        </w:tc>
        <w:tc>
          <w:tcPr>
            <w:tcW w:w="2500" w:type="pct"/>
            <w:vAlign w:val="center"/>
          </w:tcPr>
          <w:p w14:paraId="3E993A0F" w14:textId="0CE82028" w:rsidR="00631FCB" w:rsidRDefault="00631FCB" w:rsidP="00C13313">
            <w:pPr>
              <w:pStyle w:val="aa"/>
              <w:ind w:firstLineChars="0" w:firstLine="0"/>
              <w:jc w:val="center"/>
            </w:pPr>
            <w:r w:rsidRPr="00544DDB">
              <w:t>10300501</w:t>
            </w:r>
          </w:p>
        </w:tc>
      </w:tr>
      <w:tr w:rsidR="00631FCB" w14:paraId="4823EC2B" w14:textId="77777777" w:rsidTr="00F01BB9">
        <w:trPr>
          <w:jc w:val="center"/>
        </w:trPr>
        <w:tc>
          <w:tcPr>
            <w:tcW w:w="2500" w:type="pct"/>
            <w:vAlign w:val="center"/>
          </w:tcPr>
          <w:p w14:paraId="0737ECF4" w14:textId="6530FCE9" w:rsidR="00631FCB" w:rsidRDefault="00E465F0" w:rsidP="00C13313">
            <w:pPr>
              <w:pStyle w:val="aa"/>
              <w:ind w:firstLineChars="0" w:firstLine="0"/>
              <w:jc w:val="center"/>
            </w:pPr>
            <w:r>
              <w:rPr>
                <w:rFonts w:hint="eastAsia"/>
              </w:rPr>
              <w:t>2</w:t>
            </w:r>
            <w:r>
              <w:t>014047</w:t>
            </w:r>
          </w:p>
        </w:tc>
        <w:tc>
          <w:tcPr>
            <w:tcW w:w="2500" w:type="pct"/>
            <w:vAlign w:val="center"/>
          </w:tcPr>
          <w:p w14:paraId="0789FA33" w14:textId="1A611A2D" w:rsidR="00631FCB" w:rsidRDefault="00631FCB" w:rsidP="00C13313">
            <w:pPr>
              <w:pStyle w:val="aa"/>
              <w:ind w:firstLineChars="0" w:firstLine="0"/>
              <w:jc w:val="center"/>
            </w:pPr>
            <w:r w:rsidRPr="003C7546">
              <w:t>20501808</w:t>
            </w:r>
          </w:p>
        </w:tc>
      </w:tr>
    </w:tbl>
    <w:p w14:paraId="147CB40F" w14:textId="4DBDF051" w:rsidR="00C20C46" w:rsidRDefault="001C2387" w:rsidP="00E6777B">
      <w:pPr>
        <w:pStyle w:val="ae"/>
      </w:pPr>
      <w:r>
        <w:rPr>
          <w:rFonts w:hint="eastAsia"/>
        </w:rPr>
        <w:t xml:space="preserve">表3.4 </w:t>
      </w:r>
      <w:r w:rsidR="000E2A37">
        <w:rPr>
          <w:rFonts w:hint="eastAsia"/>
        </w:rPr>
        <w:t>所有可能</w:t>
      </w:r>
      <w:r w:rsidR="00E120FD">
        <w:rPr>
          <w:rFonts w:hint="eastAsia"/>
        </w:rPr>
        <w:t>Key</w:t>
      </w:r>
    </w:p>
    <w:tbl>
      <w:tblPr>
        <w:tblStyle w:val="af6"/>
        <w:tblW w:w="5000" w:type="pct"/>
        <w:tblLook w:val="04A0" w:firstRow="1" w:lastRow="0" w:firstColumn="1" w:lastColumn="0" w:noHBand="0" w:noVBand="1"/>
      </w:tblPr>
      <w:tblGrid>
        <w:gridCol w:w="3840"/>
        <w:gridCol w:w="4682"/>
      </w:tblGrid>
      <w:tr w:rsidR="007978F4" w14:paraId="5A955B24" w14:textId="117511EF" w:rsidTr="00F01BB9">
        <w:trPr>
          <w:trHeight w:val="400"/>
        </w:trPr>
        <w:tc>
          <w:tcPr>
            <w:tcW w:w="2253" w:type="pct"/>
          </w:tcPr>
          <w:p w14:paraId="2EBE042F" w14:textId="6C82DE0A" w:rsidR="007978F4" w:rsidRPr="00F01BB9" w:rsidRDefault="007978F4" w:rsidP="00F01BB9">
            <w:pPr>
              <w:pStyle w:val="aa"/>
              <w:ind w:firstLineChars="0" w:firstLine="0"/>
              <w:jc w:val="center"/>
              <w:rPr>
                <w:b/>
              </w:rPr>
            </w:pPr>
            <w:r w:rsidRPr="00F01BB9">
              <w:rPr>
                <w:rFonts w:hint="eastAsia"/>
                <w:b/>
              </w:rPr>
              <w:t>REDIS_KEY</w:t>
            </w:r>
          </w:p>
        </w:tc>
        <w:tc>
          <w:tcPr>
            <w:tcW w:w="2747" w:type="pct"/>
          </w:tcPr>
          <w:p w14:paraId="533DB8B8" w14:textId="2A62BE3C" w:rsidR="007978F4" w:rsidRPr="00F01BB9" w:rsidRDefault="00320D40" w:rsidP="00F01BB9">
            <w:pPr>
              <w:pStyle w:val="aa"/>
              <w:ind w:firstLineChars="0" w:firstLine="0"/>
              <w:jc w:val="center"/>
              <w:rPr>
                <w:b/>
              </w:rPr>
            </w:pPr>
            <w:r w:rsidRPr="00F01BB9">
              <w:rPr>
                <w:b/>
              </w:rPr>
              <w:t>REMARK</w:t>
            </w:r>
          </w:p>
        </w:tc>
      </w:tr>
      <w:tr w:rsidR="007978F4" w14:paraId="4812E21E" w14:textId="3D60347E" w:rsidTr="00F01BB9">
        <w:trPr>
          <w:trHeight w:val="400"/>
        </w:trPr>
        <w:tc>
          <w:tcPr>
            <w:tcW w:w="2253" w:type="pct"/>
          </w:tcPr>
          <w:p w14:paraId="2ED64C0C" w14:textId="3EB237AB" w:rsidR="007978F4" w:rsidRDefault="00115A2A" w:rsidP="00F01BB9">
            <w:pPr>
              <w:pStyle w:val="aa"/>
              <w:ind w:firstLineChars="0" w:firstLine="0"/>
              <w:jc w:val="center"/>
            </w:pPr>
            <w:r>
              <w:t>r</w:t>
            </w:r>
            <w:r w:rsidR="007978F4">
              <w:rPr>
                <w:rFonts w:hint="eastAsia"/>
              </w:rPr>
              <w:t>n_</w:t>
            </w:r>
            <w:r w:rsidR="00852833">
              <w:rPr>
                <w:rFonts w:hint="eastAsia"/>
              </w:rPr>
              <w:t>2013024</w:t>
            </w:r>
          </w:p>
        </w:tc>
        <w:tc>
          <w:tcPr>
            <w:tcW w:w="2747" w:type="pct"/>
          </w:tcPr>
          <w:p w14:paraId="2ECA97BF" w14:textId="6EAC78A4" w:rsidR="007978F4" w:rsidRDefault="004A2719" w:rsidP="008C396D">
            <w:pPr>
              <w:pStyle w:val="aa"/>
              <w:ind w:firstLineChars="0" w:firstLine="0"/>
              <w:jc w:val="center"/>
            </w:pPr>
            <w:r>
              <w:t>ROAD</w:t>
            </w:r>
            <w:r w:rsidR="00320D40">
              <w:t>_NO=</w:t>
            </w:r>
            <w:r w:rsidR="00310D4F">
              <w:rPr>
                <w:rFonts w:hint="eastAsia"/>
              </w:rPr>
              <w:t>2013024</w:t>
            </w:r>
          </w:p>
        </w:tc>
      </w:tr>
      <w:tr w:rsidR="007978F4" w14:paraId="29B822E7" w14:textId="23ED942E" w:rsidTr="00F01BB9">
        <w:trPr>
          <w:trHeight w:val="400"/>
        </w:trPr>
        <w:tc>
          <w:tcPr>
            <w:tcW w:w="2253" w:type="pct"/>
          </w:tcPr>
          <w:p w14:paraId="17798420" w14:textId="18B516F9" w:rsidR="007978F4" w:rsidRDefault="00115A2A" w:rsidP="00F01BB9">
            <w:pPr>
              <w:pStyle w:val="aa"/>
              <w:ind w:firstLineChars="0" w:firstLine="0"/>
              <w:jc w:val="center"/>
            </w:pPr>
            <w:r>
              <w:t>r</w:t>
            </w:r>
            <w:r w:rsidR="007978F4">
              <w:rPr>
                <w:rFonts w:hint="eastAsia"/>
              </w:rPr>
              <w:t>n_</w:t>
            </w:r>
            <w:r w:rsidR="00852833">
              <w:rPr>
                <w:rFonts w:hint="eastAsia"/>
              </w:rPr>
              <w:t>2</w:t>
            </w:r>
            <w:r w:rsidR="00852833">
              <w:t>014047</w:t>
            </w:r>
          </w:p>
        </w:tc>
        <w:tc>
          <w:tcPr>
            <w:tcW w:w="2747" w:type="pct"/>
          </w:tcPr>
          <w:p w14:paraId="6C5A5E5B" w14:textId="5D524A01" w:rsidR="007978F4" w:rsidRDefault="00D233E5" w:rsidP="000D6D83">
            <w:pPr>
              <w:pStyle w:val="aa"/>
              <w:ind w:firstLineChars="0" w:firstLine="0"/>
              <w:jc w:val="center"/>
            </w:pPr>
            <w:r>
              <w:t>ROAD</w:t>
            </w:r>
            <w:r>
              <w:rPr>
                <w:rFonts w:hint="eastAsia"/>
              </w:rPr>
              <w:t xml:space="preserve"> </w:t>
            </w:r>
            <w:r w:rsidR="00320D40">
              <w:rPr>
                <w:rFonts w:hint="eastAsia"/>
              </w:rPr>
              <w:t>_NO=</w:t>
            </w:r>
            <w:r w:rsidR="00310D4F">
              <w:rPr>
                <w:rFonts w:hint="eastAsia"/>
              </w:rPr>
              <w:t>2</w:t>
            </w:r>
            <w:r w:rsidR="00310D4F">
              <w:t>014047</w:t>
            </w:r>
          </w:p>
        </w:tc>
      </w:tr>
      <w:tr w:rsidR="007978F4" w14:paraId="2C4D4BCF" w14:textId="77777777" w:rsidTr="00F01BB9">
        <w:trPr>
          <w:trHeight w:val="400"/>
        </w:trPr>
        <w:tc>
          <w:tcPr>
            <w:tcW w:w="2253" w:type="pct"/>
          </w:tcPr>
          <w:p w14:paraId="55241B61" w14:textId="2F269486" w:rsidR="007978F4" w:rsidRDefault="007978F4" w:rsidP="00F01BB9">
            <w:pPr>
              <w:pStyle w:val="aa"/>
              <w:ind w:firstLineChars="0" w:firstLine="0"/>
              <w:jc w:val="center"/>
            </w:pPr>
            <w:r>
              <w:t>p</w:t>
            </w:r>
            <w:r>
              <w:rPr>
                <w:rFonts w:hint="eastAsia"/>
              </w:rPr>
              <w:t>n_</w:t>
            </w:r>
            <w:r w:rsidRPr="00544DDB">
              <w:t>10300501</w:t>
            </w:r>
          </w:p>
        </w:tc>
        <w:tc>
          <w:tcPr>
            <w:tcW w:w="2747" w:type="pct"/>
          </w:tcPr>
          <w:p w14:paraId="653B3AD8" w14:textId="6E3946A1" w:rsidR="007978F4" w:rsidRDefault="00320D40" w:rsidP="00F01BB9">
            <w:pPr>
              <w:pStyle w:val="aa"/>
              <w:ind w:firstLineChars="0" w:firstLine="0"/>
              <w:jc w:val="center"/>
            </w:pPr>
            <w:r>
              <w:t>POINT_NO=</w:t>
            </w:r>
            <w:r w:rsidRPr="00544DDB">
              <w:t>10300501</w:t>
            </w:r>
          </w:p>
        </w:tc>
      </w:tr>
      <w:tr w:rsidR="007978F4" w14:paraId="593BBF16" w14:textId="77777777" w:rsidTr="00F01BB9">
        <w:trPr>
          <w:trHeight w:val="400"/>
        </w:trPr>
        <w:tc>
          <w:tcPr>
            <w:tcW w:w="2253" w:type="pct"/>
          </w:tcPr>
          <w:p w14:paraId="61D21861" w14:textId="43BA83DB" w:rsidR="007978F4" w:rsidRDefault="007978F4" w:rsidP="00F01BB9">
            <w:pPr>
              <w:pStyle w:val="aa"/>
              <w:ind w:firstLineChars="0" w:firstLine="0"/>
              <w:jc w:val="center"/>
            </w:pPr>
            <w:r>
              <w:t>p</w:t>
            </w:r>
            <w:r>
              <w:rPr>
                <w:rFonts w:hint="eastAsia"/>
              </w:rPr>
              <w:t>n_</w:t>
            </w:r>
            <w:r w:rsidRPr="003C7546">
              <w:t>20501808</w:t>
            </w:r>
          </w:p>
        </w:tc>
        <w:tc>
          <w:tcPr>
            <w:tcW w:w="2747" w:type="pct"/>
          </w:tcPr>
          <w:p w14:paraId="53FE2E1C" w14:textId="322BACA3" w:rsidR="007978F4" w:rsidRDefault="00320D40" w:rsidP="00F01BB9">
            <w:pPr>
              <w:pStyle w:val="aa"/>
              <w:ind w:firstLineChars="0" w:firstLine="0"/>
              <w:jc w:val="center"/>
            </w:pPr>
            <w:r>
              <w:t>POINT_NO=</w:t>
            </w:r>
            <w:r w:rsidRPr="003C7546">
              <w:t>20501808</w:t>
            </w:r>
          </w:p>
        </w:tc>
      </w:tr>
    </w:tbl>
    <w:p w14:paraId="636880D5" w14:textId="77777777" w:rsidR="00F636C3" w:rsidRDefault="00F636C3" w:rsidP="006F08D4">
      <w:pPr>
        <w:pStyle w:val="aa"/>
      </w:pPr>
    </w:p>
    <w:p w14:paraId="7F2C1A6D" w14:textId="0B156859" w:rsidR="0068400D" w:rsidRDefault="0068400D" w:rsidP="006F08D4">
      <w:pPr>
        <w:pStyle w:val="aa"/>
      </w:pPr>
      <w:r w:rsidRPr="006F08D4">
        <w:t>从表中可以看出，</w:t>
      </w:r>
      <w:r w:rsidR="004A5BED" w:rsidRPr="006F08D4">
        <w:t>对于不同列的不同属性值，均可以用</w:t>
      </w:r>
      <w:r w:rsidR="000D4AD4">
        <w:t>唯一</w:t>
      </w:r>
      <w:r w:rsidR="00D8509B">
        <w:t>的</w:t>
      </w:r>
      <w:r w:rsidR="007258FC" w:rsidRPr="006F08D4">
        <w:t>Key</w:t>
      </w:r>
      <w:r w:rsidR="007258FC" w:rsidRPr="006F08D4">
        <w:t>来表示</w:t>
      </w:r>
      <w:r w:rsidR="00734E23" w:rsidRPr="006F08D4">
        <w:t>，</w:t>
      </w:r>
      <w:r w:rsidR="006F08D4">
        <w:t>从而</w:t>
      </w:r>
      <w:r w:rsidR="00734E23" w:rsidRPr="006F08D4">
        <w:t>保证了</w:t>
      </w:r>
      <w:r w:rsidR="00734E23" w:rsidRPr="006F08D4">
        <w:t>Redis Key</w:t>
      </w:r>
      <w:r w:rsidR="00734E23" w:rsidRPr="006F08D4">
        <w:t>的唯一性</w:t>
      </w:r>
      <w:r w:rsidR="000B2A77" w:rsidRPr="006F08D4">
        <w:t>。</w:t>
      </w:r>
      <w:r w:rsidR="00D37BF4" w:rsidRPr="006F08D4">
        <w:t>也是缓存数据库检索的</w:t>
      </w:r>
      <w:r w:rsidR="00637B15" w:rsidRPr="006F08D4">
        <w:t>标准。</w:t>
      </w:r>
    </w:p>
    <w:p w14:paraId="4630C5AA" w14:textId="13B992A6" w:rsidR="00734C35" w:rsidRDefault="00F05C7F" w:rsidP="006F08D4">
      <w:pPr>
        <w:pStyle w:val="aa"/>
      </w:pPr>
      <w:r>
        <w:rPr>
          <w:rFonts w:hint="eastAsia"/>
        </w:rPr>
        <w:t>Index</w:t>
      </w:r>
      <w:r>
        <w:rPr>
          <w:rFonts w:hint="eastAsia"/>
        </w:rPr>
        <w:t>：</w:t>
      </w:r>
      <w:r w:rsidR="001E2058">
        <w:rPr>
          <w:rFonts w:hint="eastAsia"/>
        </w:rPr>
        <w:t>该字段存储的是列表在</w:t>
      </w:r>
      <w:r w:rsidR="00CD6D38">
        <w:rPr>
          <w:rFonts w:hint="eastAsia"/>
        </w:rPr>
        <w:t>序列化字符串</w:t>
      </w:r>
      <w:r w:rsidR="00665427">
        <w:rPr>
          <w:rFonts w:hint="eastAsia"/>
        </w:rPr>
        <w:t>后</w:t>
      </w:r>
      <w:r w:rsidR="00CE6ED9">
        <w:rPr>
          <w:rFonts w:hint="eastAsia"/>
        </w:rPr>
        <w:t>满足当前</w:t>
      </w:r>
      <w:r w:rsidR="00CE6ED9">
        <w:rPr>
          <w:rFonts w:hint="eastAsia"/>
        </w:rPr>
        <w:t>Key</w:t>
      </w:r>
      <w:r w:rsidR="003728C0">
        <w:t>的</w:t>
      </w:r>
      <w:r w:rsidR="00BA42AE">
        <w:rPr>
          <w:rFonts w:hint="eastAsia"/>
        </w:rPr>
        <w:t>HBase</w:t>
      </w:r>
      <w:r w:rsidR="00BA42AE">
        <w:t xml:space="preserve"> Row</w:t>
      </w:r>
      <w:r w:rsidR="0076001A">
        <w:t xml:space="preserve"> </w:t>
      </w:r>
      <w:r w:rsidR="00BA42AE">
        <w:t>Key</w:t>
      </w:r>
      <w:r w:rsidR="003F6782">
        <w:t>记录值</w:t>
      </w:r>
      <w:r w:rsidR="00CD6D38">
        <w:rPr>
          <w:rFonts w:hint="eastAsia"/>
        </w:rPr>
        <w:t>，</w:t>
      </w:r>
      <w:r w:rsidR="005744F2">
        <w:rPr>
          <w:rFonts w:hint="eastAsia"/>
        </w:rPr>
        <w:t>例如</w:t>
      </w:r>
      <w:r w:rsidR="008D56B5">
        <w:rPr>
          <w:rFonts w:hint="eastAsia"/>
        </w:rPr>
        <w:t>表</w:t>
      </w:r>
      <w:r w:rsidR="008D56B5">
        <w:rPr>
          <w:rFonts w:hint="eastAsia"/>
        </w:rPr>
        <w:t>3.4</w:t>
      </w:r>
      <w:r w:rsidR="008D56B5">
        <w:rPr>
          <w:rFonts w:hint="eastAsia"/>
        </w:rPr>
        <w:t>所示的记录</w:t>
      </w:r>
      <w:r w:rsidR="008D56B5">
        <w:rPr>
          <w:rFonts w:hint="eastAsia"/>
        </w:rPr>
        <w:t>1</w:t>
      </w:r>
      <w:r w:rsidR="005744F2">
        <w:rPr>
          <w:rFonts w:hint="eastAsia"/>
        </w:rPr>
        <w:t>，</w:t>
      </w:r>
      <w:r w:rsidR="005744F2">
        <w:rPr>
          <w:rFonts w:hint="eastAsia"/>
        </w:rPr>
        <w:t>Index</w:t>
      </w:r>
      <w:r w:rsidR="005744F2">
        <w:rPr>
          <w:rFonts w:hint="eastAsia"/>
        </w:rPr>
        <w:t>表示</w:t>
      </w:r>
      <w:r w:rsidR="00C21073">
        <w:rPr>
          <w:rFonts w:hint="eastAsia"/>
        </w:rPr>
        <w:t>“</w:t>
      </w:r>
      <w:r w:rsidR="00C21073">
        <w:t>满足</w:t>
      </w:r>
      <w:r w:rsidR="00C21073">
        <w:t>HBase</w:t>
      </w:r>
      <w:r w:rsidR="00C21073">
        <w:t>数据表中列名为</w:t>
      </w:r>
      <w:r w:rsidR="00C21073">
        <w:t>“CAR_NO”</w:t>
      </w:r>
      <w:r w:rsidR="00C21073">
        <w:t>，值为沪</w:t>
      </w:r>
      <w:r w:rsidR="00C21073">
        <w:rPr>
          <w:rFonts w:hint="eastAsia"/>
        </w:rPr>
        <w:t>B37D83</w:t>
      </w:r>
      <w:r w:rsidR="00C21073">
        <w:rPr>
          <w:rFonts w:hint="eastAsia"/>
        </w:rPr>
        <w:t>的所有记录的</w:t>
      </w:r>
      <w:r w:rsidR="00C21073">
        <w:rPr>
          <w:rFonts w:hint="eastAsia"/>
        </w:rPr>
        <w:t>Row Key</w:t>
      </w:r>
      <w:r w:rsidR="004361B5">
        <w:rPr>
          <w:rFonts w:hint="eastAsia"/>
        </w:rPr>
        <w:t>组成的列表</w:t>
      </w:r>
      <w:r w:rsidR="00C21073">
        <w:rPr>
          <w:rFonts w:hint="eastAsia"/>
        </w:rPr>
        <w:t>”</w:t>
      </w:r>
      <w:r w:rsidR="00C76A20">
        <w:t>。</w:t>
      </w:r>
      <w:r w:rsidR="009E7C4E">
        <w:t>本文</w:t>
      </w:r>
      <w:r w:rsidR="00AD662A">
        <w:t>定义</w:t>
      </w:r>
      <w:r w:rsidR="00AD662A">
        <w:t>“</w:t>
      </w:r>
      <w:r w:rsidR="00254E3D">
        <w:t>-</w:t>
      </w:r>
      <w:r w:rsidR="00AD662A">
        <w:t>”</w:t>
      </w:r>
      <w:r w:rsidR="00254E3D">
        <w:t>作为分隔符，若满足条件的</w:t>
      </w:r>
      <w:r w:rsidR="00254E3D">
        <w:t>Row Key</w:t>
      </w:r>
      <w:r w:rsidR="00254E3D">
        <w:t>为</w:t>
      </w:r>
      <w:r w:rsidR="008C396D">
        <w:t>“</w:t>
      </w:r>
      <w:r w:rsidR="008C396D">
        <w:rPr>
          <w:rFonts w:hint="eastAsia"/>
        </w:rPr>
        <w:t>沪</w:t>
      </w:r>
      <w:r w:rsidR="008C396D">
        <w:rPr>
          <w:rFonts w:hint="eastAsia"/>
        </w:rPr>
        <w:t>B37D</w:t>
      </w:r>
      <w:r w:rsidR="008C396D" w:rsidRPr="00544DDB">
        <w:rPr>
          <w:rFonts w:hint="eastAsia"/>
        </w:rPr>
        <w:t>83</w:t>
      </w:r>
      <w:r w:rsidR="008C396D">
        <w:t>”</w:t>
      </w:r>
      <w:r w:rsidR="008C396D">
        <w:t>、</w:t>
      </w:r>
      <w:r w:rsidR="008C396D">
        <w:t>“</w:t>
      </w:r>
      <w:r w:rsidR="000D6D83">
        <w:rPr>
          <w:rFonts w:hint="eastAsia"/>
        </w:rPr>
        <w:t>沪</w:t>
      </w:r>
      <w:r w:rsidR="000D6D83">
        <w:rPr>
          <w:rFonts w:hint="eastAsia"/>
        </w:rPr>
        <w:t>A</w:t>
      </w:r>
      <w:r w:rsidR="000D6D83" w:rsidRPr="003C7546">
        <w:rPr>
          <w:rFonts w:hint="eastAsia"/>
        </w:rPr>
        <w:t>065C8</w:t>
      </w:r>
      <w:r w:rsidR="008C396D">
        <w:t>”</w:t>
      </w:r>
      <w:r w:rsidR="00D9730A">
        <w:t>、</w:t>
      </w:r>
      <w:r w:rsidR="00D9730A">
        <w:t>“</w:t>
      </w:r>
      <w:r w:rsidR="00D9730A">
        <w:rPr>
          <w:rFonts w:hint="eastAsia"/>
        </w:rPr>
        <w:t>沪</w:t>
      </w:r>
      <w:r w:rsidR="00D9730A" w:rsidRPr="0089289C">
        <w:t>B67C96</w:t>
      </w:r>
      <w:r w:rsidR="00D9730A">
        <w:t>”</w:t>
      </w:r>
      <w:r w:rsidR="008A217C">
        <w:t>，则</w:t>
      </w:r>
      <w:r w:rsidR="008A217C">
        <w:rPr>
          <w:rFonts w:hint="eastAsia"/>
        </w:rPr>
        <w:t>Index</w:t>
      </w:r>
      <w:r w:rsidR="008A217C">
        <w:rPr>
          <w:rFonts w:hint="eastAsia"/>
        </w:rPr>
        <w:t>值为“沪</w:t>
      </w:r>
      <w:r w:rsidR="008A217C">
        <w:rPr>
          <w:rFonts w:hint="eastAsia"/>
        </w:rPr>
        <w:t>B37D</w:t>
      </w:r>
      <w:r w:rsidR="008A217C" w:rsidRPr="00544DDB">
        <w:rPr>
          <w:rFonts w:hint="eastAsia"/>
        </w:rPr>
        <w:t>83</w:t>
      </w:r>
      <w:r w:rsidR="008A217C">
        <w:rPr>
          <w:rFonts w:hint="eastAsia"/>
        </w:rPr>
        <w:t>-</w:t>
      </w:r>
      <w:r w:rsidR="00103FA1">
        <w:rPr>
          <w:rFonts w:hint="eastAsia"/>
        </w:rPr>
        <w:t>沪</w:t>
      </w:r>
      <w:r w:rsidR="00103FA1">
        <w:rPr>
          <w:rFonts w:hint="eastAsia"/>
        </w:rPr>
        <w:t>A</w:t>
      </w:r>
      <w:r w:rsidR="00103FA1" w:rsidRPr="003C7546">
        <w:rPr>
          <w:rFonts w:hint="eastAsia"/>
        </w:rPr>
        <w:t>065C8</w:t>
      </w:r>
      <w:r w:rsidR="00103FA1">
        <w:rPr>
          <w:rFonts w:hint="eastAsia"/>
        </w:rPr>
        <w:t>-</w:t>
      </w:r>
      <w:r w:rsidR="00193ED2">
        <w:rPr>
          <w:rFonts w:hint="eastAsia"/>
        </w:rPr>
        <w:t>沪</w:t>
      </w:r>
      <w:r w:rsidR="00193ED2" w:rsidRPr="0089289C">
        <w:t>B67C96</w:t>
      </w:r>
      <w:r w:rsidR="008A217C">
        <w:rPr>
          <w:rFonts w:hint="eastAsia"/>
        </w:rPr>
        <w:t>”</w:t>
      </w:r>
      <w:r w:rsidR="00193ED2">
        <w:rPr>
          <w:rFonts w:hint="eastAsia"/>
        </w:rPr>
        <w:t>。</w:t>
      </w:r>
      <w:r w:rsidR="0020410C">
        <w:rPr>
          <w:rFonts w:hint="eastAsia"/>
        </w:rPr>
        <w:t>当系统查找模块根据指令</w:t>
      </w:r>
      <w:r w:rsidR="00FC2E19">
        <w:rPr>
          <w:rFonts w:hint="eastAsia"/>
        </w:rPr>
        <w:t>查找当前</w:t>
      </w:r>
      <w:r w:rsidR="00FC2E19">
        <w:t>Key</w:t>
      </w:r>
      <w:r w:rsidR="00FC2E19">
        <w:t>时，</w:t>
      </w:r>
      <w:r w:rsidR="00FC2E19">
        <w:t>TwemProxy</w:t>
      </w:r>
      <w:r w:rsidR="00FC2E19">
        <w:t>会将当前值返回，</w:t>
      </w:r>
      <w:r w:rsidR="000F733C">
        <w:t>客户端会将返回的</w:t>
      </w:r>
      <w:r w:rsidR="000F733C">
        <w:t>Index</w:t>
      </w:r>
      <w:r w:rsidR="00A479A8">
        <w:t>按分隔符</w:t>
      </w:r>
      <w:r w:rsidR="00947D8A">
        <w:t>进行</w:t>
      </w:r>
      <w:r w:rsidR="000F733C">
        <w:t>分割</w:t>
      </w:r>
      <w:r w:rsidR="001319D6">
        <w:t>，将基于非主键的查询拼接</w:t>
      </w:r>
      <w:r w:rsidR="006C7345">
        <w:t>成基于</w:t>
      </w:r>
      <w:r w:rsidR="006C7345">
        <w:rPr>
          <w:rFonts w:hint="eastAsia"/>
        </w:rPr>
        <w:t>Row</w:t>
      </w:r>
      <w:r w:rsidR="006C7345">
        <w:t xml:space="preserve"> Key</w:t>
      </w:r>
      <w:r w:rsidR="006C7345">
        <w:t>的</w:t>
      </w:r>
      <w:r w:rsidR="009F2030">
        <w:t>范围</w:t>
      </w:r>
      <w:r w:rsidR="006C7345">
        <w:t>查询</w:t>
      </w:r>
      <w:r w:rsidR="00F5163D">
        <w:t>，提升查询效率</w:t>
      </w:r>
      <w:r w:rsidR="006C7345">
        <w:t>。</w:t>
      </w:r>
    </w:p>
    <w:p w14:paraId="651E1B32" w14:textId="7FD09EB0" w:rsidR="00E10E26" w:rsidRDefault="00D142D1" w:rsidP="00CA5D83">
      <w:pPr>
        <w:pStyle w:val="aa"/>
      </w:pPr>
      <w:r>
        <w:t>Frequency</w:t>
      </w:r>
      <w:r>
        <w:t>：</w:t>
      </w:r>
      <w:commentRangeStart w:id="188"/>
      <w:r w:rsidR="005822E8">
        <w:t>时间周期内积累的热度</w:t>
      </w:r>
      <w:commentRangeEnd w:id="188"/>
      <w:r w:rsidR="001342F5">
        <w:rPr>
          <w:rStyle w:val="af1"/>
        </w:rPr>
        <w:commentReference w:id="188"/>
      </w:r>
      <w:r w:rsidR="00797003">
        <w:rPr>
          <w:rStyle w:val="afe"/>
        </w:rPr>
        <w:t>[</w:t>
      </w:r>
      <w:bookmarkStart w:id="189" w:name="_Ref474431023"/>
      <w:r w:rsidR="00797003">
        <w:rPr>
          <w:rStyle w:val="afe"/>
        </w:rPr>
        <w:endnoteReference w:id="59"/>
      </w:r>
      <w:bookmarkEnd w:id="189"/>
      <w:r w:rsidR="00797003">
        <w:rPr>
          <w:rStyle w:val="afe"/>
        </w:rPr>
        <w:t>]</w:t>
      </w:r>
      <w:r w:rsidR="007E6811">
        <w:t>，</w:t>
      </w:r>
      <w:r w:rsidR="00E55F50">
        <w:t>热度值越高，则表示在固定时间内，</w:t>
      </w:r>
      <w:r w:rsidR="00BB3BA0">
        <w:t>当前记录值被访问的次数越多，反之</w:t>
      </w:r>
      <w:r w:rsidR="00F23040">
        <w:t>则</w:t>
      </w:r>
      <w:r w:rsidR="00BB3BA0">
        <w:t>越少</w:t>
      </w:r>
      <w:r w:rsidR="001465C0">
        <w:t>。</w:t>
      </w:r>
      <w:r w:rsidR="00366FC9">
        <w:t>热度值是</w:t>
      </w:r>
      <w:r w:rsidR="00B241E7">
        <w:t>考察</w:t>
      </w:r>
      <w:r w:rsidR="004718F6">
        <w:t>缓存</w:t>
      </w:r>
      <w:r w:rsidR="00B241E7">
        <w:t>命中率的重要指标</w:t>
      </w:r>
      <w:r w:rsidR="00402ABF">
        <w:t>之一</w:t>
      </w:r>
      <w:r w:rsidR="001E4287">
        <w:t>。</w:t>
      </w:r>
    </w:p>
    <w:p w14:paraId="5E6FAF05" w14:textId="3233FB93" w:rsidR="00D142D1" w:rsidRDefault="00D142D1" w:rsidP="006F08D4">
      <w:pPr>
        <w:pStyle w:val="aa"/>
      </w:pPr>
      <w:r>
        <w:rPr>
          <w:rFonts w:hint="eastAsia"/>
        </w:rPr>
        <w:t>Count</w:t>
      </w:r>
      <w:r>
        <w:rPr>
          <w:rFonts w:hint="eastAsia"/>
        </w:rPr>
        <w:t>：</w:t>
      </w:r>
      <w:r w:rsidR="00A20079">
        <w:rPr>
          <w:rFonts w:hint="eastAsia"/>
        </w:rPr>
        <w:t>当前时间周期内被访问的次数</w:t>
      </w:r>
      <w:r w:rsidR="00AA7808">
        <w:rPr>
          <w:rFonts w:hint="eastAsia"/>
        </w:rPr>
        <w:t>，当前缓存记录值每被访问一次，则</w:t>
      </w:r>
      <w:r w:rsidR="00AA7808">
        <w:rPr>
          <w:rFonts w:hint="eastAsia"/>
        </w:rPr>
        <w:t>Count</w:t>
      </w:r>
      <w:r w:rsidR="00AA7808">
        <w:rPr>
          <w:rFonts w:hint="eastAsia"/>
        </w:rPr>
        <w:t>步进</w:t>
      </w:r>
      <w:r w:rsidR="00AA7808">
        <w:rPr>
          <w:rFonts w:hint="eastAsia"/>
        </w:rPr>
        <w:t>1</w:t>
      </w:r>
      <w:r w:rsidR="00060597">
        <w:rPr>
          <w:rFonts w:hint="eastAsia"/>
        </w:rPr>
        <w:t>。</w:t>
      </w:r>
      <w:r w:rsidR="00402ABF">
        <w:rPr>
          <w:rFonts w:hint="eastAsia"/>
        </w:rPr>
        <w:t>当前访问次数是考察缓存命中率的重要指标之一</w:t>
      </w:r>
    </w:p>
    <w:p w14:paraId="00F29F72" w14:textId="7F0B698B" w:rsidR="002331A9" w:rsidRDefault="00205C45" w:rsidP="00930BB1">
      <w:pPr>
        <w:pStyle w:val="af4"/>
        <w:ind w:right="240"/>
      </w:pPr>
      <w:bookmarkStart w:id="190" w:name="_Toc474308123"/>
      <w:r>
        <w:rPr>
          <w:rFonts w:hint="eastAsia"/>
        </w:rPr>
        <w:t>3.4.4</w:t>
      </w:r>
      <w:r>
        <w:t xml:space="preserve"> </w:t>
      </w:r>
      <w:r>
        <w:t>缓存淘汰</w:t>
      </w:r>
      <w:r w:rsidR="00B85FEE">
        <w:t>算法</w:t>
      </w:r>
      <w:bookmarkEnd w:id="190"/>
    </w:p>
    <w:p w14:paraId="3135D055" w14:textId="159012DF" w:rsidR="002C05A9" w:rsidRDefault="008F7282" w:rsidP="00B76589">
      <w:pPr>
        <w:pStyle w:val="aa"/>
      </w:pPr>
      <w:r w:rsidRPr="00B76589">
        <w:rPr>
          <w:rFonts w:hint="eastAsia"/>
        </w:rPr>
        <w:t>通常</w:t>
      </w:r>
      <w:r w:rsidR="008D266D" w:rsidRPr="00B76589">
        <w:rPr>
          <w:rFonts w:hint="eastAsia"/>
        </w:rPr>
        <w:t>对于</w:t>
      </w:r>
      <w:r w:rsidRPr="00B76589">
        <w:rPr>
          <w:rFonts w:hint="eastAsia"/>
        </w:rPr>
        <w:t>No</w:t>
      </w:r>
      <w:r w:rsidRPr="00B76589">
        <w:t>SQL</w:t>
      </w:r>
      <w:r w:rsidRPr="00B76589">
        <w:t>数据库</w:t>
      </w:r>
      <w:r w:rsidR="00E44E6C" w:rsidRPr="00B76589">
        <w:t>，</w:t>
      </w:r>
      <w:r w:rsidR="00891978" w:rsidRPr="00B76589">
        <w:t>当遇到数据检索和处理瓶颈时，</w:t>
      </w:r>
      <w:r w:rsidR="00E44E6C" w:rsidRPr="00B76589">
        <w:t>设置缓存是一种行之有效的方法</w:t>
      </w:r>
      <w:r w:rsidR="00E36325" w:rsidRPr="00B76589">
        <w:t>。缓存技术</w:t>
      </w:r>
      <w:r w:rsidR="00A868AF" w:rsidRPr="00B76589">
        <w:t>一直是众多互联网公司研究热点，通过将部分访问频</w:t>
      </w:r>
      <w:r w:rsidR="00A868AF" w:rsidRPr="00B76589">
        <w:lastRenderedPageBreak/>
        <w:t>率较大的数据</w:t>
      </w:r>
      <w:r w:rsidR="004B5D05" w:rsidRPr="00B76589">
        <w:t>存储在缓存数据库中，</w:t>
      </w:r>
      <w:r w:rsidR="000A6E5C" w:rsidRPr="00B76589">
        <w:t>可以</w:t>
      </w:r>
      <w:r w:rsidR="002A4141" w:rsidRPr="00B76589">
        <w:t>提高检索效率，降低系统性能损耗。</w:t>
      </w:r>
      <w:r w:rsidR="00B94D8D">
        <w:t>然而，</w:t>
      </w:r>
      <w:r w:rsidR="00537F1A">
        <w:t>随着访问量的增加，</w:t>
      </w:r>
      <w:r w:rsidR="00C16F89">
        <w:t>越来越多数据被添加到缓存数据库中，</w:t>
      </w:r>
      <w:r w:rsidR="00775FBC">
        <w:t>导致</w:t>
      </w:r>
      <w:r w:rsidR="00F811BF">
        <w:t>缓存数据库</w:t>
      </w:r>
      <w:r w:rsidR="00EB3301">
        <w:t>容量愈发增大</w:t>
      </w:r>
      <w:r w:rsidR="00775FBC">
        <w:t>，命中率降低。</w:t>
      </w:r>
      <w:r w:rsidR="007E0DAD">
        <w:t>因此</w:t>
      </w:r>
      <w:r w:rsidR="00D6705E">
        <w:t>，需要</w:t>
      </w:r>
      <w:r w:rsidR="006D61FC">
        <w:t>设置一个阈值</w:t>
      </w:r>
      <w:r w:rsidR="002B1124">
        <w:t>，</w:t>
      </w:r>
      <w:r w:rsidR="00380E0A">
        <w:t>当</w:t>
      </w:r>
      <w:r w:rsidR="00FD603D">
        <w:t>缓存数据库容量达到</w:t>
      </w:r>
      <w:r w:rsidR="00C37E2A">
        <w:t>该</w:t>
      </w:r>
      <w:r w:rsidR="00FD603D">
        <w:t>阈值时，将部分热度较低的数据淘汰出数据库中，</w:t>
      </w:r>
      <w:r w:rsidR="004C5F42">
        <w:t>这就是缓存淘汰算法。</w:t>
      </w:r>
    </w:p>
    <w:p w14:paraId="6CB0F062" w14:textId="37F0D7F3" w:rsidR="00284698" w:rsidRDefault="00284698" w:rsidP="00B76589">
      <w:pPr>
        <w:pStyle w:val="aa"/>
      </w:pPr>
      <w:r>
        <w:t>目前主流的缓存淘汰算法共有三种，分别为先进先出置换算法、最近最少使用置换算法、</w:t>
      </w:r>
      <w:r w:rsidRPr="00284698">
        <w:rPr>
          <w:rFonts w:hint="eastAsia"/>
        </w:rPr>
        <w:t>最近最不常用置换</w:t>
      </w:r>
      <w:r>
        <w:rPr>
          <w:rFonts w:hint="eastAsia"/>
        </w:rPr>
        <w:t>算法。</w:t>
      </w:r>
    </w:p>
    <w:p w14:paraId="25E78844" w14:textId="1D83333F" w:rsidR="008B16FD" w:rsidRDefault="00DA7D9A" w:rsidP="00C66479">
      <w:pPr>
        <w:pStyle w:val="aa"/>
        <w:numPr>
          <w:ilvl w:val="0"/>
          <w:numId w:val="19"/>
        </w:numPr>
        <w:ind w:firstLineChars="0"/>
      </w:pPr>
      <w:r>
        <w:t>先进先出置换算法</w:t>
      </w:r>
    </w:p>
    <w:p w14:paraId="4EA7885C" w14:textId="5056392F" w:rsidR="00FC78CB" w:rsidRDefault="00FC78CB" w:rsidP="00FC78CB">
      <w:pPr>
        <w:pStyle w:val="aa"/>
        <w:ind w:left="360" w:firstLineChars="0"/>
      </w:pPr>
      <w:commentRangeStart w:id="191"/>
      <w:r>
        <w:t>先进先出置换算法</w:t>
      </w:r>
      <w:commentRangeEnd w:id="191"/>
      <w:r w:rsidR="00BE3D62">
        <w:rPr>
          <w:rStyle w:val="af1"/>
        </w:rPr>
        <w:commentReference w:id="191"/>
      </w:r>
      <w:r w:rsidR="00797003">
        <w:rPr>
          <w:rStyle w:val="afe"/>
        </w:rPr>
        <w:t>[</w:t>
      </w:r>
      <w:r w:rsidR="00797003">
        <w:rPr>
          <w:rStyle w:val="afe"/>
        </w:rPr>
        <w:endnoteReference w:id="60"/>
      </w:r>
      <w:r w:rsidR="00797003">
        <w:rPr>
          <w:rStyle w:val="afe"/>
        </w:rPr>
        <w:t>]</w:t>
      </w:r>
      <w:r>
        <w:t>（</w:t>
      </w:r>
      <w:r>
        <w:rPr>
          <w:rFonts w:asciiTheme="majorEastAsia" w:eastAsiaTheme="majorEastAsia" w:hAnsiTheme="majorEastAsia"/>
          <w:szCs w:val="21"/>
        </w:rPr>
        <w:t>F</w:t>
      </w:r>
      <w:r>
        <w:rPr>
          <w:rFonts w:asciiTheme="majorEastAsia" w:eastAsiaTheme="majorEastAsia" w:hAnsiTheme="majorEastAsia" w:hint="eastAsia"/>
          <w:szCs w:val="21"/>
        </w:rPr>
        <w:t>irst</w:t>
      </w:r>
      <w:r>
        <w:rPr>
          <w:rFonts w:asciiTheme="majorEastAsia" w:eastAsiaTheme="majorEastAsia" w:hAnsiTheme="majorEastAsia"/>
          <w:szCs w:val="21"/>
        </w:rPr>
        <w:t xml:space="preserve"> I</w:t>
      </w:r>
      <w:r>
        <w:rPr>
          <w:rFonts w:asciiTheme="majorEastAsia" w:eastAsiaTheme="majorEastAsia" w:hAnsiTheme="majorEastAsia" w:hint="eastAsia"/>
          <w:szCs w:val="21"/>
        </w:rPr>
        <w:t>n</w:t>
      </w:r>
      <w:r>
        <w:rPr>
          <w:rFonts w:asciiTheme="majorEastAsia" w:eastAsiaTheme="majorEastAsia" w:hAnsiTheme="majorEastAsia"/>
          <w:szCs w:val="21"/>
        </w:rPr>
        <w:t xml:space="preserve"> F</w:t>
      </w:r>
      <w:r>
        <w:rPr>
          <w:rFonts w:asciiTheme="majorEastAsia" w:eastAsiaTheme="majorEastAsia" w:hAnsiTheme="majorEastAsia" w:hint="eastAsia"/>
          <w:szCs w:val="21"/>
        </w:rPr>
        <w:t>rist</w:t>
      </w:r>
      <w:r>
        <w:rPr>
          <w:rFonts w:asciiTheme="majorEastAsia" w:eastAsiaTheme="majorEastAsia" w:hAnsiTheme="majorEastAsia"/>
          <w:szCs w:val="21"/>
        </w:rPr>
        <w:t xml:space="preserve"> O</w:t>
      </w:r>
      <w:r>
        <w:rPr>
          <w:rFonts w:asciiTheme="majorEastAsia" w:eastAsiaTheme="majorEastAsia" w:hAnsiTheme="majorEastAsia" w:hint="eastAsia"/>
          <w:szCs w:val="21"/>
        </w:rPr>
        <w:t>ut</w:t>
      </w:r>
      <w:r>
        <w:rPr>
          <w:rFonts w:asciiTheme="majorEastAsia" w:eastAsiaTheme="majorEastAsia" w:hAnsiTheme="majorEastAsia"/>
          <w:szCs w:val="21"/>
        </w:rPr>
        <w:t>，</w:t>
      </w:r>
      <w:r w:rsidR="00D84932">
        <w:rPr>
          <w:rFonts w:asciiTheme="majorEastAsia" w:eastAsiaTheme="majorEastAsia" w:hAnsiTheme="majorEastAsia"/>
          <w:szCs w:val="21"/>
        </w:rPr>
        <w:t>简称</w:t>
      </w:r>
      <w:r>
        <w:rPr>
          <w:rFonts w:asciiTheme="majorEastAsia" w:eastAsiaTheme="majorEastAsia" w:hAnsiTheme="majorEastAsia"/>
          <w:szCs w:val="21"/>
        </w:rPr>
        <w:t>FIFO</w:t>
      </w:r>
      <w:r>
        <w:t>）</w:t>
      </w:r>
      <w:r w:rsidR="00D84932">
        <w:t>，其核心思想为最近进入数据库的数据最容易被访问，如果一条记录最早进入数据库，那么这条记录被访问的概率就越低。</w:t>
      </w:r>
      <w:r w:rsidR="002A4E1A">
        <w:rPr>
          <w:rFonts w:hint="eastAsia"/>
        </w:rPr>
        <w:t>FIFO</w:t>
      </w:r>
      <w:r w:rsidR="002A4E1A">
        <w:rPr>
          <w:rFonts w:hint="eastAsia"/>
        </w:rPr>
        <w:t>的算法淘汰依据为停留时间，停留时间越久的则越会被淘汰。</w:t>
      </w:r>
      <w:r w:rsidR="008A53B6">
        <w:rPr>
          <w:rFonts w:hint="eastAsia"/>
        </w:rPr>
        <w:t>由于该方法使用时间作为淘汰</w:t>
      </w:r>
      <w:r w:rsidR="00F70100">
        <w:rPr>
          <w:rFonts w:hint="eastAsia"/>
        </w:rPr>
        <w:t>判定</w:t>
      </w:r>
      <w:r w:rsidR="008A53B6">
        <w:rPr>
          <w:rFonts w:hint="eastAsia"/>
        </w:rPr>
        <w:t>依据，命中率较低。</w:t>
      </w:r>
    </w:p>
    <w:p w14:paraId="21AB7929" w14:textId="2556F443" w:rsidR="005321F6" w:rsidRDefault="00EB7340" w:rsidP="00C66479">
      <w:pPr>
        <w:pStyle w:val="aa"/>
        <w:numPr>
          <w:ilvl w:val="0"/>
          <w:numId w:val="19"/>
        </w:numPr>
        <w:ind w:firstLineChars="0"/>
      </w:pPr>
      <w:r>
        <w:rPr>
          <w:rFonts w:hint="eastAsia"/>
        </w:rPr>
        <w:t>最近最少使用置换算法</w:t>
      </w:r>
    </w:p>
    <w:p w14:paraId="6A4394E5" w14:textId="48905A52" w:rsidR="001817C1" w:rsidRPr="00993E39" w:rsidRDefault="00993E39" w:rsidP="00993E39">
      <w:pPr>
        <w:pStyle w:val="aa"/>
      </w:pPr>
      <w:commentRangeStart w:id="192"/>
      <w:r>
        <w:t>最近最少使用</w:t>
      </w:r>
      <w:r w:rsidR="00AF5D6F">
        <w:t>置换</w:t>
      </w:r>
      <w:r>
        <w:t>算法</w:t>
      </w:r>
      <w:commentRangeEnd w:id="192"/>
      <w:r w:rsidR="00726DAF">
        <w:rPr>
          <w:rStyle w:val="af1"/>
        </w:rPr>
        <w:commentReference w:id="192"/>
      </w:r>
      <w:r w:rsidR="00797003">
        <w:rPr>
          <w:rStyle w:val="afe"/>
        </w:rPr>
        <w:t>[</w:t>
      </w:r>
      <w:r w:rsidR="00797003">
        <w:rPr>
          <w:rStyle w:val="afe"/>
        </w:rPr>
        <w:endnoteReference w:id="61"/>
      </w:r>
      <w:r w:rsidR="00797003">
        <w:rPr>
          <w:rStyle w:val="afe"/>
        </w:rPr>
        <w:t>]</w:t>
      </w:r>
      <w:r>
        <w:t>（</w:t>
      </w:r>
      <w:r>
        <w:rPr>
          <w:rFonts w:asciiTheme="majorEastAsia" w:eastAsiaTheme="majorEastAsia" w:hAnsiTheme="majorEastAsia"/>
          <w:szCs w:val="21"/>
        </w:rPr>
        <w:t>L</w:t>
      </w:r>
      <w:r>
        <w:rPr>
          <w:rFonts w:asciiTheme="majorEastAsia" w:eastAsiaTheme="majorEastAsia" w:hAnsiTheme="majorEastAsia" w:hint="eastAsia"/>
          <w:szCs w:val="21"/>
        </w:rPr>
        <w:t>ea</w:t>
      </w:r>
      <w:r>
        <w:rPr>
          <w:rFonts w:asciiTheme="majorEastAsia" w:eastAsiaTheme="majorEastAsia" w:hAnsiTheme="majorEastAsia"/>
          <w:szCs w:val="21"/>
        </w:rPr>
        <w:t>s</w:t>
      </w:r>
      <w:r>
        <w:rPr>
          <w:rFonts w:asciiTheme="majorEastAsia" w:eastAsiaTheme="majorEastAsia" w:hAnsiTheme="majorEastAsia" w:hint="eastAsia"/>
          <w:szCs w:val="21"/>
        </w:rPr>
        <w:t>t</w:t>
      </w:r>
      <w:r>
        <w:rPr>
          <w:rFonts w:asciiTheme="majorEastAsia" w:eastAsiaTheme="majorEastAsia" w:hAnsiTheme="majorEastAsia"/>
          <w:szCs w:val="21"/>
        </w:rPr>
        <w:t xml:space="preserve"> Recently Used，简称LRU</w:t>
      </w:r>
      <w:r>
        <w:t>）</w:t>
      </w:r>
      <w:r w:rsidR="0091748B">
        <w:t>，其核心思想为最近被访问过的记录</w:t>
      </w:r>
      <w:r w:rsidR="005165E0">
        <w:t>在将来被访问到的概率越大</w:t>
      </w:r>
      <w:r w:rsidR="009A1F6F">
        <w:t>，</w:t>
      </w:r>
      <w:r w:rsidR="00EE2AC6">
        <w:t>反之概率越低</w:t>
      </w:r>
      <w:r w:rsidR="003444C4">
        <w:t>。</w:t>
      </w:r>
      <w:r w:rsidR="009A5CC5">
        <w:rPr>
          <w:rFonts w:hint="eastAsia"/>
        </w:rPr>
        <w:t>LRU</w:t>
      </w:r>
      <w:r w:rsidR="009A5CC5">
        <w:rPr>
          <w:rFonts w:hint="eastAsia"/>
        </w:rPr>
        <w:t>算法淘汰的依据为</w:t>
      </w:r>
      <w:r w:rsidR="004C236C">
        <w:rPr>
          <w:rFonts w:hint="eastAsia"/>
        </w:rPr>
        <w:t>最近访问时间</w:t>
      </w:r>
      <w:r w:rsidR="00ED17B9">
        <w:rPr>
          <w:rFonts w:hint="eastAsia"/>
        </w:rPr>
        <w:t>，最近未被访问的数据，越容易被淘汰出数据库。</w:t>
      </w:r>
      <w:r w:rsidR="00AC6BBA">
        <w:rPr>
          <w:rFonts w:hint="eastAsia"/>
        </w:rPr>
        <w:t>LRU</w:t>
      </w:r>
      <w:r w:rsidR="00AC6BBA">
        <w:rPr>
          <w:rFonts w:hint="eastAsia"/>
        </w:rPr>
        <w:t>算法只考虑了最近访问时间，</w:t>
      </w:r>
      <w:r w:rsidR="00C44C6A">
        <w:rPr>
          <w:rFonts w:hint="eastAsia"/>
        </w:rPr>
        <w:t>未考虑</w:t>
      </w:r>
      <w:r w:rsidR="001508D9">
        <w:rPr>
          <w:rFonts w:hint="eastAsia"/>
        </w:rPr>
        <w:t>记录的</w:t>
      </w:r>
      <w:r w:rsidR="00AC6BBA">
        <w:rPr>
          <w:rFonts w:hint="eastAsia"/>
        </w:rPr>
        <w:t>访问频率</w:t>
      </w:r>
      <w:r w:rsidR="00B57F07">
        <w:rPr>
          <w:rFonts w:hint="eastAsia"/>
        </w:rPr>
        <w:t>。</w:t>
      </w:r>
    </w:p>
    <w:p w14:paraId="13E58230" w14:textId="4D8F7166" w:rsidR="00EB7340" w:rsidRDefault="00CB47FE" w:rsidP="00C66479">
      <w:pPr>
        <w:pStyle w:val="aa"/>
        <w:numPr>
          <w:ilvl w:val="0"/>
          <w:numId w:val="19"/>
        </w:numPr>
        <w:ind w:firstLineChars="0"/>
      </w:pPr>
      <w:r>
        <w:rPr>
          <w:rFonts w:hint="eastAsia"/>
        </w:rPr>
        <w:t>最近最不常用置换算法</w:t>
      </w:r>
    </w:p>
    <w:p w14:paraId="79F8B2DE" w14:textId="32FA93C2" w:rsidR="00F55862" w:rsidRDefault="0049639C" w:rsidP="00F55862">
      <w:pPr>
        <w:pStyle w:val="aa"/>
        <w:ind w:firstLineChars="0"/>
      </w:pPr>
      <w:commentRangeStart w:id="193"/>
      <w:r>
        <w:rPr>
          <w:rFonts w:hint="eastAsia"/>
        </w:rPr>
        <w:t>最近最不常用置换算法</w:t>
      </w:r>
      <w:commentRangeEnd w:id="193"/>
      <w:r w:rsidR="00CE0E59">
        <w:rPr>
          <w:rStyle w:val="af1"/>
        </w:rPr>
        <w:commentReference w:id="193"/>
      </w:r>
      <w:r w:rsidR="00797003">
        <w:rPr>
          <w:rStyle w:val="afe"/>
        </w:rPr>
        <w:t>[</w:t>
      </w:r>
      <w:r w:rsidR="00797003">
        <w:rPr>
          <w:rStyle w:val="afe"/>
        </w:rPr>
        <w:endnoteReference w:id="62"/>
      </w:r>
      <w:r w:rsidR="00797003">
        <w:rPr>
          <w:rStyle w:val="afe"/>
        </w:rPr>
        <w:t>]</w:t>
      </w:r>
      <w:r w:rsidR="00AF5D6F">
        <w:rPr>
          <w:rFonts w:hint="eastAsia"/>
        </w:rPr>
        <w:t>（</w:t>
      </w:r>
      <w:r w:rsidR="00AF5D6F">
        <w:rPr>
          <w:rFonts w:asciiTheme="majorEastAsia" w:eastAsiaTheme="majorEastAsia" w:hAnsiTheme="majorEastAsia"/>
          <w:szCs w:val="21"/>
        </w:rPr>
        <w:t>L</w:t>
      </w:r>
      <w:r w:rsidR="00AF5D6F">
        <w:rPr>
          <w:rFonts w:asciiTheme="majorEastAsia" w:eastAsiaTheme="majorEastAsia" w:hAnsiTheme="majorEastAsia" w:hint="eastAsia"/>
          <w:szCs w:val="21"/>
        </w:rPr>
        <w:t>east</w:t>
      </w:r>
      <w:r w:rsidR="00AF5D6F">
        <w:rPr>
          <w:rFonts w:asciiTheme="majorEastAsia" w:eastAsiaTheme="majorEastAsia" w:hAnsiTheme="majorEastAsia"/>
          <w:szCs w:val="21"/>
        </w:rPr>
        <w:t xml:space="preserve"> Frequently Used，</w:t>
      </w:r>
      <w:r w:rsidR="00702830">
        <w:rPr>
          <w:rFonts w:asciiTheme="majorEastAsia" w:eastAsiaTheme="majorEastAsia" w:hAnsiTheme="majorEastAsia"/>
          <w:szCs w:val="21"/>
        </w:rPr>
        <w:t>简称</w:t>
      </w:r>
      <w:r w:rsidR="00AF5D6F">
        <w:rPr>
          <w:rFonts w:asciiTheme="majorEastAsia" w:eastAsiaTheme="majorEastAsia" w:hAnsiTheme="majorEastAsia"/>
          <w:szCs w:val="21"/>
        </w:rPr>
        <w:t>LFU</w:t>
      </w:r>
      <w:r w:rsidR="00AF5D6F">
        <w:rPr>
          <w:rFonts w:hint="eastAsia"/>
        </w:rPr>
        <w:t>）</w:t>
      </w:r>
      <w:r w:rsidR="00702830">
        <w:rPr>
          <w:rFonts w:asciiTheme="majorEastAsia" w:eastAsiaTheme="majorEastAsia" w:hAnsiTheme="majorEastAsia"/>
          <w:szCs w:val="21"/>
        </w:rPr>
        <w:t>，其核心思想为</w:t>
      </w:r>
      <w:r w:rsidR="00BC20C8">
        <w:rPr>
          <w:rFonts w:asciiTheme="majorEastAsia" w:eastAsiaTheme="majorEastAsia" w:hAnsiTheme="majorEastAsia"/>
          <w:szCs w:val="21"/>
        </w:rPr>
        <w:t>在固定的时间窗口内，</w:t>
      </w:r>
      <w:r w:rsidR="00D43F1E">
        <w:rPr>
          <w:rFonts w:asciiTheme="majorEastAsia" w:eastAsiaTheme="majorEastAsia" w:hAnsiTheme="majorEastAsia"/>
          <w:szCs w:val="21"/>
        </w:rPr>
        <w:t>记录被访问的次数越多，则该条记录在</w:t>
      </w:r>
      <w:r w:rsidR="00426E3D">
        <w:rPr>
          <w:rFonts w:asciiTheme="majorEastAsia" w:eastAsiaTheme="majorEastAsia" w:hAnsiTheme="majorEastAsia"/>
          <w:szCs w:val="21"/>
        </w:rPr>
        <w:t>将来被访问到的概率越大。</w:t>
      </w:r>
      <w:r w:rsidR="003444C4">
        <w:rPr>
          <w:rFonts w:asciiTheme="majorEastAsia" w:eastAsiaTheme="majorEastAsia" w:hAnsiTheme="majorEastAsia" w:hint="eastAsia"/>
          <w:szCs w:val="21"/>
        </w:rPr>
        <w:t>LFU算法考虑到了访问频率对记录的影响，</w:t>
      </w:r>
      <w:r w:rsidR="00282879">
        <w:rPr>
          <w:rFonts w:asciiTheme="majorEastAsia" w:eastAsiaTheme="majorEastAsia" w:hAnsiTheme="majorEastAsia" w:hint="eastAsia"/>
          <w:szCs w:val="21"/>
        </w:rPr>
        <w:t>是命中率最高的算法，然而由于算法较为复杂，实现难度较大</w:t>
      </w:r>
    </w:p>
    <w:p w14:paraId="3E05EF12" w14:textId="567412BB" w:rsidR="00467550" w:rsidRDefault="006C5653" w:rsidP="00C63670">
      <w:pPr>
        <w:pStyle w:val="aa"/>
      </w:pPr>
      <w:r w:rsidRPr="00C63670">
        <w:rPr>
          <w:rFonts w:hint="eastAsia"/>
        </w:rPr>
        <w:t>HBase</w:t>
      </w:r>
      <w:r w:rsidRPr="00C63670">
        <w:rPr>
          <w:rFonts w:hint="eastAsia"/>
        </w:rPr>
        <w:t>自身存在缓存设计，</w:t>
      </w:r>
      <w:r w:rsidRPr="00C63670">
        <w:rPr>
          <w:rFonts w:hint="eastAsia"/>
        </w:rPr>
        <w:t>Region</w:t>
      </w:r>
      <w:r w:rsidRPr="00C63670">
        <w:t xml:space="preserve"> Server</w:t>
      </w:r>
      <w:r w:rsidRPr="00C63670">
        <w:t>上共有两个缓存：</w:t>
      </w:r>
      <w:r w:rsidRPr="00C63670">
        <w:rPr>
          <w:rFonts w:hint="eastAsia"/>
        </w:rPr>
        <w:t>Mem</w:t>
      </w:r>
      <w:r w:rsidRPr="00C63670">
        <w:t>Store</w:t>
      </w:r>
      <w:r w:rsidRPr="00C63670">
        <w:t>和</w:t>
      </w:r>
      <w:r w:rsidRPr="00C63670">
        <w:rPr>
          <w:rFonts w:hint="eastAsia"/>
        </w:rPr>
        <w:t>Block</w:t>
      </w:r>
      <w:r w:rsidRPr="00C63670">
        <w:t>Cache</w:t>
      </w:r>
      <w:r w:rsidRPr="00C63670">
        <w:t>。</w:t>
      </w:r>
      <w:r w:rsidR="00F12A92" w:rsidRPr="00C63670">
        <w:rPr>
          <w:rFonts w:hint="eastAsia"/>
        </w:rPr>
        <w:t>Mem</w:t>
      </w:r>
      <w:r w:rsidR="00F12A92" w:rsidRPr="00C63670">
        <w:t>Store</w:t>
      </w:r>
      <w:r w:rsidR="00F12A92" w:rsidRPr="00C63670">
        <w:t>是写缓存</w:t>
      </w:r>
      <w:r w:rsidR="00301CA4" w:rsidRPr="00C63670">
        <w:t>，</w:t>
      </w:r>
      <w:r w:rsidR="0020332C" w:rsidRPr="00C63670">
        <w:rPr>
          <w:rFonts w:hint="eastAsia"/>
        </w:rPr>
        <w:t>Region</w:t>
      </w:r>
      <w:r w:rsidR="0020332C" w:rsidRPr="00C63670">
        <w:t xml:space="preserve"> Server</w:t>
      </w:r>
      <w:r w:rsidR="0020332C" w:rsidRPr="00C63670">
        <w:t>会为每个</w:t>
      </w:r>
      <w:r w:rsidR="0020332C" w:rsidRPr="00C63670">
        <w:t>Region</w:t>
      </w:r>
      <w:r w:rsidR="0020332C" w:rsidRPr="00C63670">
        <w:t>提供</w:t>
      </w:r>
      <w:r w:rsidR="0020332C" w:rsidRPr="00C63670">
        <w:rPr>
          <w:rFonts w:hint="eastAsia"/>
        </w:rPr>
        <w:t>Mem</w:t>
      </w:r>
      <w:r w:rsidR="0020332C" w:rsidRPr="00C63670">
        <w:t>Store</w:t>
      </w:r>
      <w:r w:rsidR="0020332C" w:rsidRPr="00C63670">
        <w:t>，</w:t>
      </w:r>
      <w:r w:rsidR="00467550" w:rsidRPr="00C63670">
        <w:t>当</w:t>
      </w:r>
      <w:r w:rsidR="00467550" w:rsidRPr="00C63670">
        <w:t>HBase</w:t>
      </w:r>
      <w:r w:rsidR="00467550" w:rsidRPr="00C63670">
        <w:t>触发写操作时候</w:t>
      </w:r>
      <w:r w:rsidR="00A25E23" w:rsidRPr="00C63670">
        <w:t>，</w:t>
      </w:r>
      <w:r w:rsidR="009C0043" w:rsidRPr="00C63670">
        <w:t>会将数据写入</w:t>
      </w:r>
      <w:r w:rsidR="009C0043" w:rsidRPr="00C63670">
        <w:rPr>
          <w:rFonts w:hint="eastAsia"/>
        </w:rPr>
        <w:t>Mem</w:t>
      </w:r>
      <w:r w:rsidR="009C0043" w:rsidRPr="00C63670">
        <w:t>Store</w:t>
      </w:r>
      <w:r w:rsidR="009C0043" w:rsidRPr="00C63670">
        <w:t>中，</w:t>
      </w:r>
      <w:r w:rsidR="003A0B58" w:rsidRPr="00C63670">
        <w:t>当</w:t>
      </w:r>
      <w:r w:rsidR="003A0B58" w:rsidRPr="00C63670">
        <w:rPr>
          <w:rFonts w:hint="eastAsia"/>
        </w:rPr>
        <w:t>Mem</w:t>
      </w:r>
      <w:r w:rsidR="003A0B58" w:rsidRPr="00C63670">
        <w:t>Store</w:t>
      </w:r>
      <w:r w:rsidR="003A0B58" w:rsidRPr="00C63670">
        <w:t>达到某个阈值（默认</w:t>
      </w:r>
      <w:r w:rsidR="003A0B58" w:rsidRPr="00C63670">
        <w:rPr>
          <w:rFonts w:hint="eastAsia"/>
        </w:rPr>
        <w:t>64KB</w:t>
      </w:r>
      <w:r w:rsidR="003A0B58" w:rsidRPr="00C63670">
        <w:t>）时</w:t>
      </w:r>
      <w:r w:rsidR="0038228B" w:rsidRPr="00C63670">
        <w:t>，会启动</w:t>
      </w:r>
      <w:r w:rsidR="00C72B3A">
        <w:t>写入</w:t>
      </w:r>
      <w:r w:rsidR="0038228B" w:rsidRPr="00C63670">
        <w:t>程序，将数据持久化到</w:t>
      </w:r>
      <w:r w:rsidR="004D6C31" w:rsidRPr="00C63670">
        <w:t>磁盘</w:t>
      </w:r>
      <w:r w:rsidR="0038228B" w:rsidRPr="00C63670">
        <w:t>中</w:t>
      </w:r>
      <w:r w:rsidR="00816CF1" w:rsidRPr="00C63670">
        <w:t>。</w:t>
      </w:r>
      <w:r w:rsidR="00146528" w:rsidRPr="00C63670">
        <w:rPr>
          <w:rFonts w:hint="eastAsia"/>
        </w:rPr>
        <w:t>Block</w:t>
      </w:r>
      <w:r w:rsidR="00146528" w:rsidRPr="00C63670">
        <w:t>Cache</w:t>
      </w:r>
      <w:r w:rsidR="00146528" w:rsidRPr="00C63670">
        <w:t>是读缓存，</w:t>
      </w:r>
      <w:r w:rsidR="00125A21" w:rsidRPr="00C63670">
        <w:t>当客户端发起查询请求时，先进入</w:t>
      </w:r>
      <w:r w:rsidR="00125A21" w:rsidRPr="00C63670">
        <w:rPr>
          <w:rFonts w:hint="eastAsia"/>
        </w:rPr>
        <w:t>Mem</w:t>
      </w:r>
      <w:r w:rsidR="00125A21" w:rsidRPr="00C63670">
        <w:t>Store</w:t>
      </w:r>
      <w:r w:rsidR="00125A21" w:rsidRPr="00C63670">
        <w:t>查询是否存储待查数据</w:t>
      </w:r>
      <w:r w:rsidR="003E7CCA" w:rsidRPr="00C63670">
        <w:t>，若未命中，则进入</w:t>
      </w:r>
      <w:r w:rsidR="003E7CCA" w:rsidRPr="00C63670">
        <w:rPr>
          <w:rFonts w:hint="eastAsia"/>
        </w:rPr>
        <w:t>Block</w:t>
      </w:r>
      <w:r w:rsidR="003E7CCA" w:rsidRPr="00C63670">
        <w:t>Cache</w:t>
      </w:r>
      <w:r w:rsidR="003E7CCA" w:rsidRPr="00C63670">
        <w:t>查询，</w:t>
      </w:r>
      <w:r w:rsidR="009B0993" w:rsidRPr="00C63670">
        <w:t>如</w:t>
      </w:r>
      <w:r w:rsidR="003E7CCA" w:rsidRPr="00C63670">
        <w:t>若命中数据，则返回，若未命中，则进入</w:t>
      </w:r>
      <w:r w:rsidR="00857A79" w:rsidRPr="00C63670">
        <w:t>磁盘读取数据</w:t>
      </w:r>
      <w:r w:rsidR="005E3B01" w:rsidRPr="00C63670">
        <w:t>，并将数据缓存到</w:t>
      </w:r>
      <w:r w:rsidR="005E3B01" w:rsidRPr="00C63670">
        <w:rPr>
          <w:rFonts w:hint="eastAsia"/>
        </w:rPr>
        <w:t>Block</w:t>
      </w:r>
      <w:r w:rsidR="005E3B01" w:rsidRPr="00C63670">
        <w:t>Cache</w:t>
      </w:r>
      <w:r w:rsidR="005E3B01" w:rsidRPr="00C63670">
        <w:t>中，以便后续使用。</w:t>
      </w:r>
    </w:p>
    <w:p w14:paraId="25242525" w14:textId="722A1A8E" w:rsidR="00F1314A" w:rsidRPr="00C63670" w:rsidRDefault="00EF6C60" w:rsidP="00D54324">
      <w:pPr>
        <w:pStyle w:val="aa"/>
      </w:pPr>
      <w:r>
        <w:rPr>
          <w:rFonts w:hint="eastAsia"/>
        </w:rPr>
        <w:t>当</w:t>
      </w:r>
      <w:r w:rsidRPr="00C63670">
        <w:rPr>
          <w:rFonts w:hint="eastAsia"/>
        </w:rPr>
        <w:t>Block</w:t>
      </w:r>
      <w:r w:rsidRPr="00C63670">
        <w:t>Cache</w:t>
      </w:r>
      <w:r>
        <w:t>的容量达到上限时，会启动自身缓存淘汰策略，</w:t>
      </w:r>
      <w:r>
        <w:rPr>
          <w:rFonts w:hint="eastAsia"/>
        </w:rPr>
        <w:t>HBase</w:t>
      </w:r>
      <w:r>
        <w:rPr>
          <w:rFonts w:hint="eastAsia"/>
        </w:rPr>
        <w:t>的淘汰策略采用</w:t>
      </w:r>
      <w:r w:rsidR="00BC1589">
        <w:rPr>
          <w:rFonts w:hint="eastAsia"/>
        </w:rPr>
        <w:t>L</w:t>
      </w:r>
      <w:r w:rsidR="00BC1589">
        <w:t>RU</w:t>
      </w:r>
      <w:r>
        <w:rPr>
          <w:rFonts w:hint="eastAsia"/>
        </w:rPr>
        <w:t>算法</w:t>
      </w:r>
      <w:r w:rsidR="00955122">
        <w:rPr>
          <w:rFonts w:hint="eastAsia"/>
        </w:rPr>
        <w:t>，</w:t>
      </w:r>
      <w:r w:rsidR="006D2C56">
        <w:rPr>
          <w:rFonts w:hint="eastAsia"/>
        </w:rPr>
        <w:t>LRU</w:t>
      </w:r>
      <w:r w:rsidR="006D2C56">
        <w:rPr>
          <w:rFonts w:hint="eastAsia"/>
        </w:rPr>
        <w:t>只考虑到了</w:t>
      </w:r>
      <w:r w:rsidR="006D2C56" w:rsidRPr="00C63670">
        <w:rPr>
          <w:rFonts w:hint="eastAsia"/>
        </w:rPr>
        <w:t>Block</w:t>
      </w:r>
      <w:r w:rsidR="006D2C56" w:rsidRPr="00C63670">
        <w:t>Cache</w:t>
      </w:r>
      <w:r w:rsidR="006D2C56">
        <w:t>中最近被访问的记录，未考虑到不同记录的热度不同</w:t>
      </w:r>
      <w:r w:rsidR="00CC6FCF">
        <w:t>。</w:t>
      </w:r>
      <w:r w:rsidR="009B2CBB">
        <w:t>本文参考文献</w:t>
      </w:r>
      <w:r w:rsidR="00812583" w:rsidRPr="00812583">
        <w:rPr>
          <w:vertAlign w:val="superscript"/>
        </w:rPr>
        <w:fldChar w:fldCharType="begin"/>
      </w:r>
      <w:r w:rsidR="00812583" w:rsidRPr="00812583">
        <w:rPr>
          <w:vertAlign w:val="superscript"/>
        </w:rPr>
        <w:instrText xml:space="preserve"> NOTEREF _Ref474431023 </w:instrText>
      </w:r>
      <w:r w:rsidR="00812583">
        <w:rPr>
          <w:vertAlign w:val="superscript"/>
        </w:rPr>
        <w:instrText xml:space="preserve"> \* MERGEFORMAT </w:instrText>
      </w:r>
      <w:r w:rsidR="00812583" w:rsidRPr="00812583">
        <w:rPr>
          <w:vertAlign w:val="superscript"/>
        </w:rPr>
        <w:fldChar w:fldCharType="separate"/>
      </w:r>
      <w:r w:rsidR="00812583" w:rsidRPr="00812583">
        <w:rPr>
          <w:vertAlign w:val="superscript"/>
        </w:rPr>
        <w:t>59</w:t>
      </w:r>
      <w:r w:rsidR="00812583" w:rsidRPr="00812583">
        <w:rPr>
          <w:vertAlign w:val="superscript"/>
        </w:rPr>
        <w:fldChar w:fldCharType="end"/>
      </w:r>
      <w:r w:rsidR="009B2CBB">
        <w:t>中提出的</w:t>
      </w:r>
      <w:r w:rsidR="00EF4AA3">
        <w:t>基于</w:t>
      </w:r>
      <w:r w:rsidR="00EF4AA3" w:rsidRPr="00EF4AA3">
        <w:rPr>
          <w:rFonts w:hint="eastAsia"/>
        </w:rPr>
        <w:t>热度累积的缓存替换策略</w:t>
      </w:r>
      <w:r w:rsidR="00EF4AA3">
        <w:rPr>
          <w:rFonts w:hint="eastAsia"/>
        </w:rPr>
        <w:t>，提出了一种</w:t>
      </w:r>
      <w:r w:rsidR="007A2EEA">
        <w:rPr>
          <w:rFonts w:hint="eastAsia"/>
        </w:rPr>
        <w:t>供参考的</w:t>
      </w:r>
      <w:r w:rsidR="00EF4AA3">
        <w:rPr>
          <w:rFonts w:hint="eastAsia"/>
        </w:rPr>
        <w:t>缓存替换策略</w:t>
      </w:r>
      <w:r w:rsidR="00EB60D4">
        <w:rPr>
          <w:rFonts w:hint="eastAsia"/>
        </w:rPr>
        <w:t>，基本思想是使用指数平滑的方式计算热度值，</w:t>
      </w:r>
      <w:r w:rsidR="005E0F3E">
        <w:rPr>
          <w:rFonts w:hint="eastAsia"/>
        </w:rPr>
        <w:t>根据</w:t>
      </w:r>
      <w:r w:rsidR="0022327C">
        <w:rPr>
          <w:rFonts w:hint="eastAsia"/>
        </w:rPr>
        <w:t>热度值进行缓存淘汰</w:t>
      </w:r>
      <w:r w:rsidR="00DD454D">
        <w:rPr>
          <w:rFonts w:hint="eastAsia"/>
        </w:rPr>
        <w:t>，热度计算公式见公式</w:t>
      </w:r>
      <w:r w:rsidR="00DD454D">
        <w:rPr>
          <w:rFonts w:hint="eastAsia"/>
        </w:rPr>
        <w:t>3.2</w:t>
      </w:r>
      <w:r w:rsidR="00060F87">
        <w:rPr>
          <w:rFonts w:hint="eastAsia"/>
        </w:rPr>
        <w:t>。</w:t>
      </w:r>
    </w:p>
    <w:p w14:paraId="04E51523" w14:textId="07054DE6" w:rsidR="002C05A9" w:rsidRPr="00DC22D6" w:rsidRDefault="00B51235">
      <w:pPr>
        <w:widowControl/>
        <w:jc w:val="left"/>
        <w:rPr>
          <w:rFonts w:ascii="Times New Roman" w:eastAsia="宋体" w:hAnsi="Times New Roman" w:cs="Times New Roman"/>
          <w:szCs w:val="24"/>
        </w:rPr>
      </w:pPr>
      <m:oMathPara>
        <m:oMath>
          <m:sSub>
            <m:sSubPr>
              <m:ctrlPr>
                <w:rPr>
                  <w:rFonts w:ascii="Cambria Math" w:eastAsia="宋体" w:hAnsi="Cambria Math" w:cs="Times New Roman"/>
                  <w:szCs w:val="24"/>
                </w:rPr>
              </m:ctrlPr>
            </m:sSubPr>
            <m:e>
              <m:r>
                <w:rPr>
                  <w:rFonts w:ascii="Cambria Math" w:hAnsi="Cambria Math"/>
                </w:rPr>
                <m:t>SCORE</m:t>
              </m:r>
            </m:e>
            <m:sub>
              <m:r>
                <w:rPr>
                  <w:rFonts w:ascii="Cambria Math" w:hAnsi="Cambria Math"/>
                </w:rPr>
                <m:t>N</m:t>
              </m:r>
            </m:sub>
          </m:sSub>
          <m:r>
            <w:rPr>
              <w:rFonts w:ascii="Cambria Math" w:hAnsi="Cambria Math"/>
            </w:rPr>
            <m:t>=α*</m:t>
          </m:r>
          <m:f>
            <m:fPr>
              <m:ctrlPr>
                <w:rPr>
                  <w:rFonts w:ascii="Cambria Math" w:hAnsi="Cambria Math"/>
                  <w:i/>
                </w:rPr>
              </m:ctrlPr>
            </m:fPr>
            <m:num>
              <m:sSub>
                <m:sSubPr>
                  <m:ctrlPr>
                    <w:rPr>
                      <w:rFonts w:ascii="Cambria Math" w:eastAsia="宋体" w:hAnsi="Cambria Math" w:cs="Times New Roman"/>
                      <w:i/>
                      <w:szCs w:val="24"/>
                    </w:rPr>
                  </m:ctrlPr>
                </m:sSubPr>
                <m:e>
                  <m:r>
                    <w:rPr>
                      <w:rFonts w:ascii="Cambria Math" w:hAnsi="Cambria Math"/>
                    </w:rPr>
                    <m:t>visitCount</m:t>
                  </m:r>
                </m:e>
                <m:sub>
                  <m:r>
                    <w:rPr>
                      <w:rFonts w:ascii="Cambria Math" w:hAnsi="Cambria Math"/>
                    </w:rPr>
                    <m:t>N</m:t>
                  </m:r>
                </m:sub>
              </m:sSub>
            </m:num>
            <m:den>
              <m:r>
                <w:rPr>
                  <w:rFonts w:ascii="Cambria Math" w:hAnsi="Cambria Math"/>
                </w:rPr>
                <m:t>countPeriod</m:t>
              </m:r>
            </m:den>
          </m:f>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eastAsia="宋体" w:hAnsi="Cambria Math" w:cs="Times New Roman"/>
                  <w:i/>
                  <w:szCs w:val="24"/>
                </w:rPr>
              </m:ctrlPr>
            </m:sSubPr>
            <m:e>
              <m:r>
                <w:rPr>
                  <w:rFonts w:ascii="Cambria Math" w:hAnsi="Cambria Math"/>
                </w:rPr>
                <m:t>SCORE</m:t>
              </m:r>
            </m:e>
            <m:sub>
              <m:r>
                <w:rPr>
                  <w:rFonts w:ascii="Cambria Math" w:hAnsi="Cambria Math"/>
                </w:rPr>
                <m:t>N-1</m:t>
              </m:r>
            </m:sub>
          </m:sSub>
        </m:oMath>
      </m:oMathPara>
    </w:p>
    <w:p w14:paraId="7F1551EC" w14:textId="78E1A8C8" w:rsidR="00DC22D6" w:rsidRDefault="00850AEC" w:rsidP="009E6CF6">
      <w:pPr>
        <w:pStyle w:val="aa"/>
      </w:pPr>
      <w:r>
        <w:br w:type="page"/>
      </w:r>
      <w:r w:rsidR="000568A1">
        <w:lastRenderedPageBreak/>
        <w:t>公式</w:t>
      </w:r>
      <w:r w:rsidR="00B3472C">
        <w:rPr>
          <w:rFonts w:hint="eastAsia"/>
        </w:rPr>
        <w:t>3.2</w:t>
      </w:r>
      <w:r w:rsidR="00B3472C">
        <w:rPr>
          <w:rFonts w:hint="eastAsia"/>
        </w:rPr>
        <w:t>中，</w:t>
      </w:r>
      <w:r w:rsidR="00B3472C">
        <w:rPr>
          <w:rFonts w:hint="eastAsia"/>
        </w:rPr>
        <w:t>SCORE</w:t>
      </w:r>
      <w:r w:rsidR="00B3472C">
        <w:rPr>
          <w:rFonts w:hint="eastAsia"/>
        </w:rPr>
        <w:t>表示</w:t>
      </w:r>
      <w:r w:rsidR="001D6070">
        <w:rPr>
          <w:rFonts w:hint="eastAsia"/>
        </w:rPr>
        <w:t>计算出的</w:t>
      </w:r>
      <w:r w:rsidR="00B3472C">
        <w:rPr>
          <w:rFonts w:hint="eastAsia"/>
        </w:rPr>
        <w:t>热度值</w:t>
      </w:r>
      <w:r w:rsidR="00916F12">
        <w:rPr>
          <w:rFonts w:hint="eastAsia"/>
        </w:rPr>
        <w:t>，</w:t>
      </w:r>
      <w:r w:rsidR="00B43E1C">
        <w:rPr>
          <w:rFonts w:hint="eastAsia"/>
        </w:rPr>
        <w:t>SCORE</w:t>
      </w:r>
      <w:r w:rsidR="00B43E1C" w:rsidRPr="00B43E1C">
        <w:rPr>
          <w:vertAlign w:val="subscript"/>
        </w:rPr>
        <w:t>N-1</w:t>
      </w:r>
      <w:r w:rsidR="00B43E1C">
        <w:t>表示</w:t>
      </w:r>
      <w:r w:rsidR="00505F3D">
        <w:t>前</w:t>
      </w:r>
      <w:r w:rsidR="00505F3D">
        <w:rPr>
          <w:rFonts w:hint="eastAsia"/>
        </w:rPr>
        <w:t>N-1</w:t>
      </w:r>
      <w:r w:rsidR="00505F3D">
        <w:rPr>
          <w:rFonts w:hint="eastAsia"/>
        </w:rPr>
        <w:t>个时间周期中，根据访问频次计算出的热度值。</w:t>
      </w:r>
      <w:r w:rsidR="008602AB">
        <w:rPr>
          <w:rFonts w:hint="eastAsia"/>
        </w:rPr>
        <w:t>SCORE</w:t>
      </w:r>
      <w:r w:rsidR="008602AB" w:rsidRPr="00B43E1C">
        <w:rPr>
          <w:vertAlign w:val="subscript"/>
        </w:rPr>
        <w:t>N</w:t>
      </w:r>
      <w:r w:rsidR="008602AB" w:rsidRPr="008602AB">
        <w:t>表示</w:t>
      </w:r>
      <w:r w:rsidR="00EA51EB">
        <w:t>根据公式计算出的当前时间周期中</w:t>
      </w:r>
      <w:r w:rsidR="00EA51EB">
        <w:rPr>
          <w:rFonts w:hint="eastAsia"/>
        </w:rPr>
        <w:t>的热度值。</w:t>
      </w:r>
      <w:r w:rsidR="000A3DE0">
        <w:t>v</w:t>
      </w:r>
      <w:r w:rsidR="000A3DE0">
        <w:rPr>
          <w:rFonts w:hint="eastAsia"/>
        </w:rPr>
        <w:t>isit</w:t>
      </w:r>
      <w:r w:rsidR="000A3DE0">
        <w:t>Count</w:t>
      </w:r>
      <w:r w:rsidR="000A3DE0">
        <w:t>为访问次数，即在当前时间周期内，记录被访问过的</w:t>
      </w:r>
      <w:r w:rsidR="00AC228F">
        <w:t>频度</w:t>
      </w:r>
      <w:r w:rsidR="0011582E">
        <w:t>。</w:t>
      </w:r>
      <w:r w:rsidR="00AC228F">
        <w:t>countPeriod</w:t>
      </w:r>
      <w:r w:rsidR="00AC228F">
        <w:t>为时间周期。</w:t>
      </w:r>
      <w:r w:rsidR="00852342">
        <w:t>visitCount/countPeriod</w:t>
      </w:r>
      <w:r w:rsidR="00852342">
        <w:t>表示时间周期内访问次数</w:t>
      </w:r>
      <w:r w:rsidR="00852342">
        <w:rPr>
          <w:rFonts w:hint="eastAsia"/>
        </w:rPr>
        <w:t>/</w:t>
      </w:r>
      <w:r w:rsidR="00852342">
        <w:rPr>
          <w:rFonts w:hint="eastAsia"/>
        </w:rPr>
        <w:t>时间周期，表示当前时间周期记录被访问</w:t>
      </w:r>
      <w:r w:rsidR="0097282B">
        <w:rPr>
          <w:rFonts w:hint="eastAsia"/>
        </w:rPr>
        <w:t>的</w:t>
      </w:r>
      <w:r w:rsidR="007B1B7D">
        <w:rPr>
          <w:rFonts w:hint="eastAsia"/>
        </w:rPr>
        <w:t>热度</w:t>
      </w:r>
      <w:r w:rsidR="0097282B">
        <w:rPr>
          <w:rFonts w:hint="eastAsia"/>
        </w:rPr>
        <w:t>值</w:t>
      </w:r>
      <w:r w:rsidR="00BE439A">
        <w:rPr>
          <w:rFonts w:hint="eastAsia"/>
        </w:rPr>
        <w:t>。</w:t>
      </w:r>
      <w:r w:rsidR="00731E69">
        <w:rPr>
          <w:rFonts w:hint="eastAsia"/>
        </w:rPr>
        <w:t>α为权重系数</w:t>
      </w:r>
      <w:r w:rsidR="0099568E">
        <w:rPr>
          <w:rFonts w:hint="eastAsia"/>
        </w:rPr>
        <w:t>，用来平衡当前时间周期记录被访问的热度值和前</w:t>
      </w:r>
      <w:r w:rsidR="0099568E">
        <w:rPr>
          <w:rFonts w:hint="eastAsia"/>
        </w:rPr>
        <w:t>N-1</w:t>
      </w:r>
      <w:r w:rsidR="0099568E">
        <w:rPr>
          <w:rFonts w:hint="eastAsia"/>
        </w:rPr>
        <w:t>时间周期</w:t>
      </w:r>
      <w:r w:rsidR="00FE67F2">
        <w:rPr>
          <w:rFonts w:hint="eastAsia"/>
        </w:rPr>
        <w:t>的热度值之间的</w:t>
      </w:r>
      <w:r w:rsidR="003B6B79">
        <w:rPr>
          <w:rFonts w:hint="eastAsia"/>
        </w:rPr>
        <w:t>影响力</w:t>
      </w:r>
      <w:r w:rsidR="00FE67F2">
        <w:rPr>
          <w:rFonts w:hint="eastAsia"/>
        </w:rPr>
        <w:t>关系</w:t>
      </w:r>
      <w:r w:rsidR="00AC7A2A">
        <w:rPr>
          <w:rFonts w:hint="eastAsia"/>
        </w:rPr>
        <w:t>，α越大，则表示当前时间周期记录被访问的热度值对</w:t>
      </w:r>
      <w:r w:rsidR="00AC7A2A">
        <w:rPr>
          <w:rFonts w:hint="eastAsia"/>
        </w:rPr>
        <w:t>SCORE</w:t>
      </w:r>
      <w:r w:rsidR="00AC7A2A">
        <w:rPr>
          <w:rFonts w:hint="eastAsia"/>
        </w:rPr>
        <w:t>影响越大，反之历史热度影响越大。</w:t>
      </w:r>
    </w:p>
    <w:p w14:paraId="041504E9" w14:textId="68C050FA" w:rsidR="009E6CF6" w:rsidRDefault="009E6CF6" w:rsidP="009E6CF6">
      <w:pPr>
        <w:pStyle w:val="aa"/>
      </w:pPr>
      <w:r>
        <w:t>在</w:t>
      </w:r>
      <w:r w:rsidR="00CF1B74">
        <w:t>客户端发起缓存记录查询时，先进入</w:t>
      </w:r>
      <w:r w:rsidR="00CF1B74">
        <w:t>Redis</w:t>
      </w:r>
      <w:r w:rsidR="00CF1B74">
        <w:t>缓存服务器进行记录查询</w:t>
      </w:r>
      <w:r w:rsidR="000A3C67">
        <w:t>，对命中的缓存记录进行访问次数计数</w:t>
      </w:r>
      <w:r w:rsidR="00F73910">
        <w:t>，当查询</w:t>
      </w:r>
      <w:r w:rsidR="004475E9">
        <w:t>周期</w:t>
      </w:r>
      <w:r w:rsidR="00F73910">
        <w:t>达到</w:t>
      </w:r>
      <w:r w:rsidR="005A202A">
        <w:t>countPeriod</w:t>
      </w:r>
      <w:r w:rsidR="00572738">
        <w:t>或缓存服务器容量达到阈值</w:t>
      </w:r>
      <w:r w:rsidR="005A202A">
        <w:t>时，</w:t>
      </w:r>
      <w:r w:rsidR="00572738">
        <w:t>会触发</w:t>
      </w:r>
      <w:r w:rsidR="00F54817">
        <w:t>缓存淘汰算法，</w:t>
      </w:r>
      <w:r w:rsidR="00E52C60">
        <w:t>首先根据公式</w:t>
      </w:r>
      <w:r w:rsidR="00E52C60">
        <w:rPr>
          <w:rFonts w:hint="eastAsia"/>
        </w:rPr>
        <w:t>3.2</w:t>
      </w:r>
      <w:r w:rsidR="00E52C60">
        <w:rPr>
          <w:rFonts w:hint="eastAsia"/>
        </w:rPr>
        <w:t>计算记录的当前时间周期内的热度值，然后根据热度值进行排序，将热度值较低的记录淘汰出缓存服务器中</w:t>
      </w:r>
      <w:r w:rsidR="006006DD">
        <w:rPr>
          <w:rFonts w:hint="eastAsia"/>
        </w:rPr>
        <w:t>。</w:t>
      </w:r>
    </w:p>
    <w:p w14:paraId="2CF040AE" w14:textId="78B1AA3C" w:rsidR="00463EDF" w:rsidRPr="0067319F" w:rsidRDefault="002746F9" w:rsidP="008554D0">
      <w:pPr>
        <w:pStyle w:val="aa"/>
      </w:pPr>
      <w:r>
        <w:rPr>
          <w:rFonts w:hint="eastAsia"/>
        </w:rPr>
        <w:t>当前缓存淘汰策略考虑到了记录访问频次</w:t>
      </w:r>
      <w:r w:rsidR="00571B31">
        <w:rPr>
          <w:rFonts w:hint="eastAsia"/>
        </w:rPr>
        <w:t>与将来被访问概率的关系，且考虑到历史时间周期内被访问的热度值的影响，因此可以避免频繁访问的记录值在短期未被访问就被淘汰出缓存服务器的问题。</w:t>
      </w:r>
      <w:r w:rsidR="00465A70">
        <w:rPr>
          <w:rFonts w:hint="eastAsia"/>
        </w:rPr>
        <w:t>通过访问频次计算热度，能够较好的反映记录实际被访问情况，因此留在缓存服务器中的记录也更加合理。</w:t>
      </w:r>
    </w:p>
    <w:p w14:paraId="0391A5ED" w14:textId="79B8D201" w:rsidR="002A7EAF" w:rsidRDefault="008554D0" w:rsidP="00C53453">
      <w:pPr>
        <w:pStyle w:val="ad"/>
        <w:ind w:right="240"/>
      </w:pPr>
      <w:bookmarkStart w:id="194" w:name="_Toc474308124"/>
      <w:r>
        <w:rPr>
          <w:rFonts w:hint="eastAsia"/>
        </w:rPr>
        <w:t>3.5</w:t>
      </w:r>
      <w:r w:rsidR="002A7EAF">
        <w:rPr>
          <w:rFonts w:hint="eastAsia"/>
        </w:rPr>
        <w:t xml:space="preserve"> </w:t>
      </w:r>
      <w:r w:rsidR="002A7EAF">
        <w:rPr>
          <w:rFonts w:hint="eastAsia"/>
        </w:rPr>
        <w:t>本章小结</w:t>
      </w:r>
      <w:bookmarkEnd w:id="194"/>
    </w:p>
    <w:p w14:paraId="13C2A592" w14:textId="32369B80" w:rsidR="00227F15" w:rsidRDefault="00B17D26" w:rsidP="006270CC">
      <w:pPr>
        <w:pStyle w:val="aa"/>
      </w:pPr>
      <w:r>
        <w:rPr>
          <w:rFonts w:hint="eastAsia"/>
        </w:rPr>
        <w:t>本章从系统架构和关键内容设计两个部分对</w:t>
      </w:r>
      <w:r w:rsidRPr="00B17D26">
        <w:rPr>
          <w:rFonts w:hint="eastAsia"/>
        </w:rPr>
        <w:t>交通流数据实时存储与查询系统</w:t>
      </w:r>
      <w:r>
        <w:rPr>
          <w:rFonts w:hint="eastAsia"/>
        </w:rPr>
        <w:t>做了详细介绍</w:t>
      </w:r>
      <w:r w:rsidR="005C29B5">
        <w:rPr>
          <w:rFonts w:hint="eastAsia"/>
        </w:rPr>
        <w:t>，</w:t>
      </w:r>
      <w:r w:rsidR="00EE7522">
        <w:rPr>
          <w:rFonts w:hint="eastAsia"/>
        </w:rPr>
        <w:t>首先，</w:t>
      </w:r>
      <w:r w:rsidR="00E520E9">
        <w:rPr>
          <w:rFonts w:hint="eastAsia"/>
        </w:rPr>
        <w:t>简单</w:t>
      </w:r>
      <w:r w:rsidR="00EE7522">
        <w:rPr>
          <w:rFonts w:hint="eastAsia"/>
        </w:rPr>
        <w:t>介绍了交通流</w:t>
      </w:r>
      <w:r w:rsidR="00E520E9">
        <w:rPr>
          <w:rFonts w:hint="eastAsia"/>
        </w:rPr>
        <w:t>数据和</w:t>
      </w:r>
      <w:r w:rsidR="00E520E9" w:rsidRPr="00E520E9">
        <w:rPr>
          <w:rFonts w:hint="eastAsia"/>
        </w:rPr>
        <w:t>道路车辆信息数据</w:t>
      </w:r>
      <w:r w:rsidR="00DB7D81">
        <w:rPr>
          <w:rFonts w:hint="eastAsia"/>
        </w:rPr>
        <w:t>模型</w:t>
      </w:r>
      <w:r w:rsidR="00EE7522">
        <w:rPr>
          <w:rFonts w:hint="eastAsia"/>
        </w:rPr>
        <w:t>，</w:t>
      </w:r>
      <w:r w:rsidR="00401F60">
        <w:rPr>
          <w:rFonts w:hint="eastAsia"/>
        </w:rPr>
        <w:t>其次，对</w:t>
      </w:r>
      <w:r w:rsidR="0071144D">
        <w:rPr>
          <w:rFonts w:hint="eastAsia"/>
        </w:rPr>
        <w:t>HBase</w:t>
      </w:r>
      <w:r w:rsidR="0071144D">
        <w:rPr>
          <w:rFonts w:hint="eastAsia"/>
        </w:rPr>
        <w:t>分布式集群的系统，包括</w:t>
      </w:r>
      <w:r w:rsidR="00614847">
        <w:rPr>
          <w:rFonts w:hint="eastAsia"/>
        </w:rPr>
        <w:t>主键</w:t>
      </w:r>
      <w:r w:rsidR="0071144D">
        <w:t>、</w:t>
      </w:r>
      <w:r w:rsidR="0016250B">
        <w:t>列族</w:t>
      </w:r>
      <w:r w:rsidR="00B82616">
        <w:t>给出了详细的设计方案</w:t>
      </w:r>
      <w:r w:rsidR="00AB6567">
        <w:t>，最后，</w:t>
      </w:r>
      <w:r w:rsidR="00FC128E">
        <w:t>在</w:t>
      </w:r>
      <w:r w:rsidR="00D37E02">
        <w:t>Redis</w:t>
      </w:r>
      <w:r w:rsidR="00D37E02">
        <w:t>缓存分布式服务器的</w:t>
      </w:r>
      <w:r w:rsidR="00FC128E">
        <w:t>设计方面</w:t>
      </w:r>
      <w:r w:rsidR="00096E5B">
        <w:t>，</w:t>
      </w:r>
      <w:r w:rsidR="00FC128E">
        <w:t>给出了一种常见的</w:t>
      </w:r>
      <w:r w:rsidR="00096E5B">
        <w:t>键值</w:t>
      </w:r>
      <w:r w:rsidR="00BE3D1B">
        <w:t>模型</w:t>
      </w:r>
      <w:r w:rsidR="00096E5B">
        <w:t>设计和缓存淘汰算法。</w:t>
      </w:r>
    </w:p>
    <w:p w14:paraId="0A29E83A" w14:textId="77777777" w:rsidR="00227F15" w:rsidRDefault="00227F15">
      <w:pPr>
        <w:widowControl/>
        <w:jc w:val="left"/>
        <w:rPr>
          <w:rFonts w:ascii="Times New Roman" w:eastAsia="宋体" w:hAnsi="Times New Roman" w:cs="Times New Roman"/>
          <w:szCs w:val="24"/>
        </w:rPr>
      </w:pPr>
      <w:r>
        <w:br w:type="page"/>
      </w:r>
    </w:p>
    <w:p w14:paraId="327B88F0" w14:textId="4CC2B851" w:rsidR="006270CC" w:rsidRDefault="00227F15" w:rsidP="00092507">
      <w:pPr>
        <w:pStyle w:val="ab"/>
      </w:pPr>
      <w:bookmarkStart w:id="195" w:name="_Toc474308125"/>
      <w:commentRangeStart w:id="196"/>
      <w:r>
        <w:rPr>
          <w:rFonts w:hint="eastAsia"/>
        </w:rPr>
        <w:lastRenderedPageBreak/>
        <w:t>第四章</w:t>
      </w:r>
      <w:r w:rsidR="00B47927">
        <w:rPr>
          <w:rFonts w:hint="eastAsia"/>
        </w:rPr>
        <w:t xml:space="preserve"> </w:t>
      </w:r>
      <w:r w:rsidR="00B47927" w:rsidRPr="00B47927">
        <w:rPr>
          <w:rFonts w:hint="eastAsia"/>
        </w:rPr>
        <w:t>交通流数据实时存储与查询系统</w:t>
      </w:r>
      <w:r w:rsidR="00935098">
        <w:rPr>
          <w:rFonts w:hint="eastAsia"/>
        </w:rPr>
        <w:t>的</w:t>
      </w:r>
      <w:r w:rsidR="00B47927">
        <w:rPr>
          <w:rFonts w:hint="eastAsia"/>
        </w:rPr>
        <w:t>实现</w:t>
      </w:r>
      <w:bookmarkEnd w:id="195"/>
      <w:commentRangeEnd w:id="196"/>
      <w:r w:rsidR="004D6917">
        <w:rPr>
          <w:rStyle w:val="af1"/>
          <w:rFonts w:ascii="Times New Roman" w:eastAsia="宋体" w:hAnsi="Times New Roman" w:cs="Times New Roman"/>
          <w:b w:val="0"/>
        </w:rPr>
        <w:commentReference w:id="196"/>
      </w:r>
    </w:p>
    <w:p w14:paraId="4C4F8F1B" w14:textId="62933CA2" w:rsidR="00BB54E3" w:rsidRDefault="00E93CB3" w:rsidP="0073691B">
      <w:pPr>
        <w:pStyle w:val="aa"/>
      </w:pPr>
      <w:r>
        <w:t>在上一章中详细介绍了</w:t>
      </w:r>
      <w:r w:rsidRPr="00E93CB3">
        <w:rPr>
          <w:rFonts w:hint="eastAsia"/>
        </w:rPr>
        <w:t>交通流数据实时存储与查询系统</w:t>
      </w:r>
      <w:r>
        <w:rPr>
          <w:rFonts w:hint="eastAsia"/>
        </w:rPr>
        <w:t>的设计方案，主要包括系统整体架构设计、</w:t>
      </w:r>
      <w:r>
        <w:rPr>
          <w:rFonts w:hint="eastAsia"/>
        </w:rPr>
        <w:t>HBase</w:t>
      </w:r>
      <w:r>
        <w:rPr>
          <w:rFonts w:hint="eastAsia"/>
        </w:rPr>
        <w:t>数据模型设计</w:t>
      </w:r>
      <w:r w:rsidR="003871CD">
        <w:rPr>
          <w:rFonts w:hint="eastAsia"/>
        </w:rPr>
        <w:t>和</w:t>
      </w:r>
      <w:r w:rsidR="003871CD">
        <w:rPr>
          <w:rFonts w:hint="eastAsia"/>
        </w:rPr>
        <w:t>Redis</w:t>
      </w:r>
      <w:r w:rsidR="003871CD">
        <w:rPr>
          <w:rFonts w:hint="eastAsia"/>
        </w:rPr>
        <w:t>缓存服务器设计等。本章将在此基础上</w:t>
      </w:r>
      <w:r w:rsidR="004B3B75">
        <w:rPr>
          <w:rFonts w:hint="eastAsia"/>
        </w:rPr>
        <w:t>，</w:t>
      </w:r>
      <w:r w:rsidR="00C72C0A">
        <w:rPr>
          <w:rFonts w:hint="eastAsia"/>
        </w:rPr>
        <w:t>给出</w:t>
      </w:r>
      <w:r w:rsidR="00C72C0A" w:rsidRPr="00C72C0A">
        <w:rPr>
          <w:rFonts w:hint="eastAsia"/>
        </w:rPr>
        <w:t>交通流数据实时存储与查询系统</w:t>
      </w:r>
      <w:r w:rsidR="00C72C0A">
        <w:rPr>
          <w:rFonts w:hint="eastAsia"/>
        </w:rPr>
        <w:t>具体实现</w:t>
      </w:r>
      <w:r w:rsidR="008B58F5">
        <w:rPr>
          <w:rFonts w:hint="eastAsia"/>
        </w:rPr>
        <w:t>，主要分为数据</w:t>
      </w:r>
      <w:r w:rsidR="00F32C5A">
        <w:rPr>
          <w:rFonts w:hint="eastAsia"/>
        </w:rPr>
        <w:t>写入</w:t>
      </w:r>
      <w:r w:rsidR="00AB6E08">
        <w:rPr>
          <w:rFonts w:hint="eastAsia"/>
        </w:rPr>
        <w:t>模块和数据查询模块</w:t>
      </w:r>
      <w:r w:rsidR="002606A0">
        <w:rPr>
          <w:rFonts w:hint="eastAsia"/>
        </w:rPr>
        <w:t>。</w:t>
      </w:r>
    </w:p>
    <w:p w14:paraId="38ED90A8" w14:textId="4BD1022F" w:rsidR="00F32C5A" w:rsidRDefault="00E57569" w:rsidP="00E126EB">
      <w:pPr>
        <w:pStyle w:val="ad"/>
        <w:ind w:right="240"/>
      </w:pPr>
      <w:bookmarkStart w:id="197" w:name="_Toc474308126"/>
      <w:r>
        <w:rPr>
          <w:rFonts w:hint="eastAsia"/>
        </w:rPr>
        <w:t xml:space="preserve">4.1 </w:t>
      </w:r>
      <w:r w:rsidR="007D125C">
        <w:rPr>
          <w:rFonts w:hint="eastAsia"/>
        </w:rPr>
        <w:t>数据写入功能</w:t>
      </w:r>
      <w:bookmarkEnd w:id="197"/>
    </w:p>
    <w:p w14:paraId="3EC6E1E5" w14:textId="5A304040" w:rsidR="00611030" w:rsidRPr="009242AB" w:rsidRDefault="00611030" w:rsidP="009242AB">
      <w:pPr>
        <w:pStyle w:val="af4"/>
        <w:ind w:right="240"/>
      </w:pPr>
      <w:bookmarkStart w:id="198" w:name="_Toc474308127"/>
      <w:r w:rsidRPr="009242AB">
        <w:rPr>
          <w:rFonts w:hint="eastAsia"/>
        </w:rPr>
        <w:t>4.</w:t>
      </w:r>
      <w:r w:rsidR="009242AB" w:rsidRPr="009242AB">
        <w:rPr>
          <w:rFonts w:hint="eastAsia"/>
        </w:rPr>
        <w:t>1.</w:t>
      </w:r>
      <w:r w:rsidRPr="009242AB">
        <w:t xml:space="preserve">1 </w:t>
      </w:r>
      <w:r w:rsidRPr="009242AB">
        <w:t>数据写入流程</w:t>
      </w:r>
      <w:bookmarkEnd w:id="198"/>
    </w:p>
    <w:p w14:paraId="4DD374B4" w14:textId="157532CC" w:rsidR="00D6019F" w:rsidRDefault="00B51235" w:rsidP="00D6019F">
      <w:pPr>
        <w:pStyle w:val="aa"/>
      </w:pPr>
      <w:r>
        <w:rPr>
          <w:noProof/>
        </w:rPr>
        <w:object w:dxaOrig="1440" w:dyaOrig="1440" w14:anchorId="3D1318EF">
          <v:shape id="_x0000_s1030" type="#_x0000_t75" style="position:absolute;left:0;text-align:left;margin-left:-1.7pt;margin-top:24.05pt;width:394.6pt;height:196.65pt;z-index:251674624;mso-position-horizontal-relative:text;mso-position-vertical-relative:text" wrapcoords="467 2638 467 6266 2292 6595 1740 6925 1740 21353 16380 21353 17102 21353 21600 21353 21600 7502 21091 7337 16762 6595 17017 6595 18290 5524 18375 2638 3692 2638 467 2638" o:allowoverlap="f">
            <v:imagedata r:id="rId30" o:title=""/>
            <w10:wrap type="square"/>
          </v:shape>
          <o:OLEObject Type="Embed" ProgID="Visio.Drawing.11" ShapeID="_x0000_s1030" DrawAspect="Content" ObjectID="_1549259370" r:id="rId31"/>
        </w:object>
      </w:r>
      <w:r w:rsidR="00D6019F">
        <w:rPr>
          <w:rFonts w:hint="eastAsia"/>
        </w:rPr>
        <w:t>一个完整的数据</w:t>
      </w:r>
      <w:r w:rsidR="00ED6B08">
        <w:rPr>
          <w:rFonts w:hint="eastAsia"/>
        </w:rPr>
        <w:t>写入流程的时序图如图</w:t>
      </w:r>
      <w:r w:rsidR="00ED6B08">
        <w:rPr>
          <w:rFonts w:hint="eastAsia"/>
        </w:rPr>
        <w:t>4.1</w:t>
      </w:r>
      <w:r w:rsidR="00ED6B08">
        <w:rPr>
          <w:rFonts w:hint="eastAsia"/>
        </w:rPr>
        <w:t>所示。</w:t>
      </w:r>
    </w:p>
    <w:p w14:paraId="51636B65" w14:textId="7701A71E" w:rsidR="002B3F83" w:rsidRDefault="002A4020" w:rsidP="002A4020">
      <w:pPr>
        <w:pStyle w:val="ae"/>
      </w:pPr>
      <w:r>
        <w:rPr>
          <w:rFonts w:hint="eastAsia"/>
        </w:rPr>
        <w:t xml:space="preserve">图4.1 </w:t>
      </w:r>
      <w:r>
        <w:t>数据写入时序图</w:t>
      </w:r>
    </w:p>
    <w:p w14:paraId="4873FD26" w14:textId="22628D5D" w:rsidR="001F6020" w:rsidRDefault="00614514" w:rsidP="001F6020">
      <w:pPr>
        <w:pStyle w:val="aa"/>
      </w:pPr>
      <w:r>
        <w:rPr>
          <w:rFonts w:hint="eastAsia"/>
        </w:rPr>
        <w:t>如图</w:t>
      </w:r>
      <w:r>
        <w:rPr>
          <w:rFonts w:hint="eastAsia"/>
        </w:rPr>
        <w:t>4.1</w:t>
      </w:r>
      <w:r>
        <w:t>所示，一个完整的数据写入流程为：</w:t>
      </w:r>
    </w:p>
    <w:p w14:paraId="39D5FD3B" w14:textId="70F6AA2C" w:rsidR="00614514" w:rsidRPr="00B66749" w:rsidRDefault="007066BB" w:rsidP="00B66749">
      <w:pPr>
        <w:pStyle w:val="aa"/>
      </w:pPr>
      <w:r>
        <w:rPr>
          <w:rFonts w:hint="eastAsia"/>
        </w:rPr>
        <w:t>第一步，</w:t>
      </w:r>
      <w:r w:rsidR="00644EB2" w:rsidRPr="00B66749">
        <w:rPr>
          <w:rFonts w:hint="eastAsia"/>
        </w:rPr>
        <w:t>客户端数据</w:t>
      </w:r>
      <w:r w:rsidR="00644EB2" w:rsidRPr="00B66749">
        <w:t>来源具有多样性，</w:t>
      </w:r>
      <w:r w:rsidR="007E457C" w:rsidRPr="00B66749">
        <w:rPr>
          <w:rFonts w:hint="eastAsia"/>
        </w:rPr>
        <w:t>系统</w:t>
      </w:r>
      <w:r w:rsidR="007E457C" w:rsidRPr="00B66749">
        <w:t>每</w:t>
      </w:r>
      <w:r w:rsidR="007E457C" w:rsidRPr="00B66749">
        <w:rPr>
          <w:rFonts w:hint="eastAsia"/>
        </w:rPr>
        <w:t>秒处理的</w:t>
      </w:r>
      <w:r w:rsidR="007E457C" w:rsidRPr="00B66749">
        <w:t>数据可能来自多</w:t>
      </w:r>
      <w:r w:rsidR="007E457C" w:rsidRPr="00B66749">
        <w:rPr>
          <w:rFonts w:hint="eastAsia"/>
        </w:rPr>
        <w:t>个</w:t>
      </w:r>
      <w:r w:rsidR="007E457C" w:rsidRPr="00B66749">
        <w:t>渠道</w:t>
      </w:r>
      <w:r w:rsidR="007E457C" w:rsidRPr="00B66749">
        <w:rPr>
          <w:rFonts w:hint="eastAsia"/>
        </w:rPr>
        <w:t>，</w:t>
      </w:r>
      <w:r w:rsidR="007E457C" w:rsidRPr="00B66749">
        <w:t>在</w:t>
      </w:r>
      <w:r w:rsidR="007E457C" w:rsidRPr="00B66749">
        <w:rPr>
          <w:rFonts w:hint="eastAsia"/>
        </w:rPr>
        <w:t>进入</w:t>
      </w:r>
      <w:r w:rsidR="007E457C" w:rsidRPr="00B66749">
        <w:t>下一流程之前，需要在预处理时</w:t>
      </w:r>
      <w:r w:rsidR="007E457C" w:rsidRPr="00B66749">
        <w:rPr>
          <w:rFonts w:hint="eastAsia"/>
        </w:rPr>
        <w:t>对</w:t>
      </w:r>
      <w:r w:rsidR="007E457C" w:rsidRPr="00B66749">
        <w:t>数据</w:t>
      </w:r>
      <w:r w:rsidR="007E457C" w:rsidRPr="00B66749">
        <w:rPr>
          <w:rFonts w:hint="eastAsia"/>
        </w:rPr>
        <w:t>首先</w:t>
      </w:r>
      <w:r w:rsidR="007E457C" w:rsidRPr="00B66749">
        <w:t>进行分类</w:t>
      </w:r>
      <w:r w:rsidR="00777B98" w:rsidRPr="00B66749">
        <w:t>。</w:t>
      </w:r>
      <w:r w:rsidR="00C4771C" w:rsidRPr="00B66749">
        <w:t>以本</w:t>
      </w:r>
      <w:r w:rsidR="00B54AB5" w:rsidRPr="00B66749">
        <w:t>文模型</w:t>
      </w:r>
      <w:r w:rsidR="00C4771C" w:rsidRPr="00B66749">
        <w:t>为例，</w:t>
      </w:r>
      <w:r w:rsidR="00B54AB5" w:rsidRPr="00B66749">
        <w:t>数据来源共有三处：</w:t>
      </w:r>
      <w:r w:rsidR="00E568EB" w:rsidRPr="00B66749">
        <w:t>车辆全球定位系统、停车场数据和路口路段监控设备数据</w:t>
      </w:r>
      <w:r w:rsidR="00F52EBD" w:rsidRPr="00B66749">
        <w:t>。可以在</w:t>
      </w:r>
      <w:r w:rsidR="00F3281A" w:rsidRPr="00B66749">
        <w:t>每一条记录上增加一个记录来源</w:t>
      </w:r>
      <w:r w:rsidR="00F3281A" w:rsidRPr="00B66749">
        <w:rPr>
          <w:rFonts w:hint="eastAsia"/>
        </w:rPr>
        <w:t>Type</w:t>
      </w:r>
      <w:r w:rsidR="00F3281A" w:rsidRPr="00B66749">
        <w:t>前缀，</w:t>
      </w:r>
      <w:r w:rsidR="00BD206A" w:rsidRPr="00B66749">
        <w:t>标识不同的记录来源</w:t>
      </w:r>
      <w:r w:rsidR="007555E8" w:rsidRPr="00B66749">
        <w:t>，表</w:t>
      </w:r>
      <w:r w:rsidR="007555E8" w:rsidRPr="00B66749">
        <w:rPr>
          <w:rFonts w:hint="eastAsia"/>
        </w:rPr>
        <w:t>4.1</w:t>
      </w:r>
      <w:r w:rsidR="007555E8" w:rsidRPr="00B66749">
        <w:rPr>
          <w:rFonts w:hint="eastAsia"/>
        </w:rPr>
        <w:t>所示</w:t>
      </w:r>
      <w:r w:rsidR="001540AD" w:rsidRPr="00B66749">
        <w:rPr>
          <w:rFonts w:hint="eastAsia"/>
        </w:rPr>
        <w:t>的是一种前缀</w:t>
      </w:r>
      <w:r w:rsidR="00EB4532" w:rsidRPr="00B66749">
        <w:rPr>
          <w:rFonts w:hint="eastAsia"/>
        </w:rPr>
        <w:t>示例</w:t>
      </w:r>
      <w:r w:rsidR="00C22E5A" w:rsidRPr="00B66749">
        <w:rPr>
          <w:rFonts w:hint="eastAsia"/>
        </w:rPr>
        <w:t>。</w:t>
      </w:r>
      <w:r w:rsidR="00B1341E" w:rsidRPr="00B66749">
        <w:rPr>
          <w:rFonts w:hint="eastAsia"/>
        </w:rPr>
        <w:t>缓冲</w:t>
      </w:r>
      <w:r w:rsidR="001C2822" w:rsidRPr="00B66749">
        <w:rPr>
          <w:rFonts w:hint="eastAsia"/>
        </w:rPr>
        <w:t>层</w:t>
      </w:r>
      <w:r w:rsidR="00B1341E" w:rsidRPr="00B66749">
        <w:rPr>
          <w:rFonts w:hint="eastAsia"/>
        </w:rPr>
        <w:t>可以根据前缀类型的不同，将记录转发至不同的缓冲队列中</w:t>
      </w:r>
      <w:r w:rsidR="00394491" w:rsidRPr="00B66749">
        <w:t>。</w:t>
      </w:r>
    </w:p>
    <w:p w14:paraId="5772B740" w14:textId="10B1A6FA" w:rsidR="00491CC1" w:rsidRDefault="00C93067" w:rsidP="00503880">
      <w:pPr>
        <w:pStyle w:val="ae"/>
      </w:pPr>
      <w:r>
        <w:rPr>
          <w:rFonts w:hint="eastAsia"/>
        </w:rPr>
        <w:t>表4.1 记录来源前缀示例</w:t>
      </w:r>
    </w:p>
    <w:tbl>
      <w:tblPr>
        <w:tblStyle w:val="af6"/>
        <w:tblW w:w="0" w:type="auto"/>
        <w:tblLook w:val="04A0" w:firstRow="1" w:lastRow="0" w:firstColumn="1" w:lastColumn="0" w:noHBand="0" w:noVBand="1"/>
      </w:tblPr>
      <w:tblGrid>
        <w:gridCol w:w="2840"/>
        <w:gridCol w:w="1663"/>
        <w:gridCol w:w="4019"/>
      </w:tblGrid>
      <w:tr w:rsidR="00E37C2B" w14:paraId="1E4C7F97" w14:textId="77777777" w:rsidTr="00291554">
        <w:tc>
          <w:tcPr>
            <w:tcW w:w="2840" w:type="dxa"/>
          </w:tcPr>
          <w:p w14:paraId="55A6C0D9" w14:textId="4573B5D8" w:rsidR="00E37C2B" w:rsidRPr="00B134B5" w:rsidRDefault="00E37C2B" w:rsidP="00B134B5">
            <w:pPr>
              <w:pStyle w:val="aa"/>
              <w:ind w:firstLineChars="0" w:firstLine="0"/>
              <w:jc w:val="center"/>
              <w:rPr>
                <w:b/>
              </w:rPr>
            </w:pPr>
            <w:r w:rsidRPr="00B134B5">
              <w:rPr>
                <w:rFonts w:hint="eastAsia"/>
                <w:b/>
              </w:rPr>
              <w:t>记录来源</w:t>
            </w:r>
          </w:p>
        </w:tc>
        <w:tc>
          <w:tcPr>
            <w:tcW w:w="1663" w:type="dxa"/>
          </w:tcPr>
          <w:p w14:paraId="79413632" w14:textId="19D2DEF8" w:rsidR="00E37C2B" w:rsidRPr="00B134B5" w:rsidRDefault="00E37C2B" w:rsidP="00B134B5">
            <w:pPr>
              <w:pStyle w:val="aa"/>
              <w:ind w:firstLineChars="0" w:firstLine="0"/>
              <w:jc w:val="center"/>
              <w:rPr>
                <w:b/>
              </w:rPr>
            </w:pPr>
            <w:r w:rsidRPr="00B134B5">
              <w:rPr>
                <w:rFonts w:hint="eastAsia"/>
                <w:b/>
              </w:rPr>
              <w:t>前缀</w:t>
            </w:r>
          </w:p>
        </w:tc>
        <w:tc>
          <w:tcPr>
            <w:tcW w:w="4019" w:type="dxa"/>
          </w:tcPr>
          <w:p w14:paraId="55C9158C" w14:textId="18B4C41E" w:rsidR="00E37C2B" w:rsidRPr="00B134B5" w:rsidRDefault="00E37C2B" w:rsidP="00B134B5">
            <w:pPr>
              <w:pStyle w:val="aa"/>
              <w:ind w:firstLineChars="0" w:firstLine="0"/>
              <w:jc w:val="center"/>
              <w:rPr>
                <w:b/>
              </w:rPr>
            </w:pPr>
            <w:r w:rsidRPr="00B134B5">
              <w:rPr>
                <w:rFonts w:hint="eastAsia"/>
                <w:b/>
              </w:rPr>
              <w:t>示例</w:t>
            </w:r>
          </w:p>
        </w:tc>
      </w:tr>
      <w:tr w:rsidR="00E37C2B" w14:paraId="62ED5769" w14:textId="77777777" w:rsidTr="00291554">
        <w:tc>
          <w:tcPr>
            <w:tcW w:w="2840" w:type="dxa"/>
          </w:tcPr>
          <w:p w14:paraId="77C794A0" w14:textId="2B54DD63" w:rsidR="00E37C2B" w:rsidRDefault="007D3CF5" w:rsidP="00B134B5">
            <w:pPr>
              <w:pStyle w:val="aa"/>
              <w:ind w:firstLineChars="0" w:firstLine="0"/>
              <w:jc w:val="center"/>
            </w:pPr>
            <w:r>
              <w:rPr>
                <w:rFonts w:hint="eastAsia"/>
              </w:rPr>
              <w:t>路口路段监控设备</w:t>
            </w:r>
          </w:p>
        </w:tc>
        <w:tc>
          <w:tcPr>
            <w:tcW w:w="1663" w:type="dxa"/>
          </w:tcPr>
          <w:p w14:paraId="3E9DB6FC" w14:textId="6AE224A7" w:rsidR="00E37C2B" w:rsidRDefault="009C1CC0" w:rsidP="00B134B5">
            <w:pPr>
              <w:pStyle w:val="aa"/>
              <w:ind w:firstLineChars="0" w:firstLine="0"/>
              <w:jc w:val="center"/>
            </w:pPr>
            <w:r>
              <w:rPr>
                <w:rFonts w:hint="eastAsia"/>
              </w:rPr>
              <w:t>MONITOR</w:t>
            </w:r>
          </w:p>
        </w:tc>
        <w:tc>
          <w:tcPr>
            <w:tcW w:w="4019" w:type="dxa"/>
          </w:tcPr>
          <w:p w14:paraId="4381BAF0" w14:textId="79ACBBCF" w:rsidR="00E37C2B" w:rsidRDefault="00291554" w:rsidP="00291554">
            <w:pPr>
              <w:pStyle w:val="aa"/>
              <w:ind w:firstLineChars="0" w:firstLine="0"/>
              <w:jc w:val="center"/>
            </w:pPr>
            <w:r>
              <w:rPr>
                <w:rFonts w:hint="eastAsia"/>
              </w:rPr>
              <w:t>MONITOR_</w:t>
            </w:r>
            <w:r w:rsidRPr="00291554">
              <w:rPr>
                <w:rFonts w:hint="eastAsia"/>
              </w:rPr>
              <w:t>粤</w:t>
            </w:r>
            <w:r w:rsidR="00C31C3E">
              <w:rPr>
                <w:rFonts w:hint="eastAsia"/>
              </w:rPr>
              <w:t>B234PP#0#2015</w:t>
            </w:r>
            <w:r w:rsidRPr="00291554">
              <w:rPr>
                <w:rFonts w:hint="eastAsia"/>
              </w:rPr>
              <w:t>-08-</w:t>
            </w:r>
            <w:r>
              <w:t>…</w:t>
            </w:r>
          </w:p>
        </w:tc>
      </w:tr>
      <w:tr w:rsidR="00E37C2B" w14:paraId="6FF79237" w14:textId="77777777" w:rsidTr="00291554">
        <w:tc>
          <w:tcPr>
            <w:tcW w:w="2840" w:type="dxa"/>
          </w:tcPr>
          <w:p w14:paraId="463F4943" w14:textId="223B1B7D" w:rsidR="00E37C2B" w:rsidRDefault="007D3CF5" w:rsidP="00B134B5">
            <w:pPr>
              <w:pStyle w:val="aa"/>
              <w:ind w:firstLineChars="0" w:firstLine="0"/>
              <w:jc w:val="center"/>
            </w:pPr>
            <w:r>
              <w:rPr>
                <w:rFonts w:hint="eastAsia"/>
              </w:rPr>
              <w:t>停车场设备</w:t>
            </w:r>
          </w:p>
        </w:tc>
        <w:tc>
          <w:tcPr>
            <w:tcW w:w="1663" w:type="dxa"/>
          </w:tcPr>
          <w:p w14:paraId="04EA5B52" w14:textId="00A50C57" w:rsidR="00E37C2B" w:rsidRDefault="009C1CC0" w:rsidP="00B134B5">
            <w:pPr>
              <w:pStyle w:val="aa"/>
              <w:ind w:firstLineChars="0" w:firstLine="0"/>
              <w:jc w:val="center"/>
            </w:pPr>
            <w:r>
              <w:rPr>
                <w:rFonts w:hint="eastAsia"/>
              </w:rPr>
              <w:t>DEPOT</w:t>
            </w:r>
          </w:p>
        </w:tc>
        <w:tc>
          <w:tcPr>
            <w:tcW w:w="4019" w:type="dxa"/>
          </w:tcPr>
          <w:p w14:paraId="2DBE134F" w14:textId="3199C175" w:rsidR="00E37C2B" w:rsidRDefault="00C31C3E" w:rsidP="00C4011F">
            <w:pPr>
              <w:pStyle w:val="aa"/>
              <w:ind w:firstLineChars="0" w:firstLine="0"/>
              <w:jc w:val="center"/>
            </w:pPr>
            <w:r>
              <w:rPr>
                <w:rFonts w:hint="eastAsia"/>
              </w:rPr>
              <w:t>DEPOT</w:t>
            </w:r>
            <w:r>
              <w:t>_</w:t>
            </w:r>
            <w:r w:rsidRPr="00C31C3E">
              <w:rPr>
                <w:rFonts w:hint="eastAsia"/>
              </w:rPr>
              <w:t>粤</w:t>
            </w:r>
            <w:r>
              <w:rPr>
                <w:rFonts w:hint="eastAsia"/>
              </w:rPr>
              <w:t>B08980</w:t>
            </w:r>
            <w:r w:rsidR="00C4011F">
              <w:t>-</w:t>
            </w:r>
            <w:r w:rsidR="00C4011F">
              <w:rPr>
                <w:rFonts w:hint="eastAsia"/>
              </w:rPr>
              <w:t>1</w:t>
            </w:r>
            <w:r w:rsidR="00C4011F" w:rsidRPr="00C4011F">
              <w:t>10203802</w:t>
            </w:r>
            <w:r w:rsidR="00C4011F">
              <w:t>-…</w:t>
            </w:r>
          </w:p>
        </w:tc>
      </w:tr>
      <w:tr w:rsidR="00E37C2B" w14:paraId="3AE40BF2" w14:textId="77777777" w:rsidTr="00291554">
        <w:tc>
          <w:tcPr>
            <w:tcW w:w="2840" w:type="dxa"/>
          </w:tcPr>
          <w:p w14:paraId="14C70128" w14:textId="6EF056A0" w:rsidR="00E37C2B" w:rsidRDefault="007D3CF5" w:rsidP="00B134B5">
            <w:pPr>
              <w:pStyle w:val="aa"/>
              <w:ind w:firstLineChars="0" w:firstLine="0"/>
              <w:jc w:val="center"/>
            </w:pPr>
            <w:r>
              <w:rPr>
                <w:rFonts w:hint="eastAsia"/>
              </w:rPr>
              <w:t>车辆全球定位系统</w:t>
            </w:r>
          </w:p>
        </w:tc>
        <w:tc>
          <w:tcPr>
            <w:tcW w:w="1663" w:type="dxa"/>
          </w:tcPr>
          <w:p w14:paraId="31841168" w14:textId="607B07AB" w:rsidR="00E37C2B" w:rsidRDefault="009C1CC0" w:rsidP="00B134B5">
            <w:pPr>
              <w:pStyle w:val="aa"/>
              <w:ind w:firstLineChars="0" w:firstLine="0"/>
              <w:jc w:val="center"/>
            </w:pPr>
            <w:r>
              <w:t>GPS</w:t>
            </w:r>
          </w:p>
        </w:tc>
        <w:tc>
          <w:tcPr>
            <w:tcW w:w="4019" w:type="dxa"/>
          </w:tcPr>
          <w:p w14:paraId="329C8D43" w14:textId="37210701" w:rsidR="00E37C2B" w:rsidRDefault="00C96D9F" w:rsidP="00C96D9F">
            <w:pPr>
              <w:pStyle w:val="aa"/>
              <w:ind w:firstLineChars="0" w:firstLine="0"/>
              <w:jc w:val="center"/>
            </w:pPr>
            <w:r>
              <w:rPr>
                <w:rFonts w:hint="eastAsia"/>
              </w:rPr>
              <w:t>GPS_</w:t>
            </w:r>
            <w:r w:rsidRPr="00C96D9F">
              <w:rPr>
                <w:rFonts w:hint="eastAsia"/>
              </w:rPr>
              <w:t>粤</w:t>
            </w:r>
            <w:r w:rsidRPr="00C96D9F">
              <w:rPr>
                <w:rFonts w:hint="eastAsia"/>
              </w:rPr>
              <w:t>BVM939</w:t>
            </w:r>
            <w:r>
              <w:t>@</w:t>
            </w:r>
            <w:r w:rsidRPr="00C96D9F">
              <w:t>201</w:t>
            </w:r>
            <w:r>
              <w:t>5</w:t>
            </w:r>
            <w:r w:rsidRPr="00C96D9F">
              <w:t>080</w:t>
            </w:r>
            <w:r>
              <w:t>...</w:t>
            </w:r>
          </w:p>
        </w:tc>
      </w:tr>
    </w:tbl>
    <w:p w14:paraId="47636EC2" w14:textId="4733D6FB" w:rsidR="00E37C2B" w:rsidRPr="009540F7" w:rsidRDefault="00EB77A6" w:rsidP="009540F7">
      <w:pPr>
        <w:pStyle w:val="aa"/>
      </w:pPr>
      <w:r>
        <w:lastRenderedPageBreak/>
        <w:t>第二步，</w:t>
      </w:r>
      <w:r w:rsidR="008B2E3E" w:rsidRPr="009540F7">
        <w:t>数据进入预处理层，需要进行</w:t>
      </w:r>
      <w:r w:rsidR="008B2E3E" w:rsidRPr="009540F7">
        <w:t>“</w:t>
      </w:r>
      <w:r w:rsidR="008B2E3E" w:rsidRPr="009540F7">
        <w:t>脏记录</w:t>
      </w:r>
      <w:r w:rsidR="008B2E3E" w:rsidRPr="009540F7">
        <w:t>”</w:t>
      </w:r>
      <w:r w:rsidR="008B2E3E" w:rsidRPr="009540F7">
        <w:t>处理</w:t>
      </w:r>
      <w:r w:rsidR="00C5689A" w:rsidRPr="00C5689A">
        <w:rPr>
          <w:vertAlign w:val="superscript"/>
        </w:rPr>
        <w:fldChar w:fldCharType="begin"/>
      </w:r>
      <w:r w:rsidR="00C5689A" w:rsidRPr="00C5689A">
        <w:rPr>
          <w:vertAlign w:val="superscript"/>
        </w:rPr>
        <w:instrText xml:space="preserve"> NOTEREF _Ref474432141 </w:instrText>
      </w:r>
      <w:r w:rsidR="00C5689A">
        <w:rPr>
          <w:vertAlign w:val="superscript"/>
        </w:rPr>
        <w:instrText xml:space="preserve"> \* MERGEFORMAT </w:instrText>
      </w:r>
      <w:r w:rsidR="00C5689A" w:rsidRPr="00C5689A">
        <w:rPr>
          <w:vertAlign w:val="superscript"/>
        </w:rPr>
        <w:fldChar w:fldCharType="separate"/>
      </w:r>
      <w:r w:rsidR="00C5689A" w:rsidRPr="00C5689A">
        <w:rPr>
          <w:vertAlign w:val="superscript"/>
        </w:rPr>
        <w:t>45</w:t>
      </w:r>
      <w:r w:rsidR="00C5689A" w:rsidRPr="00C5689A">
        <w:rPr>
          <w:vertAlign w:val="superscript"/>
        </w:rPr>
        <w:fldChar w:fldCharType="end"/>
      </w:r>
      <w:r w:rsidR="00372A5D" w:rsidRPr="009540F7">
        <w:t>。</w:t>
      </w:r>
      <w:r w:rsidR="00ED09A0" w:rsidRPr="009540F7">
        <w:t>“</w:t>
      </w:r>
      <w:r w:rsidR="00ED09A0" w:rsidRPr="009540F7">
        <w:t>脏记录</w:t>
      </w:r>
      <w:r w:rsidR="00ED09A0" w:rsidRPr="009540F7">
        <w:t>”</w:t>
      </w:r>
      <w:r w:rsidR="00ED09A0" w:rsidRPr="009540F7">
        <w:t>处理</w:t>
      </w:r>
      <w:r w:rsidR="00993D21" w:rsidRPr="009540F7">
        <w:t>共分三步：</w:t>
      </w:r>
    </w:p>
    <w:p w14:paraId="76E59B66" w14:textId="47ECBF82" w:rsidR="00993D21" w:rsidRDefault="00C13B0F" w:rsidP="00367B4B">
      <w:pPr>
        <w:pStyle w:val="aa"/>
        <w:numPr>
          <w:ilvl w:val="0"/>
          <w:numId w:val="22"/>
        </w:numPr>
        <w:ind w:firstLineChars="0"/>
      </w:pPr>
      <w:r>
        <w:rPr>
          <w:rFonts w:hint="eastAsia"/>
        </w:rPr>
        <w:t>判断核心数据是否缺失，如车辆车牌信息、监测时间信息、监测点信息</w:t>
      </w:r>
      <w:r w:rsidR="00C4150B">
        <w:rPr>
          <w:rFonts w:hint="eastAsia"/>
        </w:rPr>
        <w:t>等，若这些记录信息缺失，则该条记录保存则没有意义，在预处理层中，</w:t>
      </w:r>
      <w:r w:rsidR="00372FD7">
        <w:rPr>
          <w:rFonts w:hint="eastAsia"/>
        </w:rPr>
        <w:t>会直接删除当前记录值不进行处理。</w:t>
      </w:r>
    </w:p>
    <w:p w14:paraId="5CB10E4D" w14:textId="5D85C606" w:rsidR="00A93762" w:rsidRDefault="00A93762" w:rsidP="00367B4B">
      <w:pPr>
        <w:pStyle w:val="aa"/>
        <w:numPr>
          <w:ilvl w:val="0"/>
          <w:numId w:val="22"/>
        </w:numPr>
        <w:ind w:firstLineChars="0"/>
      </w:pPr>
      <w:r>
        <w:t>非核心</w:t>
      </w:r>
      <w:r w:rsidR="0060647A">
        <w:rPr>
          <w:rFonts w:hint="eastAsia"/>
        </w:rPr>
        <w:t>数据</w:t>
      </w:r>
      <w:r w:rsidR="003B5F5F">
        <w:rPr>
          <w:rFonts w:hint="eastAsia"/>
        </w:rPr>
        <w:t>信息</w:t>
      </w:r>
      <w:r>
        <w:t>缺失</w:t>
      </w:r>
      <w:r w:rsidR="0060647A">
        <w:rPr>
          <w:rFonts w:hint="eastAsia"/>
        </w:rPr>
        <w:t>，</w:t>
      </w:r>
      <w:r w:rsidR="003B5F5F">
        <w:rPr>
          <w:rFonts w:hint="eastAsia"/>
        </w:rPr>
        <w:t>如</w:t>
      </w:r>
      <w:r w:rsidR="00A96D94">
        <w:rPr>
          <w:rFonts w:hint="eastAsia"/>
        </w:rPr>
        <w:t>车辆</w:t>
      </w:r>
      <w:r w:rsidR="00A96D94">
        <w:t>颜色信息、</w:t>
      </w:r>
      <w:r w:rsidR="00A96D94">
        <w:rPr>
          <w:rFonts w:hint="eastAsia"/>
        </w:rPr>
        <w:t>车型</w:t>
      </w:r>
      <w:r w:rsidR="00A96D94">
        <w:t>信息等</w:t>
      </w:r>
      <w:r w:rsidR="00A96D94">
        <w:rPr>
          <w:rFonts w:hint="eastAsia"/>
        </w:rPr>
        <w:t>非</w:t>
      </w:r>
      <w:r w:rsidR="00A96D94">
        <w:t>核心信息缺失，</w:t>
      </w:r>
      <w:r w:rsidR="00FB579F">
        <w:rPr>
          <w:rFonts w:hint="eastAsia"/>
        </w:rPr>
        <w:t>在</w:t>
      </w:r>
      <w:r w:rsidR="00FB579F">
        <w:t>预处理层会对</w:t>
      </w:r>
      <w:r w:rsidR="00FB579F">
        <w:rPr>
          <w:rFonts w:hint="eastAsia"/>
        </w:rPr>
        <w:t>该</w:t>
      </w:r>
      <w:r w:rsidR="00FB579F">
        <w:t>属性添加预设</w:t>
      </w:r>
      <w:r w:rsidR="00FB579F">
        <w:rPr>
          <w:rFonts w:hint="eastAsia"/>
        </w:rPr>
        <w:t>的</w:t>
      </w:r>
      <w:r w:rsidR="00FB579F">
        <w:t>默认信息</w:t>
      </w:r>
      <w:r w:rsidR="00FB579F">
        <w:rPr>
          <w:rFonts w:hint="eastAsia"/>
        </w:rPr>
        <w:t>或</w:t>
      </w:r>
      <w:r w:rsidR="00FB579F">
        <w:t>从其他</w:t>
      </w:r>
      <w:r w:rsidR="004A1370">
        <w:rPr>
          <w:rFonts w:hint="eastAsia"/>
        </w:rPr>
        <w:t>来源</w:t>
      </w:r>
      <w:r w:rsidR="00FB579F">
        <w:t>中获取</w:t>
      </w:r>
      <w:r w:rsidR="00F413D9" w:rsidRPr="00F413D9">
        <w:rPr>
          <w:vertAlign w:val="superscript"/>
        </w:rPr>
        <w:fldChar w:fldCharType="begin"/>
      </w:r>
      <w:r w:rsidR="00F413D9" w:rsidRPr="00F413D9">
        <w:rPr>
          <w:vertAlign w:val="superscript"/>
        </w:rPr>
        <w:instrText xml:space="preserve"> NOTEREF _Ref474432168 </w:instrText>
      </w:r>
      <w:r w:rsidR="00F413D9">
        <w:rPr>
          <w:vertAlign w:val="superscript"/>
        </w:rPr>
        <w:instrText xml:space="preserve"> \* MERGEFORMAT </w:instrText>
      </w:r>
      <w:r w:rsidR="00F413D9" w:rsidRPr="00F413D9">
        <w:rPr>
          <w:vertAlign w:val="superscript"/>
        </w:rPr>
        <w:fldChar w:fldCharType="separate"/>
      </w:r>
      <w:r w:rsidR="00F413D9" w:rsidRPr="00F413D9">
        <w:rPr>
          <w:vertAlign w:val="superscript"/>
        </w:rPr>
        <w:t>46</w:t>
      </w:r>
      <w:r w:rsidR="00F413D9" w:rsidRPr="00F413D9">
        <w:rPr>
          <w:vertAlign w:val="superscript"/>
        </w:rPr>
        <w:fldChar w:fldCharType="end"/>
      </w:r>
      <w:r w:rsidR="00FB579F">
        <w:t>。</w:t>
      </w:r>
    </w:p>
    <w:p w14:paraId="5C57A7F4" w14:textId="2243834B" w:rsidR="004A1370" w:rsidRDefault="001A7AEF" w:rsidP="00367B4B">
      <w:pPr>
        <w:pStyle w:val="aa"/>
        <w:numPr>
          <w:ilvl w:val="0"/>
          <w:numId w:val="22"/>
        </w:numPr>
        <w:ind w:firstLineChars="0"/>
      </w:pPr>
      <w:r>
        <w:t>规范数据格式，</w:t>
      </w:r>
      <w:r w:rsidR="007D7EBB">
        <w:rPr>
          <w:rFonts w:hint="eastAsia"/>
        </w:rPr>
        <w:t>由于</w:t>
      </w:r>
      <w:r w:rsidR="007D7EBB">
        <w:t>不同数据来源的格式各不相同，</w:t>
      </w:r>
      <w:r w:rsidR="007D7EBB">
        <w:rPr>
          <w:rFonts w:hint="eastAsia"/>
        </w:rPr>
        <w:t>统一编码</w:t>
      </w:r>
      <w:r w:rsidR="007D7EBB">
        <w:t>规范</w:t>
      </w:r>
      <w:r w:rsidR="007D7EBB">
        <w:rPr>
          <w:rFonts w:hint="eastAsia"/>
        </w:rPr>
        <w:t>有利于</w:t>
      </w:r>
      <w:r w:rsidR="007D7EBB">
        <w:t>数据写入层</w:t>
      </w:r>
      <w:r w:rsidR="007D7EBB">
        <w:rPr>
          <w:rFonts w:hint="eastAsia"/>
        </w:rPr>
        <w:t>进行</w:t>
      </w:r>
      <w:r w:rsidR="007D7EBB">
        <w:t>写入操作，因此</w:t>
      </w:r>
      <w:r w:rsidR="00A243CE">
        <w:rPr>
          <w:rFonts w:hint="eastAsia"/>
        </w:rPr>
        <w:t>，预处理层</w:t>
      </w:r>
      <w:r w:rsidR="00BB1011">
        <w:t>需要将不同来源的数据按照</w:t>
      </w:r>
      <w:r w:rsidR="00A243CE">
        <w:t>预定</w:t>
      </w:r>
      <w:r w:rsidR="00375239">
        <w:t>预设</w:t>
      </w:r>
      <w:r w:rsidR="00A243CE">
        <w:t>的规则进行重新编码。</w:t>
      </w:r>
    </w:p>
    <w:p w14:paraId="3DCA3378" w14:textId="7C544D07" w:rsidR="002D0A7B" w:rsidRDefault="004341DA" w:rsidP="009144F3">
      <w:pPr>
        <w:pStyle w:val="aa"/>
      </w:pPr>
      <w:r>
        <w:rPr>
          <w:rFonts w:hint="eastAsia"/>
        </w:rPr>
        <w:t>第三步，</w:t>
      </w:r>
      <w:r w:rsidR="002D2786" w:rsidRPr="00634B65">
        <w:rPr>
          <w:rFonts w:hint="eastAsia"/>
        </w:rPr>
        <w:t>在完成</w:t>
      </w:r>
      <w:r w:rsidR="002D2786" w:rsidRPr="00634B65">
        <w:t>预处理之后，</w:t>
      </w:r>
      <w:r w:rsidR="002D2786" w:rsidRPr="00634B65">
        <w:rPr>
          <w:rFonts w:hint="eastAsia"/>
        </w:rPr>
        <w:t>数据</w:t>
      </w:r>
      <w:r w:rsidR="002D2786" w:rsidRPr="00634B65">
        <w:t>会进入缓冲</w:t>
      </w:r>
      <w:r w:rsidR="006F6596" w:rsidRPr="00634B65">
        <w:t>层</w:t>
      </w:r>
      <w:r w:rsidR="002D2786" w:rsidRPr="00634B65">
        <w:t>，</w:t>
      </w:r>
      <w:r w:rsidR="006F6596" w:rsidRPr="00634B65">
        <w:t>缓冲层</w:t>
      </w:r>
      <w:r w:rsidR="00C51AD9" w:rsidRPr="00634B65">
        <w:t>由</w:t>
      </w:r>
      <w:r w:rsidR="00987549" w:rsidRPr="00634B65">
        <w:t>等待</w:t>
      </w:r>
      <w:r w:rsidR="00C51AD9" w:rsidRPr="00634B65">
        <w:t>队列</w:t>
      </w:r>
      <w:r w:rsidR="00D23A99" w:rsidRPr="00634B65">
        <w:t>、</w:t>
      </w:r>
      <w:r w:rsidR="00987549" w:rsidRPr="00634B65">
        <w:t>各类型</w:t>
      </w:r>
      <w:r w:rsidR="002A18E1" w:rsidRPr="00634B65">
        <w:t>缓冲</w:t>
      </w:r>
      <w:r w:rsidR="00D23A99" w:rsidRPr="00634B65">
        <w:t>管理器、</w:t>
      </w:r>
      <w:r w:rsidR="00845514" w:rsidRPr="00634B65">
        <w:t>缓冲</w:t>
      </w:r>
      <w:r w:rsidR="00C51AD9" w:rsidRPr="00634B65">
        <w:t>接收服务器共同组成</w:t>
      </w:r>
      <w:r w:rsidR="0092770E">
        <w:t>，具体实现见</w:t>
      </w:r>
      <w:r w:rsidR="002909E3">
        <w:t>下</w:t>
      </w:r>
      <w:r w:rsidR="00165DEB">
        <w:t>文</w:t>
      </w:r>
      <w:r w:rsidR="0092770E">
        <w:t>。</w:t>
      </w:r>
    </w:p>
    <w:p w14:paraId="506AB83D" w14:textId="62FF5E71" w:rsidR="00415FDD" w:rsidRPr="00DD3CD0" w:rsidRDefault="00DD3CD0" w:rsidP="00DD3CD0">
      <w:pPr>
        <w:pStyle w:val="aa"/>
      </w:pPr>
      <w:r>
        <w:rPr>
          <w:rFonts w:hint="eastAsia"/>
        </w:rPr>
        <w:t>第四步，</w:t>
      </w:r>
      <w:r w:rsidR="003B2256" w:rsidRPr="00DD3CD0">
        <w:rPr>
          <w:rFonts w:hint="eastAsia"/>
        </w:rPr>
        <w:t>当数据在缓冲队列存储，达到一定阈值或</w:t>
      </w:r>
      <w:r w:rsidR="006269E8">
        <w:rPr>
          <w:rFonts w:hint="eastAsia"/>
        </w:rPr>
        <w:t>手动触发写入</w:t>
      </w:r>
      <w:r w:rsidR="003B2256" w:rsidRPr="00DD3CD0">
        <w:rPr>
          <w:rFonts w:hint="eastAsia"/>
        </w:rPr>
        <w:t>时，会执行</w:t>
      </w:r>
      <w:r w:rsidR="00E07A66">
        <w:rPr>
          <w:rFonts w:hint="eastAsia"/>
        </w:rPr>
        <w:t>数据写入</w:t>
      </w:r>
      <w:r w:rsidR="00F449C6" w:rsidRPr="00DD3CD0">
        <w:rPr>
          <w:rFonts w:hint="eastAsia"/>
        </w:rPr>
        <w:t>操作，</w:t>
      </w:r>
      <w:r w:rsidR="00086307" w:rsidRPr="00DD3CD0">
        <w:rPr>
          <w:rFonts w:hint="eastAsia"/>
        </w:rPr>
        <w:t>数据通过优化写入的方式持久化到</w:t>
      </w:r>
      <w:r w:rsidR="00086307" w:rsidRPr="00DD3CD0">
        <w:rPr>
          <w:rFonts w:hint="eastAsia"/>
        </w:rPr>
        <w:t>HBase</w:t>
      </w:r>
      <w:r w:rsidR="00086307" w:rsidRPr="00DD3CD0">
        <w:rPr>
          <w:rFonts w:hint="eastAsia"/>
        </w:rPr>
        <w:t>集群中</w:t>
      </w:r>
      <w:r w:rsidR="00165DEB" w:rsidRPr="00DD3CD0">
        <w:rPr>
          <w:rFonts w:hint="eastAsia"/>
        </w:rPr>
        <w:t>。</w:t>
      </w:r>
    </w:p>
    <w:p w14:paraId="31E225BC" w14:textId="3AD778F8" w:rsidR="000F14C1" w:rsidRDefault="00D71FE8" w:rsidP="00121540">
      <w:pPr>
        <w:pStyle w:val="af4"/>
        <w:ind w:right="240"/>
      </w:pPr>
      <w:bookmarkStart w:id="199" w:name="_Toc474308128"/>
      <w:r>
        <w:rPr>
          <w:rFonts w:hint="eastAsia"/>
        </w:rPr>
        <w:t>4.1.2</w:t>
      </w:r>
      <w:r w:rsidR="00723120">
        <w:t xml:space="preserve"> </w:t>
      </w:r>
      <w:r w:rsidR="00A73E81">
        <w:t>数据缓冲层</w:t>
      </w:r>
      <w:r w:rsidR="00FE21B0">
        <w:t>的实现</w:t>
      </w:r>
      <w:bookmarkEnd w:id="199"/>
    </w:p>
    <w:p w14:paraId="1CAA8BC1" w14:textId="33FB93FC" w:rsidR="00302EF8" w:rsidRPr="00634B65" w:rsidRDefault="00B51235" w:rsidP="00302EF8">
      <w:pPr>
        <w:pStyle w:val="aa"/>
      </w:pPr>
      <w:r>
        <w:rPr>
          <w:noProof/>
        </w:rPr>
        <w:object w:dxaOrig="1440" w:dyaOrig="1440" w14:anchorId="51187ABF">
          <v:shape id="_x0000_s1034" type="#_x0000_t75" style="position:absolute;left:0;text-align:left;margin-left:.3pt;margin-top:47.3pt;width:414.45pt;height:268.7pt;z-index:251676672;mso-position-horizontal-relative:text;mso-position-vertical-relative:text">
            <v:imagedata r:id="rId32" o:title=""/>
            <w10:wrap type="topAndBottom"/>
          </v:shape>
          <o:OLEObject Type="Embed" ProgID="Visio.Drawing.11" ShapeID="_x0000_s1034" DrawAspect="Content" ObjectID="_1549259371" r:id="rId33"/>
        </w:object>
      </w:r>
      <w:r w:rsidR="00A73E81">
        <w:t>数据缓冲层共由四部分组成：缓存接收服务器、缓存管理器、缓存队列控制和等待队列。</w:t>
      </w:r>
      <w:r w:rsidR="008B636C" w:rsidRPr="00634B65">
        <w:t>如图</w:t>
      </w:r>
      <w:r w:rsidR="008B636C" w:rsidRPr="00634B65">
        <w:rPr>
          <w:rFonts w:hint="eastAsia"/>
        </w:rPr>
        <w:t>4.2</w:t>
      </w:r>
      <w:r w:rsidR="008B636C" w:rsidRPr="00634B65">
        <w:rPr>
          <w:rFonts w:hint="eastAsia"/>
        </w:rPr>
        <w:t>所示。</w:t>
      </w:r>
    </w:p>
    <w:p w14:paraId="13005B10" w14:textId="77777777" w:rsidR="008B636C" w:rsidRDefault="008B636C" w:rsidP="008B636C">
      <w:pPr>
        <w:pStyle w:val="ae"/>
      </w:pPr>
      <w:r>
        <w:t>图</w:t>
      </w:r>
      <w:r>
        <w:rPr>
          <w:rFonts w:hint="eastAsia"/>
        </w:rPr>
        <w:t>4.2 数据缓冲层示意图</w:t>
      </w:r>
    </w:p>
    <w:p w14:paraId="48DB0528" w14:textId="13F81BD3" w:rsidR="003203D2" w:rsidRDefault="004D3A35" w:rsidP="00012E7F">
      <w:pPr>
        <w:pStyle w:val="aa"/>
      </w:pPr>
      <w:r>
        <w:t>下面讲述各个部分的具体实现：</w:t>
      </w:r>
    </w:p>
    <w:p w14:paraId="4FDFB29C" w14:textId="1A87C3CF" w:rsidR="007B66DC" w:rsidRDefault="00941E4E" w:rsidP="00D45738">
      <w:pPr>
        <w:pStyle w:val="aa"/>
        <w:numPr>
          <w:ilvl w:val="0"/>
          <w:numId w:val="42"/>
        </w:numPr>
        <w:ind w:firstLineChars="0"/>
      </w:pPr>
      <w:r>
        <w:rPr>
          <w:rFonts w:hint="eastAsia"/>
        </w:rPr>
        <w:lastRenderedPageBreak/>
        <w:t>缓冲</w:t>
      </w:r>
      <w:r w:rsidR="00810898">
        <w:rPr>
          <w:rFonts w:hint="eastAsia"/>
        </w:rPr>
        <w:t>接收服务器</w:t>
      </w:r>
    </w:p>
    <w:p w14:paraId="15619A50" w14:textId="56D15C4B" w:rsidR="003203D2" w:rsidRPr="007B66DC" w:rsidRDefault="0076104C" w:rsidP="007B66DC">
      <w:pPr>
        <w:pStyle w:val="aa"/>
      </w:pPr>
      <w:r>
        <w:rPr>
          <w:rFonts w:hint="eastAsia"/>
        </w:rPr>
        <w:t>缓冲</w:t>
      </w:r>
      <w:r w:rsidR="00266467" w:rsidRPr="007B66DC">
        <w:rPr>
          <w:rFonts w:hint="eastAsia"/>
        </w:rPr>
        <w:t>接收</w:t>
      </w:r>
      <w:r w:rsidR="009B0DFB" w:rsidRPr="007B66DC">
        <w:rPr>
          <w:rFonts w:hint="eastAsia"/>
        </w:rPr>
        <w:t>服务器</w:t>
      </w:r>
      <w:r w:rsidR="001C3683" w:rsidRPr="007B66DC">
        <w:rPr>
          <w:rFonts w:hint="eastAsia"/>
        </w:rPr>
        <w:t>（简称接收器）</w:t>
      </w:r>
      <w:r w:rsidR="009B0DFB" w:rsidRPr="007B66DC">
        <w:rPr>
          <w:rFonts w:hint="eastAsia"/>
        </w:rPr>
        <w:t>作用为</w:t>
      </w:r>
      <w:r w:rsidR="00CD081E" w:rsidRPr="007B66DC">
        <w:rPr>
          <w:rFonts w:hint="eastAsia"/>
        </w:rPr>
        <w:t>接收</w:t>
      </w:r>
      <w:r w:rsidR="005F4CF0" w:rsidRPr="007B66DC">
        <w:rPr>
          <w:rFonts w:hint="eastAsia"/>
        </w:rPr>
        <w:t>预处理之后的</w:t>
      </w:r>
      <w:r w:rsidR="001C3683" w:rsidRPr="007B66DC">
        <w:rPr>
          <w:rFonts w:hint="eastAsia"/>
        </w:rPr>
        <w:t>规则</w:t>
      </w:r>
      <w:r w:rsidR="005F4CF0" w:rsidRPr="007B66DC">
        <w:rPr>
          <w:rFonts w:hint="eastAsia"/>
        </w:rPr>
        <w:t>数据，</w:t>
      </w:r>
      <w:r w:rsidR="003202CB" w:rsidRPr="007B66DC">
        <w:rPr>
          <w:rFonts w:hint="eastAsia"/>
        </w:rPr>
        <w:t>接收器</w:t>
      </w:r>
      <w:r w:rsidR="00160A5B" w:rsidRPr="007B66DC">
        <w:rPr>
          <w:rFonts w:hint="eastAsia"/>
        </w:rPr>
        <w:t>需要先根据</w:t>
      </w:r>
      <w:r w:rsidR="00435DC8" w:rsidRPr="007B66DC">
        <w:rPr>
          <w:rFonts w:hint="eastAsia"/>
        </w:rPr>
        <w:t>预定规则划分每条数据，</w:t>
      </w:r>
      <w:r w:rsidR="00A23DAE" w:rsidRPr="007B66DC">
        <w:rPr>
          <w:rFonts w:hint="eastAsia"/>
        </w:rPr>
        <w:t>并与规则字典中属性名对应</w:t>
      </w:r>
      <w:r w:rsidR="00012153" w:rsidRPr="007B66DC">
        <w:rPr>
          <w:rFonts w:hint="eastAsia"/>
        </w:rPr>
        <w:t>，形成序列对象，</w:t>
      </w:r>
      <w:r w:rsidR="0035394F" w:rsidRPr="007B66DC">
        <w:rPr>
          <w:rFonts w:hint="eastAsia"/>
        </w:rPr>
        <w:t>表</w:t>
      </w:r>
      <w:r w:rsidR="002C472D" w:rsidRPr="007B66DC">
        <w:rPr>
          <w:rFonts w:hint="eastAsia"/>
        </w:rPr>
        <w:t>4.3</w:t>
      </w:r>
      <w:r w:rsidR="002C472D" w:rsidRPr="007B66DC">
        <w:rPr>
          <w:rFonts w:hint="eastAsia"/>
        </w:rPr>
        <w:t>为</w:t>
      </w:r>
      <w:r w:rsidR="0071414E" w:rsidRPr="007B66DC">
        <w:rPr>
          <w:rFonts w:hint="eastAsia"/>
        </w:rPr>
        <w:t>某</w:t>
      </w:r>
      <w:r w:rsidR="002C472D" w:rsidRPr="007B66DC">
        <w:rPr>
          <w:rFonts w:hint="eastAsia"/>
        </w:rPr>
        <w:t>规则字典</w:t>
      </w:r>
      <w:r w:rsidR="0071414E" w:rsidRPr="007B66DC">
        <w:rPr>
          <w:rFonts w:hint="eastAsia"/>
        </w:rPr>
        <w:t>示例</w:t>
      </w:r>
      <w:r w:rsidR="002C472D" w:rsidRPr="007B66DC">
        <w:rPr>
          <w:rFonts w:hint="eastAsia"/>
        </w:rPr>
        <w:t>，表</w:t>
      </w:r>
      <w:r w:rsidR="002C472D" w:rsidRPr="007B66DC">
        <w:rPr>
          <w:rFonts w:hint="eastAsia"/>
        </w:rPr>
        <w:t>4.4</w:t>
      </w:r>
      <w:r w:rsidR="002C472D" w:rsidRPr="007B66DC">
        <w:rPr>
          <w:rFonts w:hint="eastAsia"/>
        </w:rPr>
        <w:t>为</w:t>
      </w:r>
      <w:r w:rsidR="0071414E" w:rsidRPr="007B66DC">
        <w:rPr>
          <w:rFonts w:hint="eastAsia"/>
        </w:rPr>
        <w:t>经过该规则字典序列的示例</w:t>
      </w:r>
      <w:r w:rsidR="000A3B8B" w:rsidRPr="007B66DC">
        <w:rPr>
          <w:rFonts w:hint="eastAsia"/>
        </w:rPr>
        <w:t>。</w:t>
      </w:r>
    </w:p>
    <w:p w14:paraId="38E4CD97" w14:textId="0E285394" w:rsidR="0002442D" w:rsidRDefault="000A2FEE" w:rsidP="006903E9">
      <w:pPr>
        <w:pStyle w:val="ae"/>
      </w:pPr>
      <w:r>
        <w:rPr>
          <w:rFonts w:hint="eastAsia"/>
        </w:rPr>
        <w:t>表4.3 某规则字典示例</w:t>
      </w:r>
    </w:p>
    <w:tbl>
      <w:tblPr>
        <w:tblStyle w:val="af6"/>
        <w:tblW w:w="5000" w:type="pct"/>
        <w:tblLook w:val="04A0" w:firstRow="1" w:lastRow="0" w:firstColumn="1" w:lastColumn="0" w:noHBand="0" w:noVBand="1"/>
      </w:tblPr>
      <w:tblGrid>
        <w:gridCol w:w="6138"/>
        <w:gridCol w:w="2384"/>
      </w:tblGrid>
      <w:tr w:rsidR="00FC0890" w14:paraId="17814F12" w14:textId="77777777" w:rsidTr="00FC0890">
        <w:tc>
          <w:tcPr>
            <w:tcW w:w="2606" w:type="pct"/>
            <w:vAlign w:val="center"/>
          </w:tcPr>
          <w:p w14:paraId="0C514496" w14:textId="7BD1E559" w:rsidR="00621F9A" w:rsidRPr="00260E05" w:rsidRDefault="00621F9A" w:rsidP="00260E05">
            <w:pPr>
              <w:pStyle w:val="aa"/>
              <w:ind w:firstLineChars="0" w:firstLine="0"/>
              <w:jc w:val="center"/>
              <w:rPr>
                <w:b/>
              </w:rPr>
            </w:pPr>
            <w:r w:rsidRPr="00260E05">
              <w:rPr>
                <w:rFonts w:hint="eastAsia"/>
                <w:b/>
              </w:rPr>
              <w:t>规则公式</w:t>
            </w:r>
          </w:p>
        </w:tc>
        <w:tc>
          <w:tcPr>
            <w:tcW w:w="2394" w:type="pct"/>
            <w:vAlign w:val="center"/>
          </w:tcPr>
          <w:p w14:paraId="24C0E797" w14:textId="34129768" w:rsidR="00621F9A" w:rsidRPr="00260E05" w:rsidRDefault="00621F9A" w:rsidP="00260E05">
            <w:pPr>
              <w:pStyle w:val="aa"/>
              <w:ind w:firstLineChars="0" w:firstLine="0"/>
              <w:jc w:val="center"/>
              <w:rPr>
                <w:b/>
              </w:rPr>
            </w:pPr>
            <w:r w:rsidRPr="00260E05">
              <w:rPr>
                <w:rFonts w:hint="eastAsia"/>
                <w:b/>
              </w:rPr>
              <w:t>备注</w:t>
            </w:r>
          </w:p>
        </w:tc>
      </w:tr>
      <w:tr w:rsidR="00FC0890" w14:paraId="28D6AAD8" w14:textId="77777777" w:rsidTr="00FC0890">
        <w:tc>
          <w:tcPr>
            <w:tcW w:w="2606" w:type="pct"/>
            <w:vAlign w:val="center"/>
          </w:tcPr>
          <w:p w14:paraId="56C31664" w14:textId="040DEF93" w:rsidR="00621F9A" w:rsidRDefault="001D2466" w:rsidP="00FC0890">
            <w:pPr>
              <w:pStyle w:val="aa"/>
              <w:ind w:firstLineChars="0" w:firstLine="0"/>
              <w:jc w:val="center"/>
            </w:pPr>
            <w:r>
              <w:t>{PREFIX}-</w:t>
            </w:r>
            <w:r w:rsidR="00CD5227">
              <w:rPr>
                <w:rFonts w:hint="eastAsia"/>
              </w:rPr>
              <w:t>{</w:t>
            </w:r>
            <w:r>
              <w:rPr>
                <w:rFonts w:hint="eastAsia"/>
              </w:rPr>
              <w:t xml:space="preserve"> CAR</w:t>
            </w:r>
            <w:r>
              <w:t xml:space="preserve">_NO </w:t>
            </w:r>
            <w:r w:rsidR="00CD5227">
              <w:rPr>
                <w:rFonts w:hint="eastAsia"/>
              </w:rPr>
              <w:t>}</w:t>
            </w:r>
            <w:r>
              <w:t>-{RECORD_TIME}-{POINT_NO}</w:t>
            </w:r>
          </w:p>
        </w:tc>
        <w:tc>
          <w:tcPr>
            <w:tcW w:w="2394" w:type="pct"/>
            <w:vAlign w:val="center"/>
          </w:tcPr>
          <w:p w14:paraId="153EE4A8" w14:textId="4E3A55E8" w:rsidR="00621F9A" w:rsidRDefault="001F4620" w:rsidP="00260E05">
            <w:pPr>
              <w:pStyle w:val="aa"/>
              <w:ind w:firstLineChars="0" w:firstLine="0"/>
              <w:jc w:val="center"/>
            </w:pPr>
            <w:r>
              <w:rPr>
                <w:rFonts w:hint="eastAsia"/>
              </w:rPr>
              <w:t>前缀</w:t>
            </w:r>
            <w:r>
              <w:rPr>
                <w:rFonts w:hint="eastAsia"/>
              </w:rPr>
              <w:t>-</w:t>
            </w:r>
            <w:r>
              <w:rPr>
                <w:rFonts w:hint="eastAsia"/>
              </w:rPr>
              <w:t>车辆车牌信息</w:t>
            </w:r>
            <w:r>
              <w:rPr>
                <w:rFonts w:hint="eastAsia"/>
              </w:rPr>
              <w:t>-</w:t>
            </w:r>
            <w:r>
              <w:rPr>
                <w:rFonts w:hint="eastAsia"/>
              </w:rPr>
              <w:t>记录时间</w:t>
            </w:r>
            <w:r>
              <w:rPr>
                <w:rFonts w:hint="eastAsia"/>
              </w:rPr>
              <w:t>-</w:t>
            </w:r>
            <w:r>
              <w:rPr>
                <w:rFonts w:hint="eastAsia"/>
              </w:rPr>
              <w:t>记录地点</w:t>
            </w:r>
          </w:p>
        </w:tc>
      </w:tr>
    </w:tbl>
    <w:p w14:paraId="5C69AD2D" w14:textId="06F6096B" w:rsidR="003203D2" w:rsidRDefault="0014762F" w:rsidP="004606BB">
      <w:pPr>
        <w:pStyle w:val="ae"/>
      </w:pPr>
      <w:r>
        <w:rPr>
          <w:rFonts w:hint="eastAsia"/>
        </w:rPr>
        <w:t>表4.4 示例记录与对应序列对象</w:t>
      </w:r>
    </w:p>
    <w:tbl>
      <w:tblPr>
        <w:tblStyle w:val="af6"/>
        <w:tblW w:w="0" w:type="auto"/>
        <w:tblLook w:val="04A0" w:firstRow="1" w:lastRow="0" w:firstColumn="1" w:lastColumn="0" w:noHBand="0" w:noVBand="1"/>
      </w:tblPr>
      <w:tblGrid>
        <w:gridCol w:w="4261"/>
        <w:gridCol w:w="4261"/>
      </w:tblGrid>
      <w:tr w:rsidR="00A33084" w14:paraId="366B4775" w14:textId="77777777" w:rsidTr="0016378A">
        <w:tc>
          <w:tcPr>
            <w:tcW w:w="4261" w:type="dxa"/>
            <w:vAlign w:val="center"/>
          </w:tcPr>
          <w:p w14:paraId="19B65455" w14:textId="1A72F8E8" w:rsidR="00A33084" w:rsidRPr="004B5460" w:rsidRDefault="00A33084" w:rsidP="004266CD">
            <w:pPr>
              <w:pStyle w:val="aa"/>
              <w:ind w:firstLineChars="0" w:firstLine="0"/>
              <w:jc w:val="center"/>
              <w:rPr>
                <w:b/>
              </w:rPr>
            </w:pPr>
            <w:r w:rsidRPr="004B5460">
              <w:rPr>
                <w:rFonts w:hint="eastAsia"/>
                <w:b/>
              </w:rPr>
              <w:t>记录值</w:t>
            </w:r>
          </w:p>
        </w:tc>
        <w:tc>
          <w:tcPr>
            <w:tcW w:w="4261" w:type="dxa"/>
            <w:vAlign w:val="center"/>
          </w:tcPr>
          <w:p w14:paraId="02CE10E8" w14:textId="10CD8274" w:rsidR="00A33084" w:rsidRPr="004B5460" w:rsidRDefault="00A33084" w:rsidP="004266CD">
            <w:pPr>
              <w:pStyle w:val="aa"/>
              <w:ind w:firstLineChars="0" w:firstLine="0"/>
              <w:jc w:val="center"/>
              <w:rPr>
                <w:b/>
              </w:rPr>
            </w:pPr>
            <w:r w:rsidRPr="004B5460">
              <w:rPr>
                <w:rFonts w:hint="eastAsia"/>
                <w:b/>
              </w:rPr>
              <w:t>序列对象</w:t>
            </w:r>
          </w:p>
        </w:tc>
      </w:tr>
      <w:tr w:rsidR="00A33084" w14:paraId="697C69DF" w14:textId="77777777" w:rsidTr="0016378A">
        <w:tc>
          <w:tcPr>
            <w:tcW w:w="4261" w:type="dxa"/>
            <w:vAlign w:val="center"/>
          </w:tcPr>
          <w:p w14:paraId="4CA12FAB" w14:textId="02E05E3D" w:rsidR="00A33084" w:rsidRDefault="00DF61C7" w:rsidP="004266CD">
            <w:pPr>
              <w:pStyle w:val="aa"/>
              <w:ind w:firstLineChars="0" w:firstLine="0"/>
              <w:jc w:val="center"/>
            </w:pPr>
            <w:r>
              <w:rPr>
                <w:rFonts w:hint="eastAsia"/>
              </w:rPr>
              <w:t>MONITOR_</w:t>
            </w:r>
            <w:r w:rsidRPr="00291554">
              <w:rPr>
                <w:rFonts w:hint="eastAsia"/>
              </w:rPr>
              <w:t>粤</w:t>
            </w:r>
            <w:r w:rsidR="0097649C">
              <w:rPr>
                <w:rFonts w:hint="eastAsia"/>
              </w:rPr>
              <w:t>B234PP</w:t>
            </w:r>
            <w:r w:rsidR="0097649C">
              <w:t>_</w:t>
            </w:r>
            <w:r w:rsidRPr="00DF61C7">
              <w:t>20501413</w:t>
            </w:r>
            <w:r w:rsidR="0097649C">
              <w:rPr>
                <w:rFonts w:hint="eastAsia"/>
              </w:rPr>
              <w:t>_</w:t>
            </w:r>
            <w:r>
              <w:rPr>
                <w:rFonts w:hint="eastAsia"/>
              </w:rPr>
              <w:t>2015</w:t>
            </w:r>
            <w:r w:rsidRPr="00291554">
              <w:rPr>
                <w:rFonts w:hint="eastAsia"/>
              </w:rPr>
              <w:t>-08</w:t>
            </w:r>
            <w:r>
              <w:rPr>
                <w:rFonts w:hint="eastAsia"/>
              </w:rPr>
              <w:t>-</w:t>
            </w:r>
            <w:r>
              <w:t>06 12:31:20</w:t>
            </w:r>
          </w:p>
        </w:tc>
        <w:tc>
          <w:tcPr>
            <w:tcW w:w="4261" w:type="dxa"/>
            <w:vAlign w:val="center"/>
          </w:tcPr>
          <w:p w14:paraId="4469B736" w14:textId="28720EB9" w:rsidR="0016378A" w:rsidRDefault="00837BE9" w:rsidP="0016378A">
            <w:pPr>
              <w:pStyle w:val="aa"/>
              <w:ind w:firstLineChars="0" w:firstLine="0"/>
              <w:jc w:val="left"/>
            </w:pPr>
            <w:r>
              <w:rPr>
                <w:rFonts w:hint="eastAsia"/>
              </w:rPr>
              <w:t>PREFIX: MONITOR</w:t>
            </w:r>
            <w:r>
              <w:t>,</w:t>
            </w:r>
          </w:p>
          <w:p w14:paraId="3AAB8A2D" w14:textId="697D04CF" w:rsidR="00837BE9" w:rsidRDefault="00837BE9" w:rsidP="0016378A">
            <w:pPr>
              <w:pStyle w:val="aa"/>
              <w:ind w:firstLineChars="0" w:firstLine="0"/>
              <w:jc w:val="left"/>
            </w:pPr>
            <w:r>
              <w:rPr>
                <w:rFonts w:hint="eastAsia"/>
              </w:rPr>
              <w:t>CAR</w:t>
            </w:r>
            <w:r>
              <w:t>_NO:</w:t>
            </w:r>
            <w:r w:rsidRPr="00291554">
              <w:rPr>
                <w:rFonts w:hint="eastAsia"/>
              </w:rPr>
              <w:t xml:space="preserve"> </w:t>
            </w:r>
            <w:r w:rsidRPr="00291554">
              <w:rPr>
                <w:rFonts w:hint="eastAsia"/>
              </w:rPr>
              <w:t>粤</w:t>
            </w:r>
            <w:r>
              <w:rPr>
                <w:rFonts w:hint="eastAsia"/>
              </w:rPr>
              <w:t>B234PP</w:t>
            </w:r>
            <w:r>
              <w:t>,</w:t>
            </w:r>
          </w:p>
          <w:p w14:paraId="7C2E5DAD" w14:textId="5A69DECB" w:rsidR="00837BE9" w:rsidRDefault="00A137DC" w:rsidP="0016378A">
            <w:pPr>
              <w:pStyle w:val="aa"/>
              <w:ind w:firstLineChars="0" w:firstLine="0"/>
              <w:jc w:val="left"/>
            </w:pPr>
            <w:r>
              <w:t>POINT_NO</w:t>
            </w:r>
            <w:r w:rsidR="00837BE9">
              <w:t>:</w:t>
            </w:r>
            <w:r w:rsidR="00837BE9" w:rsidRPr="00DF61C7">
              <w:t xml:space="preserve"> 20501413</w:t>
            </w:r>
            <w:r w:rsidR="00837BE9">
              <w:t>,</w:t>
            </w:r>
          </w:p>
          <w:p w14:paraId="5EAE8DA2" w14:textId="74F406DE" w:rsidR="00A33084" w:rsidRDefault="00A137DC" w:rsidP="0016378A">
            <w:pPr>
              <w:pStyle w:val="aa"/>
              <w:ind w:firstLineChars="0" w:firstLine="0"/>
              <w:jc w:val="left"/>
            </w:pPr>
            <w:r>
              <w:t>RECORD_TIME</w:t>
            </w:r>
            <w:r w:rsidR="00837BE9">
              <w:t>:</w:t>
            </w:r>
            <w:r w:rsidR="00837BE9">
              <w:rPr>
                <w:rFonts w:hint="eastAsia"/>
              </w:rPr>
              <w:t xml:space="preserve"> 2015</w:t>
            </w:r>
            <w:r w:rsidR="00837BE9" w:rsidRPr="00291554">
              <w:rPr>
                <w:rFonts w:hint="eastAsia"/>
              </w:rPr>
              <w:t>-08</w:t>
            </w:r>
            <w:r w:rsidR="00837BE9">
              <w:rPr>
                <w:rFonts w:hint="eastAsia"/>
              </w:rPr>
              <w:t>-</w:t>
            </w:r>
            <w:r w:rsidR="00837BE9">
              <w:t>06 12:31:20</w:t>
            </w:r>
          </w:p>
        </w:tc>
      </w:tr>
      <w:tr w:rsidR="00A33084" w14:paraId="0CF3EFDC" w14:textId="77777777" w:rsidTr="0016378A">
        <w:tc>
          <w:tcPr>
            <w:tcW w:w="4261" w:type="dxa"/>
            <w:vAlign w:val="center"/>
          </w:tcPr>
          <w:p w14:paraId="64F69109" w14:textId="5F04C4F2" w:rsidR="00A33084" w:rsidRDefault="00617F47" w:rsidP="004266CD">
            <w:pPr>
              <w:pStyle w:val="aa"/>
              <w:ind w:firstLineChars="0" w:firstLine="0"/>
              <w:jc w:val="center"/>
            </w:pPr>
            <w:r>
              <w:rPr>
                <w:rFonts w:hint="eastAsia"/>
              </w:rPr>
              <w:t>GPS_</w:t>
            </w:r>
            <w:r w:rsidRPr="00617F47">
              <w:rPr>
                <w:rFonts w:hint="eastAsia"/>
              </w:rPr>
              <w:t>粤</w:t>
            </w:r>
            <w:r w:rsidRPr="00617F47">
              <w:rPr>
                <w:rFonts w:hint="eastAsia"/>
              </w:rPr>
              <w:t>S73C81</w:t>
            </w:r>
            <w:r>
              <w:t>_</w:t>
            </w:r>
            <w:r w:rsidRPr="00617F47">
              <w:t>20501411</w:t>
            </w:r>
            <w:r>
              <w:t>_</w:t>
            </w:r>
            <w:r>
              <w:rPr>
                <w:rFonts w:hint="eastAsia"/>
              </w:rPr>
              <w:t>2015</w:t>
            </w:r>
            <w:r w:rsidRPr="00291554">
              <w:rPr>
                <w:rFonts w:hint="eastAsia"/>
              </w:rPr>
              <w:t>-08</w:t>
            </w:r>
            <w:r>
              <w:rPr>
                <w:rFonts w:hint="eastAsia"/>
              </w:rPr>
              <w:t>-</w:t>
            </w:r>
            <w:r>
              <w:t>01 10:36:20</w:t>
            </w:r>
          </w:p>
        </w:tc>
        <w:tc>
          <w:tcPr>
            <w:tcW w:w="4261" w:type="dxa"/>
            <w:vAlign w:val="center"/>
          </w:tcPr>
          <w:p w14:paraId="29E77E92" w14:textId="4227759B" w:rsidR="00567522" w:rsidRDefault="00567522" w:rsidP="00567522">
            <w:pPr>
              <w:pStyle w:val="aa"/>
              <w:ind w:firstLineChars="0" w:firstLine="0"/>
              <w:jc w:val="left"/>
            </w:pPr>
            <w:r>
              <w:rPr>
                <w:rFonts w:hint="eastAsia"/>
              </w:rPr>
              <w:t xml:space="preserve">PREFIX: </w:t>
            </w:r>
            <w:r>
              <w:t>GPS,</w:t>
            </w:r>
          </w:p>
          <w:p w14:paraId="30EF7677" w14:textId="76AB977B" w:rsidR="00567522" w:rsidRDefault="00567522" w:rsidP="00567522">
            <w:pPr>
              <w:pStyle w:val="aa"/>
              <w:ind w:firstLineChars="0" w:firstLine="0"/>
              <w:jc w:val="left"/>
            </w:pPr>
            <w:r>
              <w:rPr>
                <w:rFonts w:hint="eastAsia"/>
              </w:rPr>
              <w:t>CAR</w:t>
            </w:r>
            <w:r>
              <w:t>_NO:</w:t>
            </w:r>
            <w:r w:rsidRPr="00291554">
              <w:rPr>
                <w:rFonts w:hint="eastAsia"/>
              </w:rPr>
              <w:t xml:space="preserve"> </w:t>
            </w:r>
            <w:r w:rsidRPr="00617F47">
              <w:rPr>
                <w:rFonts w:hint="eastAsia"/>
              </w:rPr>
              <w:t>粤</w:t>
            </w:r>
            <w:r w:rsidRPr="00617F47">
              <w:rPr>
                <w:rFonts w:hint="eastAsia"/>
              </w:rPr>
              <w:t>S73C81</w:t>
            </w:r>
            <w:r>
              <w:t>,</w:t>
            </w:r>
          </w:p>
          <w:p w14:paraId="6DA07B62" w14:textId="6E9FD7F3" w:rsidR="00567522" w:rsidRDefault="000945B8" w:rsidP="00567522">
            <w:pPr>
              <w:pStyle w:val="aa"/>
              <w:ind w:firstLineChars="0" w:firstLine="0"/>
              <w:jc w:val="left"/>
            </w:pPr>
            <w:r>
              <w:t>POINT_NO</w:t>
            </w:r>
            <w:r w:rsidR="00567522">
              <w:t>:</w:t>
            </w:r>
            <w:r w:rsidR="00567522" w:rsidRPr="00DF61C7">
              <w:t xml:space="preserve"> </w:t>
            </w:r>
            <w:r w:rsidR="00567522" w:rsidRPr="00617F47">
              <w:t>20501411</w:t>
            </w:r>
            <w:r w:rsidR="00567522">
              <w:t>,</w:t>
            </w:r>
          </w:p>
          <w:p w14:paraId="6226FE3A" w14:textId="196454A7" w:rsidR="00A33084" w:rsidRDefault="000945B8" w:rsidP="00567522">
            <w:pPr>
              <w:pStyle w:val="aa"/>
              <w:ind w:firstLineChars="0" w:firstLine="0"/>
              <w:jc w:val="left"/>
            </w:pPr>
            <w:r>
              <w:t>RECORD_TIME</w:t>
            </w:r>
            <w:r w:rsidR="00567522">
              <w:t>:</w:t>
            </w:r>
            <w:r w:rsidR="00567522">
              <w:rPr>
                <w:rFonts w:hint="eastAsia"/>
              </w:rPr>
              <w:t xml:space="preserve"> 2015</w:t>
            </w:r>
            <w:r w:rsidR="00567522" w:rsidRPr="00291554">
              <w:rPr>
                <w:rFonts w:hint="eastAsia"/>
              </w:rPr>
              <w:t>-08</w:t>
            </w:r>
            <w:r w:rsidR="00567522">
              <w:rPr>
                <w:rFonts w:hint="eastAsia"/>
              </w:rPr>
              <w:t>-</w:t>
            </w:r>
            <w:r w:rsidR="00567522">
              <w:t>01 10:36:20</w:t>
            </w:r>
          </w:p>
        </w:tc>
      </w:tr>
      <w:tr w:rsidR="00C2618F" w14:paraId="53E957E9" w14:textId="77777777" w:rsidTr="0016378A">
        <w:tc>
          <w:tcPr>
            <w:tcW w:w="4261" w:type="dxa"/>
            <w:vAlign w:val="center"/>
          </w:tcPr>
          <w:p w14:paraId="0C7826FC" w14:textId="77FEDA45" w:rsidR="00C2618F" w:rsidRDefault="00844EFF" w:rsidP="004266CD">
            <w:pPr>
              <w:pStyle w:val="aa"/>
              <w:ind w:firstLineChars="0" w:firstLine="0"/>
              <w:jc w:val="center"/>
            </w:pPr>
            <w:r>
              <w:rPr>
                <w:rFonts w:hint="eastAsia"/>
              </w:rPr>
              <w:t>DEPOT</w:t>
            </w:r>
            <w:r>
              <w:t>_</w:t>
            </w:r>
            <w:r w:rsidRPr="00844EFF">
              <w:rPr>
                <w:rFonts w:hint="eastAsia"/>
              </w:rPr>
              <w:t>粤</w:t>
            </w:r>
            <w:r w:rsidRPr="00844EFF">
              <w:rPr>
                <w:rFonts w:hint="eastAsia"/>
              </w:rPr>
              <w:t>BFR326</w:t>
            </w:r>
            <w:r>
              <w:t>_</w:t>
            </w:r>
            <w:r w:rsidR="0049636C">
              <w:t xml:space="preserve"> </w:t>
            </w:r>
            <w:r w:rsidR="0049636C" w:rsidRPr="0049636C">
              <w:t xml:space="preserve">30503002 </w:t>
            </w:r>
            <w:r w:rsidR="0049636C">
              <w:t xml:space="preserve">_ </w:t>
            </w:r>
            <w:r w:rsidR="00A4567F">
              <w:t>2015-07</w:t>
            </w:r>
            <w:r w:rsidR="0049636C" w:rsidRPr="0049636C">
              <w:t>-08 00:00:51</w:t>
            </w:r>
          </w:p>
        </w:tc>
        <w:tc>
          <w:tcPr>
            <w:tcW w:w="4261" w:type="dxa"/>
            <w:vAlign w:val="center"/>
          </w:tcPr>
          <w:p w14:paraId="63836B7B" w14:textId="77777777" w:rsidR="0033680A" w:rsidRDefault="0033680A" w:rsidP="0033680A">
            <w:pPr>
              <w:pStyle w:val="aa"/>
              <w:ind w:firstLineChars="0" w:firstLine="0"/>
              <w:jc w:val="left"/>
            </w:pPr>
            <w:r>
              <w:rPr>
                <w:rFonts w:hint="eastAsia"/>
              </w:rPr>
              <w:t xml:space="preserve">PREFIX: </w:t>
            </w:r>
            <w:r>
              <w:t>GPS,</w:t>
            </w:r>
          </w:p>
          <w:p w14:paraId="43BF2F9D" w14:textId="389A8356" w:rsidR="0033680A" w:rsidRDefault="0033680A" w:rsidP="0033680A">
            <w:pPr>
              <w:pStyle w:val="aa"/>
              <w:ind w:firstLineChars="0" w:firstLine="0"/>
              <w:jc w:val="left"/>
            </w:pPr>
            <w:r>
              <w:rPr>
                <w:rFonts w:hint="eastAsia"/>
              </w:rPr>
              <w:t>CAR</w:t>
            </w:r>
            <w:r>
              <w:t>_NO:</w:t>
            </w:r>
            <w:r w:rsidR="00CF1460" w:rsidRPr="00844EFF">
              <w:rPr>
                <w:rFonts w:hint="eastAsia"/>
              </w:rPr>
              <w:t xml:space="preserve"> </w:t>
            </w:r>
            <w:r w:rsidR="00CF1460" w:rsidRPr="00844EFF">
              <w:rPr>
                <w:rFonts w:hint="eastAsia"/>
              </w:rPr>
              <w:t>粤</w:t>
            </w:r>
            <w:r w:rsidR="00CF1460" w:rsidRPr="00844EFF">
              <w:rPr>
                <w:rFonts w:hint="eastAsia"/>
              </w:rPr>
              <w:t>BFR326</w:t>
            </w:r>
            <w:r>
              <w:t>,</w:t>
            </w:r>
          </w:p>
          <w:p w14:paraId="18928363" w14:textId="59D3104D" w:rsidR="0033680A" w:rsidRDefault="0033680A" w:rsidP="0033680A">
            <w:pPr>
              <w:pStyle w:val="aa"/>
              <w:ind w:firstLineChars="0" w:firstLine="0"/>
              <w:jc w:val="left"/>
            </w:pPr>
            <w:r>
              <w:t>POINT_NO:</w:t>
            </w:r>
            <w:r w:rsidRPr="00DF61C7">
              <w:t xml:space="preserve"> </w:t>
            </w:r>
            <w:r w:rsidR="001A4187" w:rsidRPr="0049636C">
              <w:t>30503002</w:t>
            </w:r>
            <w:r>
              <w:t>,</w:t>
            </w:r>
          </w:p>
          <w:p w14:paraId="787C4ED6" w14:textId="6376710B" w:rsidR="00C2618F" w:rsidRDefault="0033680A" w:rsidP="0033680A">
            <w:pPr>
              <w:pStyle w:val="aa"/>
              <w:ind w:firstLineChars="0" w:firstLine="0"/>
              <w:jc w:val="left"/>
            </w:pPr>
            <w:r>
              <w:t>RECORD_TIME:</w:t>
            </w:r>
            <w:r>
              <w:rPr>
                <w:rFonts w:hint="eastAsia"/>
              </w:rPr>
              <w:t xml:space="preserve"> </w:t>
            </w:r>
            <w:r w:rsidR="00A63D96">
              <w:t>2015-07</w:t>
            </w:r>
            <w:r w:rsidR="00A63D96" w:rsidRPr="0049636C">
              <w:t>-08 00:00:51</w:t>
            </w:r>
          </w:p>
        </w:tc>
      </w:tr>
    </w:tbl>
    <w:p w14:paraId="4BBBFC8E" w14:textId="6D8503A9" w:rsidR="00CA5CCC" w:rsidRDefault="00DF3F4C" w:rsidP="00FF2C5C">
      <w:pPr>
        <w:pStyle w:val="aa"/>
        <w:numPr>
          <w:ilvl w:val="0"/>
          <w:numId w:val="42"/>
        </w:numPr>
        <w:ind w:firstLineChars="0"/>
      </w:pPr>
      <w:r>
        <w:t>缓冲</w:t>
      </w:r>
      <w:r w:rsidR="00631F7E">
        <w:t>管理器</w:t>
      </w:r>
    </w:p>
    <w:p w14:paraId="5D261DE8" w14:textId="780BFBA7" w:rsidR="00573C20" w:rsidRPr="00CA5CCC" w:rsidRDefault="009810EF" w:rsidP="00CA5CCC">
      <w:pPr>
        <w:pStyle w:val="aa"/>
      </w:pPr>
      <w:r w:rsidRPr="00CA5CCC">
        <w:t>数据变成序列对象之后，根据</w:t>
      </w:r>
      <w:r w:rsidRPr="00CA5CCC">
        <w:rPr>
          <w:rFonts w:hint="eastAsia"/>
        </w:rPr>
        <w:t>PREFIX</w:t>
      </w:r>
      <w:r w:rsidR="007E1CD5">
        <w:rPr>
          <w:rFonts w:hint="eastAsia"/>
        </w:rPr>
        <w:t>的不同，被发送到不同的缓冲</w:t>
      </w:r>
      <w:r w:rsidRPr="00CA5CCC">
        <w:rPr>
          <w:rFonts w:hint="eastAsia"/>
        </w:rPr>
        <w:t>管理器中，</w:t>
      </w:r>
      <w:r w:rsidR="00957878">
        <w:rPr>
          <w:rFonts w:hint="eastAsia"/>
        </w:rPr>
        <w:t>缓冲</w:t>
      </w:r>
      <w:r w:rsidR="00D53790" w:rsidRPr="00CA5CCC">
        <w:rPr>
          <w:rFonts w:hint="eastAsia"/>
        </w:rPr>
        <w:t>管理器的作用为将不同的序列对象</w:t>
      </w:r>
      <w:r w:rsidR="006D4DE6" w:rsidRPr="00CA5CCC">
        <w:rPr>
          <w:rFonts w:hint="eastAsia"/>
        </w:rPr>
        <w:t>通过计算</w:t>
      </w:r>
      <w:r w:rsidR="00B34D04" w:rsidRPr="00CA5CCC">
        <w:rPr>
          <w:rFonts w:hint="eastAsia"/>
        </w:rPr>
        <w:t>告知队列控制器该条数据的插入</w:t>
      </w:r>
      <w:r w:rsidR="00A50A86" w:rsidRPr="00CA5CCC">
        <w:rPr>
          <w:rFonts w:hint="eastAsia"/>
        </w:rPr>
        <w:t>的</w:t>
      </w:r>
      <w:r w:rsidR="00B34D04" w:rsidRPr="00CA5CCC">
        <w:rPr>
          <w:rFonts w:hint="eastAsia"/>
        </w:rPr>
        <w:t>队列序号。</w:t>
      </w:r>
      <w:r w:rsidR="001E7D68" w:rsidRPr="00CA5CCC">
        <w:rPr>
          <w:rFonts w:hint="eastAsia"/>
        </w:rPr>
        <w:t>具体实现方式为</w:t>
      </w:r>
      <w:commentRangeStart w:id="200"/>
      <w:r w:rsidR="001E7D68" w:rsidRPr="00CA5CCC">
        <w:rPr>
          <w:rFonts w:hint="eastAsia"/>
        </w:rPr>
        <w:t>一致性哈希</w:t>
      </w:r>
      <w:commentRangeEnd w:id="200"/>
      <w:r w:rsidR="00286045">
        <w:rPr>
          <w:rStyle w:val="af1"/>
        </w:rPr>
        <w:commentReference w:id="200"/>
      </w:r>
      <w:r w:rsidR="00797003">
        <w:rPr>
          <w:rStyle w:val="afe"/>
        </w:rPr>
        <w:t>[</w:t>
      </w:r>
      <w:r w:rsidR="00797003">
        <w:rPr>
          <w:rStyle w:val="afe"/>
        </w:rPr>
        <w:endnoteReference w:id="63"/>
      </w:r>
      <w:r w:rsidR="00797003">
        <w:rPr>
          <w:rStyle w:val="afe"/>
        </w:rPr>
        <w:t>][</w:t>
      </w:r>
      <w:r w:rsidR="00797003">
        <w:rPr>
          <w:rStyle w:val="afe"/>
        </w:rPr>
        <w:endnoteReference w:id="64"/>
      </w:r>
      <w:r w:rsidR="00797003">
        <w:rPr>
          <w:rStyle w:val="afe"/>
        </w:rPr>
        <w:t>]</w:t>
      </w:r>
      <w:r w:rsidR="0053704E">
        <w:rPr>
          <w:rFonts w:hint="eastAsia"/>
        </w:rPr>
        <w:t>（</w:t>
      </w:r>
      <w:r w:rsidR="0053704E">
        <w:rPr>
          <w:rFonts w:hint="eastAsia"/>
        </w:rPr>
        <w:t>DHT</w:t>
      </w:r>
      <w:r w:rsidR="0053704E">
        <w:rPr>
          <w:rFonts w:hint="eastAsia"/>
        </w:rPr>
        <w:t>）</w:t>
      </w:r>
      <w:r w:rsidR="001E7D68" w:rsidRPr="00CA5CCC">
        <w:rPr>
          <w:rFonts w:hint="eastAsia"/>
        </w:rPr>
        <w:t>。</w:t>
      </w:r>
    </w:p>
    <w:p w14:paraId="7316B965" w14:textId="68985B90" w:rsidR="006B4E24" w:rsidRPr="00CA5CCC" w:rsidRDefault="00DD1EB4" w:rsidP="00CA5CCC">
      <w:pPr>
        <w:pStyle w:val="aa"/>
      </w:pPr>
      <w:r>
        <w:rPr>
          <w:rFonts w:hint="eastAsia"/>
        </w:rPr>
        <w:t>哈希算法为将任意长度的二进制</w:t>
      </w:r>
      <w:r w:rsidR="00B952CB">
        <w:rPr>
          <w:rFonts w:hint="eastAsia"/>
        </w:rPr>
        <w:t>数据</w:t>
      </w:r>
      <w:r w:rsidR="00946881" w:rsidRPr="00CA5CCC">
        <w:rPr>
          <w:rFonts w:hint="eastAsia"/>
        </w:rPr>
        <w:t>通过某种计算映射为固定长度的二进制值，该值被称为哈希值。</w:t>
      </w:r>
      <w:r w:rsidR="000A6B8D" w:rsidRPr="00CA5CCC">
        <w:rPr>
          <w:rFonts w:hint="eastAsia"/>
        </w:rPr>
        <w:t>判断哈希的好坏由四个标准：</w:t>
      </w:r>
      <w:r w:rsidR="00A10462" w:rsidRPr="00CA5CCC">
        <w:rPr>
          <w:rFonts w:hint="eastAsia"/>
        </w:rPr>
        <w:t>平衡性（</w:t>
      </w:r>
      <w:r w:rsidR="00A10462" w:rsidRPr="00CA5CCC">
        <w:rPr>
          <w:rFonts w:hint="eastAsia"/>
        </w:rPr>
        <w:t>Balance</w:t>
      </w:r>
      <w:r w:rsidR="00A10462" w:rsidRPr="00CA5CCC">
        <w:rPr>
          <w:rFonts w:hint="eastAsia"/>
        </w:rPr>
        <w:t>）</w:t>
      </w:r>
      <w:r w:rsidR="00A10462" w:rsidRPr="00CA5CCC">
        <w:t>、单调性（</w:t>
      </w:r>
      <w:r w:rsidR="00A10462" w:rsidRPr="00CA5CCC">
        <w:t>Monotonicity</w:t>
      </w:r>
      <w:r w:rsidR="00A10462" w:rsidRPr="00CA5CCC">
        <w:t>）</w:t>
      </w:r>
      <w:r w:rsidR="000A08F8" w:rsidRPr="00CA5CCC">
        <w:t>、</w:t>
      </w:r>
      <w:r w:rsidR="000A08F8" w:rsidRPr="00CA5CCC">
        <w:rPr>
          <w:rFonts w:hint="eastAsia"/>
        </w:rPr>
        <w:t>分散性</w:t>
      </w:r>
      <w:r w:rsidR="00A748E0" w:rsidRPr="00CA5CCC">
        <w:rPr>
          <w:rFonts w:hint="eastAsia"/>
        </w:rPr>
        <w:t>（</w:t>
      </w:r>
      <w:r w:rsidR="00A748E0" w:rsidRPr="00CA5CCC">
        <w:rPr>
          <w:rFonts w:hint="eastAsia"/>
        </w:rPr>
        <w:t>Spread</w:t>
      </w:r>
      <w:r w:rsidR="00A748E0" w:rsidRPr="00CA5CCC">
        <w:rPr>
          <w:rFonts w:hint="eastAsia"/>
        </w:rPr>
        <w:t>）</w:t>
      </w:r>
      <w:r w:rsidR="00A16DFC" w:rsidRPr="00CA5CCC">
        <w:rPr>
          <w:rFonts w:hint="eastAsia"/>
        </w:rPr>
        <w:t>、</w:t>
      </w:r>
      <w:r w:rsidR="009D18F8" w:rsidRPr="00CA5CCC">
        <w:rPr>
          <w:rFonts w:hint="eastAsia"/>
        </w:rPr>
        <w:t>负载（</w:t>
      </w:r>
      <w:r w:rsidR="009D18F8" w:rsidRPr="00CA5CCC">
        <w:rPr>
          <w:rFonts w:hint="eastAsia"/>
        </w:rPr>
        <w:t>Load</w:t>
      </w:r>
      <w:r w:rsidR="009D18F8" w:rsidRPr="00CA5CCC">
        <w:rPr>
          <w:rFonts w:hint="eastAsia"/>
        </w:rPr>
        <w:t>）</w:t>
      </w:r>
      <w:r w:rsidR="00E720FD" w:rsidRPr="00CA5CCC">
        <w:rPr>
          <w:rFonts w:hint="eastAsia"/>
        </w:rPr>
        <w:t>。</w:t>
      </w:r>
      <w:r w:rsidR="00892FED" w:rsidRPr="00CA5CCC">
        <w:rPr>
          <w:rFonts w:hint="eastAsia"/>
        </w:rPr>
        <w:t>常用的</w:t>
      </w:r>
      <w:r w:rsidR="002754CA" w:rsidRPr="00CA5CCC">
        <w:rPr>
          <w:rFonts w:hint="eastAsia"/>
        </w:rPr>
        <w:t>线性</w:t>
      </w:r>
      <w:r w:rsidR="00892FED" w:rsidRPr="00CA5CCC">
        <w:rPr>
          <w:rFonts w:hint="eastAsia"/>
        </w:rPr>
        <w:t>哈希算法为：</w:t>
      </w:r>
    </w:p>
    <w:tbl>
      <w:tblPr>
        <w:tblStyle w:val="af6"/>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6524"/>
        <w:gridCol w:w="996"/>
      </w:tblGrid>
      <w:tr w:rsidR="00766E13" w:rsidRPr="00565595" w14:paraId="70DDFB2D" w14:textId="77777777" w:rsidTr="00505517">
        <w:trPr>
          <w:jc w:val="right"/>
        </w:trPr>
        <w:tc>
          <w:tcPr>
            <w:tcW w:w="588" w:type="pct"/>
            <w:vAlign w:val="center"/>
          </w:tcPr>
          <w:p w14:paraId="210AFBAF" w14:textId="40AB5DD5" w:rsidR="00766E13" w:rsidRPr="00565595" w:rsidRDefault="00766E13" w:rsidP="009C4F7F">
            <w:pPr>
              <w:pStyle w:val="aa"/>
              <w:ind w:firstLineChars="0" w:firstLine="0"/>
              <w:jc w:val="left"/>
            </w:pPr>
          </w:p>
        </w:tc>
        <w:tc>
          <w:tcPr>
            <w:tcW w:w="3828" w:type="pct"/>
            <w:vAlign w:val="center"/>
          </w:tcPr>
          <w:p w14:paraId="3D6624E4" w14:textId="28AD6DF2" w:rsidR="00766E13" w:rsidRPr="00C55C1F" w:rsidRDefault="00C55C1F" w:rsidP="00505517">
            <w:pPr>
              <w:pStyle w:val="aa"/>
              <w:ind w:firstLineChars="0" w:firstLine="0"/>
              <w:jc w:val="center"/>
              <w:rPr>
                <w:i/>
              </w:rPr>
            </w:pPr>
            <m:oMath>
              <m:r>
                <w:rPr>
                  <w:rFonts w:ascii="Cambria Math" w:hAnsi="Cambria Math"/>
                </w:rPr>
                <m:t>Address=αx+b</m:t>
              </m:r>
              <m:r>
                <m:rPr>
                  <m:nor/>
                </m:rPr>
                <w:rPr>
                  <w:rFonts w:ascii="Cambria Math" w:hAnsi="Cambria Math"/>
                  <w:i/>
                </w:rPr>
                <m:t xml:space="preserve"> mod</m:t>
              </m:r>
              <m:r>
                <w:rPr>
                  <w:rFonts w:ascii="Cambria Math" w:hAnsi="Cambria Math"/>
                </w:rPr>
                <m:t>（</m:t>
              </m:r>
              <m:r>
                <w:rPr>
                  <w:rFonts w:ascii="Cambria Math" w:hAnsi="Cambria Math"/>
                </w:rPr>
                <m:t>N</m:t>
              </m:r>
              <m:r>
                <w:rPr>
                  <w:rFonts w:ascii="Cambria Math" w:hAnsi="Cambria Math"/>
                </w:rPr>
                <m:t>）</m:t>
              </m:r>
            </m:oMath>
            <w:r w:rsidR="00263A49" w:rsidRPr="00C55C1F">
              <w:rPr>
                <w:i/>
              </w:rPr>
              <w:t xml:space="preserve"> </w:t>
            </w:r>
          </w:p>
        </w:tc>
        <w:tc>
          <w:tcPr>
            <w:tcW w:w="584" w:type="pct"/>
            <w:vAlign w:val="center"/>
          </w:tcPr>
          <w:p w14:paraId="12A22123" w14:textId="2D9F9572" w:rsidR="00766E13" w:rsidRPr="00565595" w:rsidRDefault="00766E13" w:rsidP="009C4F7F">
            <w:pPr>
              <w:pStyle w:val="aa"/>
              <w:ind w:firstLineChars="0" w:firstLine="0"/>
              <w:jc w:val="center"/>
            </w:pPr>
            <w:r w:rsidRPr="00565595">
              <w:t>（</w:t>
            </w:r>
            <w:r w:rsidR="003C095B">
              <w:t>4</w:t>
            </w:r>
            <w:r w:rsidRPr="00565595">
              <w:t>.1</w:t>
            </w:r>
            <w:r w:rsidRPr="00565595">
              <w:t>）</w:t>
            </w:r>
          </w:p>
        </w:tc>
      </w:tr>
    </w:tbl>
    <w:p w14:paraId="02D59E52" w14:textId="138371A1" w:rsidR="00B9529C" w:rsidRDefault="007B4203" w:rsidP="007B4466">
      <w:pPr>
        <w:pStyle w:val="aa"/>
      </w:pPr>
      <w:r w:rsidRPr="007B4466">
        <w:t>其中，</w:t>
      </w:r>
      <w:r w:rsidRPr="007B4466">
        <w:t>N</w:t>
      </w:r>
      <w:r w:rsidRPr="007B4466">
        <w:t>表示全部等待队列的个数</w:t>
      </w:r>
      <w:r w:rsidR="00FA3551" w:rsidRPr="007B4466">
        <w:t>。</w:t>
      </w:r>
      <w:r w:rsidR="00247F16">
        <w:t>在缓冲</w:t>
      </w:r>
      <w:r w:rsidR="00B83DDC" w:rsidRPr="007B4466">
        <w:t>层中，</w:t>
      </w:r>
      <w:r w:rsidR="003D53D8">
        <w:t>对等待队列的添加或者删除、或者队列故障之后自动脱离操作，都是缓冲</w:t>
      </w:r>
      <w:r w:rsidR="00385191" w:rsidRPr="007B4466">
        <w:t>层经常</w:t>
      </w:r>
      <w:r w:rsidR="00896F0D" w:rsidRPr="007B4466">
        <w:t>遇见的情况</w:t>
      </w:r>
      <w:r w:rsidR="00DB190F" w:rsidRPr="007B4466">
        <w:t>。</w:t>
      </w:r>
      <w:r w:rsidR="005D0F05" w:rsidRPr="007B4466">
        <w:t>公式</w:t>
      </w:r>
      <w:r w:rsidR="005D0F05" w:rsidRPr="007B4466">
        <w:rPr>
          <w:rFonts w:hint="eastAsia"/>
        </w:rPr>
        <w:t>4.1</w:t>
      </w:r>
      <w:r w:rsidR="00813135" w:rsidRPr="007B4466">
        <w:rPr>
          <w:rFonts w:hint="eastAsia"/>
        </w:rPr>
        <w:t>不足之处在于队列删除或者添加之后，部分数据会被丢失</w:t>
      </w:r>
      <w:r w:rsidR="000A2ED8" w:rsidRPr="007B4466">
        <w:rPr>
          <w:rFonts w:hint="eastAsia"/>
        </w:rPr>
        <w:t>，该算法违背了单调性原</w:t>
      </w:r>
      <w:r w:rsidR="000A2ED8" w:rsidRPr="007B4466">
        <w:rPr>
          <w:rFonts w:hint="eastAsia"/>
        </w:rPr>
        <w:lastRenderedPageBreak/>
        <w:t>则。</w:t>
      </w:r>
    </w:p>
    <w:p w14:paraId="5A0CF78A" w14:textId="7BAB6BD4" w:rsidR="00FA0A82" w:rsidRDefault="0078356E" w:rsidP="007B4466">
      <w:pPr>
        <w:pStyle w:val="aa"/>
      </w:pPr>
      <w:r>
        <w:rPr>
          <w:rFonts w:hint="eastAsia"/>
        </w:rPr>
        <w:t>一致性哈希</w:t>
      </w:r>
      <w:r w:rsidR="00E17250">
        <w:rPr>
          <w:rFonts w:hint="eastAsia"/>
        </w:rPr>
        <w:t>是目前较为主流的分布式哈希算法之一，它对简单的线性算法进行的改进，</w:t>
      </w:r>
      <w:r w:rsidR="003E33B4">
        <w:rPr>
          <w:rFonts w:hint="eastAsia"/>
        </w:rPr>
        <w:t>解决了线性哈希带来的热点问题</w:t>
      </w:r>
      <w:r w:rsidR="00091271">
        <w:rPr>
          <w:rFonts w:hint="eastAsia"/>
        </w:rPr>
        <w:t>。</w:t>
      </w:r>
      <w:r w:rsidR="00793C43">
        <w:rPr>
          <w:rFonts w:hint="eastAsia"/>
        </w:rPr>
        <w:t>图</w:t>
      </w:r>
      <w:r w:rsidR="00793C43">
        <w:rPr>
          <w:rFonts w:hint="eastAsia"/>
        </w:rPr>
        <w:t>4.3</w:t>
      </w:r>
      <w:r w:rsidR="00793C43">
        <w:rPr>
          <w:rFonts w:hint="eastAsia"/>
        </w:rPr>
        <w:t>为一致性哈希算法示意图。</w:t>
      </w:r>
    </w:p>
    <w:p w14:paraId="5CB06FFB" w14:textId="6ECCB0D9" w:rsidR="00DE4679" w:rsidRDefault="00DE4679" w:rsidP="001135BB">
      <w:pPr>
        <w:pStyle w:val="ae"/>
      </w:pPr>
      <w:r>
        <w:rPr>
          <w:noProof/>
        </w:rPr>
        <w:drawing>
          <wp:inline distT="0" distB="0" distL="0" distR="0" wp14:anchorId="5163FFBF" wp14:editId="0253875A">
            <wp:extent cx="4114800" cy="3541395"/>
            <wp:effectExtent l="0" t="0" r="0" b="1905"/>
            <wp:docPr id="9" name="图片 9" descr="http://images2015.cnblogs.com/blog/543211/201608/543211-20160823162402276-419017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543211/201608/543211-20160823162402276-4190178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3541395"/>
                    </a:xfrm>
                    <a:prstGeom prst="rect">
                      <a:avLst/>
                    </a:prstGeom>
                    <a:noFill/>
                    <a:ln>
                      <a:noFill/>
                    </a:ln>
                  </pic:spPr>
                </pic:pic>
              </a:graphicData>
            </a:graphic>
          </wp:inline>
        </w:drawing>
      </w:r>
    </w:p>
    <w:p w14:paraId="77DD823B" w14:textId="00525CB0" w:rsidR="006D1872" w:rsidRDefault="005D481D" w:rsidP="001135BB">
      <w:pPr>
        <w:pStyle w:val="ae"/>
      </w:pPr>
      <w:r>
        <w:rPr>
          <w:rFonts w:hint="eastAsia"/>
        </w:rPr>
        <w:t>图4.3 一致性哈希算法示意图</w:t>
      </w:r>
    </w:p>
    <w:p w14:paraId="1B75CC98" w14:textId="4C60B2F7" w:rsidR="00076890" w:rsidRDefault="00076890" w:rsidP="002249D4">
      <w:pPr>
        <w:pStyle w:val="aa"/>
      </w:pPr>
      <w:r>
        <w:t>如图</w:t>
      </w:r>
      <w:r>
        <w:rPr>
          <w:rFonts w:hint="eastAsia"/>
        </w:rPr>
        <w:t>4.3</w:t>
      </w:r>
      <w:r>
        <w:rPr>
          <w:rFonts w:hint="eastAsia"/>
        </w:rPr>
        <w:t>所示，</w:t>
      </w:r>
      <w:r w:rsidR="009476CE">
        <w:rPr>
          <w:rFonts w:hint="eastAsia"/>
        </w:rPr>
        <w:t>假设一个</w:t>
      </w:r>
      <w:r w:rsidR="000C52EF">
        <w:rPr>
          <w:rFonts w:hint="eastAsia"/>
        </w:rPr>
        <w:t>缓冲</w:t>
      </w:r>
      <w:r w:rsidR="009476CE">
        <w:rPr>
          <w:rFonts w:hint="eastAsia"/>
        </w:rPr>
        <w:t>管理器共有</w:t>
      </w:r>
      <w:r w:rsidR="009476CE">
        <w:rPr>
          <w:rFonts w:hint="eastAsia"/>
        </w:rPr>
        <w:t>A</w:t>
      </w:r>
      <w:r w:rsidR="009476CE">
        <w:rPr>
          <w:rFonts w:hint="eastAsia"/>
        </w:rPr>
        <w:t>、</w:t>
      </w:r>
      <w:r w:rsidR="009476CE">
        <w:rPr>
          <w:rFonts w:hint="eastAsia"/>
        </w:rPr>
        <w:t>B</w:t>
      </w:r>
      <w:r w:rsidR="009476CE">
        <w:rPr>
          <w:rFonts w:hint="eastAsia"/>
        </w:rPr>
        <w:t>、</w:t>
      </w:r>
      <w:r w:rsidR="009476CE">
        <w:rPr>
          <w:rFonts w:hint="eastAsia"/>
        </w:rPr>
        <w:t>C</w:t>
      </w:r>
      <w:r w:rsidR="009476CE">
        <w:t>、</w:t>
      </w:r>
      <w:r w:rsidR="009476CE">
        <w:t>D</w:t>
      </w:r>
      <w:r w:rsidR="006D6136">
        <w:t>四个等待队列，</w:t>
      </w:r>
      <w:r w:rsidR="00EA3ADA">
        <w:t>这四个队列被分配到</w:t>
      </w:r>
      <w:r w:rsidR="00EA3ADA">
        <w:rPr>
          <w:rFonts w:hint="eastAsia"/>
        </w:rPr>
        <w:t>0~</w:t>
      </w:r>
      <w:r w:rsidR="00EA3ADA">
        <w:t>2</w:t>
      </w:r>
      <w:r w:rsidR="00EA3ADA" w:rsidRPr="00122433">
        <w:rPr>
          <w:vertAlign w:val="superscript"/>
        </w:rPr>
        <w:t>32</w:t>
      </w:r>
      <w:r w:rsidR="00EA3ADA">
        <w:t>的一个环形上</w:t>
      </w:r>
      <w:r w:rsidR="00777ACB">
        <w:t>，我们将</w:t>
      </w:r>
      <w:r w:rsidR="00457889">
        <w:t>计算值为</w:t>
      </w:r>
      <w:r w:rsidR="00777ACB">
        <w:rPr>
          <w:rFonts w:hint="eastAsia"/>
        </w:rPr>
        <w:t>0~</w:t>
      </w:r>
      <w:r w:rsidR="00777ACB">
        <w:t>2</w:t>
      </w:r>
      <w:r w:rsidR="00777ACB" w:rsidRPr="00777ACB">
        <w:rPr>
          <w:vertAlign w:val="superscript"/>
        </w:rPr>
        <w:t>8</w:t>
      </w:r>
      <w:r w:rsidR="00457889" w:rsidRPr="00457889">
        <w:t>范围</w:t>
      </w:r>
      <w:r w:rsidR="00777ACB">
        <w:t>存储</w:t>
      </w:r>
      <w:r w:rsidR="00457889">
        <w:t>到</w:t>
      </w:r>
      <w:r w:rsidR="00777ACB">
        <w:rPr>
          <w:rFonts w:hint="eastAsia"/>
        </w:rPr>
        <w:t>A</w:t>
      </w:r>
      <w:r w:rsidR="00777ACB">
        <w:rPr>
          <w:rFonts w:hint="eastAsia"/>
        </w:rPr>
        <w:t>队列</w:t>
      </w:r>
      <w:r w:rsidR="00457889">
        <w:rPr>
          <w:rFonts w:hint="eastAsia"/>
        </w:rPr>
        <w:t>，</w:t>
      </w:r>
      <w:r w:rsidR="0035447B">
        <w:rPr>
          <w:rFonts w:hint="eastAsia"/>
        </w:rPr>
        <w:t>2</w:t>
      </w:r>
      <w:r w:rsidR="0035447B" w:rsidRPr="0035447B">
        <w:rPr>
          <w:rFonts w:hint="eastAsia"/>
          <w:vertAlign w:val="superscript"/>
        </w:rPr>
        <w:t>8</w:t>
      </w:r>
      <w:r w:rsidR="0035447B">
        <w:rPr>
          <w:rFonts w:hint="eastAsia"/>
        </w:rPr>
        <w:t>+1~</w:t>
      </w:r>
      <w:r w:rsidR="0035447B">
        <w:t>2</w:t>
      </w:r>
      <w:r w:rsidR="0035447B" w:rsidRPr="0035447B">
        <w:rPr>
          <w:vertAlign w:val="superscript"/>
        </w:rPr>
        <w:t>16</w:t>
      </w:r>
      <w:r w:rsidR="0035447B" w:rsidRPr="0035447B">
        <w:t>范围</w:t>
      </w:r>
      <w:r w:rsidR="0035447B">
        <w:t>存储到</w:t>
      </w:r>
      <w:r w:rsidR="0035447B">
        <w:rPr>
          <w:rFonts w:hint="eastAsia"/>
        </w:rPr>
        <w:t>B</w:t>
      </w:r>
      <w:r w:rsidR="0035447B">
        <w:rPr>
          <w:rFonts w:hint="eastAsia"/>
        </w:rPr>
        <w:t>队列，依次类推</w:t>
      </w:r>
      <w:r w:rsidR="0035447B">
        <w:rPr>
          <w:rFonts w:hint="eastAsia"/>
        </w:rPr>
        <w:t>C</w:t>
      </w:r>
      <w:r w:rsidR="0035447B">
        <w:rPr>
          <w:rFonts w:hint="eastAsia"/>
        </w:rPr>
        <w:t>、</w:t>
      </w:r>
      <w:r w:rsidR="0035447B">
        <w:rPr>
          <w:rFonts w:hint="eastAsia"/>
        </w:rPr>
        <w:t>D</w:t>
      </w:r>
      <w:r w:rsidR="004B3858">
        <w:rPr>
          <w:rFonts w:hint="eastAsia"/>
        </w:rPr>
        <w:t>。计算值方法</w:t>
      </w:r>
      <w:r w:rsidR="00A027B0">
        <w:rPr>
          <w:rFonts w:hint="eastAsia"/>
        </w:rPr>
        <w:t>如公式</w:t>
      </w:r>
      <w:r w:rsidR="00A027B0">
        <w:rPr>
          <w:rFonts w:hint="eastAsia"/>
        </w:rPr>
        <w:t>4.2</w:t>
      </w:r>
      <w:r w:rsidR="00A027B0">
        <w:rPr>
          <w:rFonts w:hint="eastAsia"/>
        </w:rPr>
        <w:t>所示。</w:t>
      </w:r>
    </w:p>
    <w:tbl>
      <w:tblPr>
        <w:tblStyle w:val="af6"/>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6524"/>
        <w:gridCol w:w="996"/>
      </w:tblGrid>
      <w:tr w:rsidR="00065BA8" w:rsidRPr="00565595" w14:paraId="3FD96499" w14:textId="77777777" w:rsidTr="009C4F7F">
        <w:trPr>
          <w:jc w:val="right"/>
        </w:trPr>
        <w:tc>
          <w:tcPr>
            <w:tcW w:w="588" w:type="pct"/>
            <w:vAlign w:val="center"/>
          </w:tcPr>
          <w:p w14:paraId="75AFEC14" w14:textId="77777777" w:rsidR="00065BA8" w:rsidRPr="00565595" w:rsidRDefault="00065BA8" w:rsidP="009C4F7F">
            <w:pPr>
              <w:pStyle w:val="aa"/>
              <w:ind w:firstLineChars="0" w:firstLine="0"/>
              <w:jc w:val="left"/>
            </w:pPr>
          </w:p>
        </w:tc>
        <w:tc>
          <w:tcPr>
            <w:tcW w:w="3828" w:type="pct"/>
            <w:vAlign w:val="center"/>
          </w:tcPr>
          <w:p w14:paraId="7900B6F8" w14:textId="6EFAEB30" w:rsidR="00065BA8" w:rsidRPr="00C55C1F" w:rsidRDefault="00065BA8" w:rsidP="00065BA8">
            <w:pPr>
              <w:pStyle w:val="aa"/>
              <w:ind w:firstLineChars="0" w:firstLine="0"/>
              <w:jc w:val="center"/>
              <w:rPr>
                <w:i/>
              </w:rPr>
            </w:pPr>
            <m:oMath>
              <m:r>
                <w:rPr>
                  <w:rFonts w:ascii="Cambria Math" w:hAnsi="Cambria Math"/>
                </w:rPr>
                <m:t>Address=Hash</m:t>
              </m:r>
              <m:r>
                <w:rPr>
                  <w:rFonts w:ascii="Cambria Math" w:hAnsi="Cambria Math"/>
                </w:rPr>
                <m:t>（</m:t>
              </m:r>
              <m:r>
                <w:rPr>
                  <w:rFonts w:ascii="Cambria Math" w:hAnsi="Cambria Math"/>
                </w:rPr>
                <m:t>M</m:t>
              </m:r>
              <m:r>
                <w:rPr>
                  <w:rFonts w:ascii="Cambria Math" w:hAnsi="Cambria Math"/>
                </w:rPr>
                <m:t>）</m:t>
              </m:r>
              <m:r>
                <m:rPr>
                  <m:nor/>
                </m:rPr>
                <w:rPr>
                  <w:rFonts w:ascii="Cambria Math" w:hAnsi="Cambria Math"/>
                  <w:i/>
                </w:rPr>
                <m:t xml:space="preserve"> mod</m:t>
              </m:r>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sidRPr="00C55C1F">
              <w:rPr>
                <w:i/>
              </w:rPr>
              <w:t xml:space="preserve"> </w:t>
            </w:r>
          </w:p>
        </w:tc>
        <w:tc>
          <w:tcPr>
            <w:tcW w:w="584" w:type="pct"/>
            <w:vAlign w:val="center"/>
          </w:tcPr>
          <w:p w14:paraId="2B78441A" w14:textId="1A9F59C6" w:rsidR="00065BA8" w:rsidRPr="00565595" w:rsidRDefault="00065BA8" w:rsidP="009C4F7F">
            <w:pPr>
              <w:pStyle w:val="aa"/>
              <w:ind w:firstLineChars="0" w:firstLine="0"/>
              <w:jc w:val="center"/>
            </w:pPr>
            <w:r w:rsidRPr="00565595">
              <w:t>（</w:t>
            </w:r>
            <w:r>
              <w:t>4</w:t>
            </w:r>
            <w:r w:rsidR="008D530C">
              <w:t>.2</w:t>
            </w:r>
            <w:r w:rsidRPr="00565595">
              <w:t>）</w:t>
            </w:r>
          </w:p>
        </w:tc>
      </w:tr>
    </w:tbl>
    <w:p w14:paraId="7967BAC0" w14:textId="0E584413" w:rsidR="001710A0" w:rsidRDefault="008424BC" w:rsidP="0056622A">
      <w:pPr>
        <w:pStyle w:val="aa"/>
      </w:pPr>
      <w:r w:rsidRPr="0056622A">
        <w:rPr>
          <w:rFonts w:hint="eastAsia"/>
        </w:rPr>
        <w:t>获取每条数据</w:t>
      </w:r>
      <w:r w:rsidR="000E3105" w:rsidRPr="0056622A">
        <w:rPr>
          <w:rFonts w:hint="eastAsia"/>
        </w:rPr>
        <w:t>的</w:t>
      </w:r>
      <w:r w:rsidR="00914C59" w:rsidRPr="0056622A">
        <w:rPr>
          <w:rFonts w:hint="eastAsia"/>
        </w:rPr>
        <w:t>记录时间</w:t>
      </w:r>
      <w:r w:rsidR="000E3105" w:rsidRPr="0056622A">
        <w:rPr>
          <w:rFonts w:hint="eastAsia"/>
        </w:rPr>
        <w:t>RECORD_TIME</w:t>
      </w:r>
      <w:r w:rsidR="000E3105" w:rsidRPr="0056622A">
        <w:t>属性值，并</w:t>
      </w:r>
      <w:r w:rsidR="00914C59" w:rsidRPr="0056622A">
        <w:t>对</w:t>
      </w:r>
      <w:r w:rsidR="004C7DDB" w:rsidRPr="0056622A">
        <w:t>记录时间进行</w:t>
      </w:r>
      <w:r w:rsidR="004C7DDB" w:rsidRPr="0056622A">
        <w:rPr>
          <w:rFonts w:hint="eastAsia"/>
        </w:rPr>
        <w:t>Hash</w:t>
      </w:r>
      <w:r w:rsidR="004C7DDB" w:rsidRPr="0056622A">
        <w:rPr>
          <w:rFonts w:hint="eastAsia"/>
        </w:rPr>
        <w:t>计算</w:t>
      </w:r>
      <w:r w:rsidR="008D3B99" w:rsidRPr="0056622A">
        <w:rPr>
          <w:rFonts w:hint="eastAsia"/>
        </w:rPr>
        <w:t>获取散列值</w:t>
      </w:r>
      <w:r w:rsidR="004C7DDB" w:rsidRPr="0056622A">
        <w:rPr>
          <w:rFonts w:hint="eastAsia"/>
        </w:rPr>
        <w:t>，</w:t>
      </w:r>
      <w:r w:rsidR="006422EA">
        <w:rPr>
          <w:rFonts w:hint="eastAsia"/>
        </w:rPr>
        <w:t>对该值进行</w:t>
      </w:r>
      <w:r w:rsidR="006422EA">
        <w:rPr>
          <w:rFonts w:hint="eastAsia"/>
        </w:rPr>
        <w:t>2</w:t>
      </w:r>
      <w:r w:rsidR="006422EA" w:rsidRPr="006422EA">
        <w:rPr>
          <w:rFonts w:hint="eastAsia"/>
          <w:vertAlign w:val="superscript"/>
        </w:rPr>
        <w:t>32</w:t>
      </w:r>
      <w:r w:rsidR="006422EA">
        <w:rPr>
          <w:rFonts w:hint="eastAsia"/>
        </w:rPr>
        <w:t>取</w:t>
      </w:r>
      <w:r w:rsidR="00905A28">
        <w:rPr>
          <w:rFonts w:hint="eastAsia"/>
        </w:rPr>
        <w:t>余数计算</w:t>
      </w:r>
      <w:r w:rsidR="00A34BD8">
        <w:rPr>
          <w:rFonts w:hint="eastAsia"/>
        </w:rPr>
        <w:t>K</w:t>
      </w:r>
      <w:r w:rsidR="00A34BD8" w:rsidRPr="00434B98">
        <w:rPr>
          <w:vertAlign w:val="subscript"/>
        </w:rPr>
        <w:t>N</w:t>
      </w:r>
      <w:r w:rsidR="006422EA">
        <w:rPr>
          <w:rFonts w:hint="eastAsia"/>
        </w:rPr>
        <w:t>，</w:t>
      </w:r>
      <w:r w:rsidR="00434B98">
        <w:t>根据</w:t>
      </w:r>
      <w:r w:rsidR="004B42A7">
        <w:rPr>
          <w:rFonts w:hint="eastAsia"/>
        </w:rPr>
        <w:t>K</w:t>
      </w:r>
      <w:r w:rsidR="004B42A7" w:rsidRPr="00434B98">
        <w:rPr>
          <w:vertAlign w:val="subscript"/>
        </w:rPr>
        <w:t>N</w:t>
      </w:r>
      <w:r w:rsidR="004B42A7">
        <w:t>的值</w:t>
      </w:r>
      <w:r w:rsidR="00A342EA">
        <w:t>按顺时针方向将其映射到离其最近的</w:t>
      </w:r>
      <w:r w:rsidR="00442F39">
        <w:t>目标</w:t>
      </w:r>
      <w:r w:rsidR="00254BDD">
        <w:t>队列</w:t>
      </w:r>
      <w:r w:rsidR="00A342EA">
        <w:t>上</w:t>
      </w:r>
      <w:r w:rsidR="00254BDD">
        <w:t>。</w:t>
      </w:r>
      <w:r w:rsidR="002314E0">
        <w:t>如图中</w:t>
      </w:r>
      <w:r w:rsidR="002314E0">
        <w:rPr>
          <w:rFonts w:hint="eastAsia"/>
        </w:rPr>
        <w:t>K1</w:t>
      </w:r>
      <w:r w:rsidR="002314E0">
        <w:rPr>
          <w:rFonts w:hint="eastAsia"/>
        </w:rPr>
        <w:t>、</w:t>
      </w:r>
      <w:r w:rsidR="002314E0">
        <w:rPr>
          <w:rFonts w:hint="eastAsia"/>
        </w:rPr>
        <w:t>K2</w:t>
      </w:r>
      <w:r w:rsidR="003F7BB7">
        <w:rPr>
          <w:rFonts w:hint="eastAsia"/>
        </w:rPr>
        <w:t>目标</w:t>
      </w:r>
      <w:r w:rsidR="002314E0">
        <w:rPr>
          <w:rFonts w:hint="eastAsia"/>
        </w:rPr>
        <w:t>队列为</w:t>
      </w:r>
      <w:r w:rsidR="002314E0">
        <w:rPr>
          <w:rFonts w:hint="eastAsia"/>
        </w:rPr>
        <w:t>B</w:t>
      </w:r>
      <w:r w:rsidR="002314E0">
        <w:rPr>
          <w:rFonts w:hint="eastAsia"/>
        </w:rPr>
        <w:t>队列，</w:t>
      </w:r>
      <w:r w:rsidR="002314E0">
        <w:rPr>
          <w:rFonts w:hint="eastAsia"/>
        </w:rPr>
        <w:t>K3</w:t>
      </w:r>
      <w:r w:rsidR="002314E0">
        <w:rPr>
          <w:rFonts w:hint="eastAsia"/>
        </w:rPr>
        <w:t>、</w:t>
      </w:r>
      <w:r w:rsidR="002314E0">
        <w:rPr>
          <w:rFonts w:hint="eastAsia"/>
        </w:rPr>
        <w:t>K4</w:t>
      </w:r>
      <w:r w:rsidR="002314E0">
        <w:rPr>
          <w:rFonts w:hint="eastAsia"/>
        </w:rPr>
        <w:t>目标队列为</w:t>
      </w:r>
      <w:r w:rsidR="002314E0">
        <w:rPr>
          <w:rFonts w:hint="eastAsia"/>
        </w:rPr>
        <w:t>C</w:t>
      </w:r>
      <w:r w:rsidR="002314E0">
        <w:rPr>
          <w:rFonts w:hint="eastAsia"/>
        </w:rPr>
        <w:t>队列</w:t>
      </w:r>
      <w:r w:rsidR="00E51237">
        <w:rPr>
          <w:rFonts w:hint="eastAsia"/>
        </w:rPr>
        <w:t>，以此类推</w:t>
      </w:r>
      <w:r w:rsidR="0019124E">
        <w:rPr>
          <w:rFonts w:hint="eastAsia"/>
        </w:rPr>
        <w:t>。</w:t>
      </w:r>
    </w:p>
    <w:p w14:paraId="05591644" w14:textId="56F74F60" w:rsidR="003C6A94" w:rsidRDefault="003C6A94" w:rsidP="0056622A">
      <w:pPr>
        <w:pStyle w:val="aa"/>
      </w:pPr>
      <w:r>
        <w:t>当其中某个等待队列出现故障</w:t>
      </w:r>
      <w:r w:rsidR="009741B1">
        <w:t>时，根据一致性哈希工作原理，会将其映射到</w:t>
      </w:r>
      <w:r w:rsidR="00EA6BA3">
        <w:t>顺时针方向上的第一个等待队列，受影响的数据仅仅为环上的故障</w:t>
      </w:r>
      <w:r w:rsidR="00104D43">
        <w:t>队列</w:t>
      </w:r>
      <w:r w:rsidR="00EA6BA3">
        <w:t>和其上一个</w:t>
      </w:r>
      <w:r w:rsidR="003B0970">
        <w:t>队列</w:t>
      </w:r>
      <w:r w:rsidR="00EA6BA3">
        <w:t>之间的数据值。如图</w:t>
      </w:r>
      <w:r w:rsidR="00EA6BA3">
        <w:rPr>
          <w:rFonts w:hint="eastAsia"/>
        </w:rPr>
        <w:t>4.4</w:t>
      </w:r>
      <w:r w:rsidR="00EA6BA3">
        <w:rPr>
          <w:rFonts w:hint="eastAsia"/>
        </w:rPr>
        <w:t>所示</w:t>
      </w:r>
      <w:r w:rsidR="003C5B17">
        <w:rPr>
          <w:rFonts w:hint="eastAsia"/>
        </w:rPr>
        <w:t>，当</w:t>
      </w:r>
      <w:r w:rsidR="003C5B17">
        <w:rPr>
          <w:rFonts w:hint="eastAsia"/>
        </w:rPr>
        <w:t>B</w:t>
      </w:r>
      <w:r w:rsidR="003C5B17">
        <w:rPr>
          <w:rFonts w:hint="eastAsia"/>
        </w:rPr>
        <w:t>队列故障时候</w:t>
      </w:r>
      <w:r w:rsidR="00EF687F">
        <w:rPr>
          <w:rFonts w:hint="eastAsia"/>
        </w:rPr>
        <w:t>，原先位于</w:t>
      </w:r>
      <w:r w:rsidR="00EF687F">
        <w:rPr>
          <w:rFonts w:hint="eastAsia"/>
        </w:rPr>
        <w:t>B</w:t>
      </w:r>
      <w:r w:rsidR="00EF687F">
        <w:rPr>
          <w:rFonts w:hint="eastAsia"/>
        </w:rPr>
        <w:t>队列的</w:t>
      </w:r>
      <w:r w:rsidR="00EF687F">
        <w:rPr>
          <w:rFonts w:hint="eastAsia"/>
        </w:rPr>
        <w:t>K1</w:t>
      </w:r>
      <w:r w:rsidR="00EF687F">
        <w:rPr>
          <w:rFonts w:hint="eastAsia"/>
        </w:rPr>
        <w:t>和</w:t>
      </w:r>
      <w:r w:rsidR="00EF687F">
        <w:rPr>
          <w:rFonts w:hint="eastAsia"/>
        </w:rPr>
        <w:t>K2</w:t>
      </w:r>
      <w:r w:rsidR="00EF687F">
        <w:rPr>
          <w:rFonts w:hint="eastAsia"/>
        </w:rPr>
        <w:t>将进入</w:t>
      </w:r>
      <w:r w:rsidR="00EF687F">
        <w:rPr>
          <w:rFonts w:hint="eastAsia"/>
        </w:rPr>
        <w:t>C</w:t>
      </w:r>
      <w:r w:rsidR="00EF687F">
        <w:rPr>
          <w:rFonts w:hint="eastAsia"/>
        </w:rPr>
        <w:t>队列中</w:t>
      </w:r>
      <w:r w:rsidR="003A2A64">
        <w:rPr>
          <w:rFonts w:hint="eastAsia"/>
        </w:rPr>
        <w:t>，此时</w:t>
      </w:r>
      <w:r w:rsidR="003A2A64">
        <w:rPr>
          <w:rFonts w:hint="eastAsia"/>
        </w:rPr>
        <w:t>C</w:t>
      </w:r>
      <w:r w:rsidR="003A2A64">
        <w:rPr>
          <w:rFonts w:hint="eastAsia"/>
        </w:rPr>
        <w:t>队列的范围为</w:t>
      </w:r>
      <w:r w:rsidR="003A2A64">
        <w:rPr>
          <w:rFonts w:hint="eastAsia"/>
        </w:rPr>
        <w:t>2</w:t>
      </w:r>
      <w:r w:rsidR="003A2A64" w:rsidRPr="003A2A64">
        <w:rPr>
          <w:rFonts w:hint="eastAsia"/>
          <w:vertAlign w:val="superscript"/>
        </w:rPr>
        <w:t>8</w:t>
      </w:r>
      <w:r w:rsidR="003A2A64">
        <w:rPr>
          <w:rFonts w:hint="eastAsia"/>
        </w:rPr>
        <w:t>+1~</w:t>
      </w:r>
      <w:r w:rsidR="003A2A64">
        <w:t>2</w:t>
      </w:r>
      <w:r w:rsidR="003A2A64" w:rsidRPr="003A2A64">
        <w:rPr>
          <w:vertAlign w:val="superscript"/>
        </w:rPr>
        <w:t>24</w:t>
      </w:r>
      <w:r w:rsidR="003A2A64">
        <w:t>。</w:t>
      </w:r>
      <w:r w:rsidR="00ED1FB6">
        <w:t>同样，若新增一个队列，</w:t>
      </w:r>
      <w:r w:rsidR="00077EBD">
        <w:t>则只需要将属于原队列的一部分数据添加至新队列即可。</w:t>
      </w:r>
    </w:p>
    <w:p w14:paraId="33230B5A" w14:textId="781F2C8C" w:rsidR="00406746" w:rsidRPr="00434B98" w:rsidRDefault="00406746" w:rsidP="00406746">
      <w:pPr>
        <w:pStyle w:val="aa"/>
        <w:ind w:firstLineChars="0" w:firstLine="0"/>
      </w:pPr>
    </w:p>
    <w:p w14:paraId="4CE76458" w14:textId="77777777" w:rsidR="00794C6D" w:rsidRDefault="00794C6D" w:rsidP="00794C6D">
      <w:pPr>
        <w:pStyle w:val="ae"/>
      </w:pPr>
      <w:r w:rsidRPr="00794C6D">
        <w:lastRenderedPageBreak/>
        <w:t>图</w:t>
      </w:r>
      <w:r w:rsidRPr="00794C6D">
        <w:rPr>
          <w:noProof/>
        </w:rPr>
        <w:drawing>
          <wp:anchor distT="0" distB="0" distL="114300" distR="114300" simplePos="0" relativeHeight="251642880" behindDoc="0" locked="0" layoutInCell="1" allowOverlap="1" wp14:anchorId="6C30353A" wp14:editId="597C474F">
            <wp:simplePos x="0" y="0"/>
            <wp:positionH relativeFrom="column">
              <wp:posOffset>514985</wp:posOffset>
            </wp:positionH>
            <wp:positionV relativeFrom="paragraph">
              <wp:posOffset>67945</wp:posOffset>
            </wp:positionV>
            <wp:extent cx="4237355" cy="3535045"/>
            <wp:effectExtent l="0" t="0" r="0" b="8255"/>
            <wp:wrapTopAndBottom/>
            <wp:docPr id="13" name="图片 13" descr="http://images2015.cnblogs.com/blog/543211/201608/543211-20160823162416183-56069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543211/201608/543211-20160823162416183-560691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735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C6D">
        <w:rPr>
          <w:rFonts w:hint="eastAsia"/>
        </w:rPr>
        <w:t>4</w:t>
      </w:r>
      <w:r w:rsidRPr="00794C6D">
        <w:t>.4 故障队列示例</w:t>
      </w:r>
    </w:p>
    <w:p w14:paraId="362FEAD1" w14:textId="05A56715" w:rsidR="00E37B81" w:rsidRDefault="00043C85" w:rsidP="00043C85">
      <w:pPr>
        <w:pStyle w:val="aa"/>
      </w:pPr>
      <w:r>
        <w:rPr>
          <w:rFonts w:hint="eastAsia"/>
        </w:rPr>
        <w:t>一致性哈希算法通过减少队列意外故障影响范围的方式解决了队列增减导致的数据</w:t>
      </w:r>
      <w:r>
        <w:rPr>
          <w:rFonts w:hint="eastAsia"/>
        </w:rPr>
        <w:t>Hash</w:t>
      </w:r>
      <w:r>
        <w:rPr>
          <w:rFonts w:hint="eastAsia"/>
        </w:rPr>
        <w:t>问题，从而解决了</w:t>
      </w:r>
      <w:r w:rsidR="008C2D4D">
        <w:rPr>
          <w:rFonts w:hint="eastAsia"/>
        </w:rPr>
        <w:t>并发环境下</w:t>
      </w:r>
      <w:r>
        <w:rPr>
          <w:rFonts w:hint="eastAsia"/>
        </w:rPr>
        <w:t>缓冲</w:t>
      </w:r>
      <w:r w:rsidR="008C2D4D">
        <w:rPr>
          <w:rFonts w:hint="eastAsia"/>
        </w:rPr>
        <w:t>负载均衡的问题。</w:t>
      </w:r>
    </w:p>
    <w:p w14:paraId="159E44B7" w14:textId="4441B8B7" w:rsidR="007C233A" w:rsidRDefault="007C233A" w:rsidP="00FF2C5C">
      <w:pPr>
        <w:pStyle w:val="aa"/>
        <w:numPr>
          <w:ilvl w:val="0"/>
          <w:numId w:val="42"/>
        </w:numPr>
        <w:ind w:firstLineChars="0"/>
      </w:pPr>
      <w:r>
        <w:rPr>
          <w:rFonts w:hint="eastAsia"/>
        </w:rPr>
        <w:t>缓冲</w:t>
      </w:r>
      <w:r>
        <w:t>队列控制</w:t>
      </w:r>
    </w:p>
    <w:p w14:paraId="1163D444" w14:textId="17C462D9" w:rsidR="00CD3939" w:rsidRDefault="00CD3939" w:rsidP="00043C85">
      <w:pPr>
        <w:pStyle w:val="aa"/>
      </w:pPr>
      <w:r>
        <w:rPr>
          <w:rFonts w:hint="eastAsia"/>
        </w:rPr>
        <w:t>缓冲</w:t>
      </w:r>
      <w:r>
        <w:t>队列控制主要负责</w:t>
      </w:r>
      <w:r w:rsidR="00204740">
        <w:t>数据</w:t>
      </w:r>
      <w:r w:rsidR="00102877">
        <w:t>并发等待队列的维护、数据入队操作和监控</w:t>
      </w:r>
      <w:r w:rsidR="00C81A00">
        <w:t>队列</w:t>
      </w:r>
      <w:r w:rsidR="00C81A00">
        <w:rPr>
          <w:rFonts w:hint="eastAsia"/>
        </w:rPr>
        <w:t>Flush</w:t>
      </w:r>
      <w:r w:rsidR="00C81A00">
        <w:rPr>
          <w:rFonts w:hint="eastAsia"/>
        </w:rPr>
        <w:t>操作。</w:t>
      </w:r>
      <w:r w:rsidR="009D7316">
        <w:rPr>
          <w:rFonts w:hint="eastAsia"/>
        </w:rPr>
        <w:t>目前有较多成熟消息队列中间件</w:t>
      </w:r>
      <w:r w:rsidR="00A37553">
        <w:rPr>
          <w:rFonts w:hint="eastAsia"/>
        </w:rPr>
        <w:t>，如</w:t>
      </w:r>
      <w:commentRangeStart w:id="201"/>
      <w:r w:rsidR="00A37553">
        <w:rPr>
          <w:rFonts w:hint="eastAsia"/>
        </w:rPr>
        <w:t>Active</w:t>
      </w:r>
      <w:r w:rsidR="00A37553">
        <w:t>MQ</w:t>
      </w:r>
      <w:commentRangeEnd w:id="201"/>
      <w:r w:rsidR="0022355D">
        <w:rPr>
          <w:rStyle w:val="af1"/>
        </w:rPr>
        <w:commentReference w:id="201"/>
      </w:r>
      <w:r w:rsidR="00797003">
        <w:rPr>
          <w:rStyle w:val="afe"/>
        </w:rPr>
        <w:t>[</w:t>
      </w:r>
      <w:r w:rsidR="00797003">
        <w:rPr>
          <w:rStyle w:val="afe"/>
        </w:rPr>
        <w:endnoteReference w:id="65"/>
      </w:r>
      <w:r w:rsidR="00797003">
        <w:rPr>
          <w:rStyle w:val="afe"/>
        </w:rPr>
        <w:t>]</w:t>
      </w:r>
      <w:r w:rsidR="00A37553">
        <w:t>、</w:t>
      </w:r>
      <w:commentRangeStart w:id="202"/>
      <w:r w:rsidR="00A37553">
        <w:rPr>
          <w:rFonts w:hint="eastAsia"/>
        </w:rPr>
        <w:t>RabbitMQ</w:t>
      </w:r>
      <w:commentRangeEnd w:id="202"/>
      <w:r w:rsidR="00FE0682">
        <w:rPr>
          <w:rStyle w:val="af1"/>
        </w:rPr>
        <w:commentReference w:id="202"/>
      </w:r>
      <w:r w:rsidR="00797003">
        <w:rPr>
          <w:rStyle w:val="afe"/>
        </w:rPr>
        <w:t>[</w:t>
      </w:r>
      <w:r w:rsidR="00797003">
        <w:rPr>
          <w:rStyle w:val="afe"/>
        </w:rPr>
        <w:endnoteReference w:id="66"/>
      </w:r>
      <w:r w:rsidR="00797003">
        <w:rPr>
          <w:rStyle w:val="afe"/>
        </w:rPr>
        <w:t>]</w:t>
      </w:r>
      <w:r w:rsidR="00A37553">
        <w:t>等，均可以</w:t>
      </w:r>
      <w:r w:rsidR="00804949">
        <w:t>作为</w:t>
      </w:r>
      <w:r w:rsidR="00B57054">
        <w:t>缓冲</w:t>
      </w:r>
      <w:r w:rsidR="00804949">
        <w:t>队列实现方案，本文将不再赘述。</w:t>
      </w:r>
    </w:p>
    <w:p w14:paraId="476DB880" w14:textId="6BFE433B" w:rsidR="00062F7F" w:rsidRDefault="00062F7F" w:rsidP="00FF2C5C">
      <w:pPr>
        <w:pStyle w:val="aa"/>
        <w:numPr>
          <w:ilvl w:val="0"/>
          <w:numId w:val="42"/>
        </w:numPr>
        <w:ind w:firstLineChars="0"/>
      </w:pPr>
      <w:r>
        <w:t>等待队列</w:t>
      </w:r>
    </w:p>
    <w:p w14:paraId="2DEBBF33" w14:textId="654C08E2" w:rsidR="003A55A0" w:rsidRDefault="003A55A0" w:rsidP="00BF4190">
      <w:pPr>
        <w:pStyle w:val="aa"/>
      </w:pPr>
      <w:r w:rsidRPr="00BF4190">
        <w:t>等待队列是缓冲层的核心模块，主要负责待写入</w:t>
      </w:r>
      <w:r w:rsidR="00B67F01" w:rsidRPr="00BF4190">
        <w:rPr>
          <w:rFonts w:hint="eastAsia"/>
        </w:rPr>
        <w:t>HBase</w:t>
      </w:r>
      <w:r w:rsidRPr="00BF4190">
        <w:t>数据的</w:t>
      </w:r>
      <w:r w:rsidR="00B67F01" w:rsidRPr="00BF4190">
        <w:t>暂存</w:t>
      </w:r>
      <w:r w:rsidRPr="00BF4190">
        <w:t>操作</w:t>
      </w:r>
      <w:r w:rsidR="00B75A60" w:rsidRPr="00BF4190">
        <w:t>，队列有两个操作，入队和出队，由缓冲队列控制模块统一管理。生产者将数据写入队头（入队操作），消费者从队尾读取数据（出队操作）</w:t>
      </w:r>
      <w:r w:rsidR="005132D8" w:rsidRPr="00BF4190">
        <w:t>。</w:t>
      </w:r>
    </w:p>
    <w:p w14:paraId="03EA3F75" w14:textId="258F9466" w:rsidR="00A1513B" w:rsidRDefault="00A1513B" w:rsidP="002051D6">
      <w:pPr>
        <w:pStyle w:val="af4"/>
        <w:ind w:right="240"/>
      </w:pPr>
      <w:bookmarkStart w:id="203" w:name="_Toc474308129"/>
      <w:r>
        <w:rPr>
          <w:rFonts w:hint="eastAsia"/>
        </w:rPr>
        <w:t>4.1.3</w:t>
      </w:r>
      <w:r>
        <w:t xml:space="preserve"> </w:t>
      </w:r>
      <w:r>
        <w:t>数据写入层的实现</w:t>
      </w:r>
      <w:bookmarkEnd w:id="203"/>
    </w:p>
    <w:p w14:paraId="3F2C85C2" w14:textId="4813C2A1" w:rsidR="005C048A" w:rsidRDefault="000F31AD" w:rsidP="009C2D32">
      <w:pPr>
        <w:pStyle w:val="aa"/>
      </w:pPr>
      <w:r w:rsidRPr="009C2D32">
        <w:rPr>
          <w:rFonts w:hint="eastAsia"/>
        </w:rPr>
        <w:t>数据写入层</w:t>
      </w:r>
      <w:r w:rsidR="00303AA0" w:rsidRPr="009C2D32">
        <w:rPr>
          <w:rFonts w:hint="eastAsia"/>
        </w:rPr>
        <w:t>实现从</w:t>
      </w:r>
      <w:r w:rsidR="00303AA0" w:rsidRPr="009C2D32">
        <w:rPr>
          <w:rFonts w:hint="eastAsia"/>
        </w:rPr>
        <w:t>HBase</w:t>
      </w:r>
      <w:r w:rsidR="00303AA0" w:rsidRPr="009C2D32">
        <w:t xml:space="preserve"> </w:t>
      </w:r>
      <w:r w:rsidR="00EA1AEC" w:rsidRPr="009C2D32">
        <w:rPr>
          <w:rFonts w:hint="eastAsia"/>
        </w:rPr>
        <w:t>MemStore</w:t>
      </w:r>
      <w:r w:rsidR="00EA1AEC" w:rsidRPr="009C2D32">
        <w:rPr>
          <w:rFonts w:hint="eastAsia"/>
        </w:rPr>
        <w:t>多线程向</w:t>
      </w:r>
      <w:r w:rsidR="00EA1AEC" w:rsidRPr="009C2D32">
        <w:rPr>
          <w:rFonts w:hint="eastAsia"/>
        </w:rPr>
        <w:t>HBase</w:t>
      </w:r>
      <w:r w:rsidR="00EA1AEC" w:rsidRPr="009C2D32">
        <w:rPr>
          <w:rFonts w:hint="eastAsia"/>
        </w:rPr>
        <w:t>集群写入数据</w:t>
      </w:r>
      <w:r w:rsidR="004C6D74">
        <w:rPr>
          <w:rFonts w:hint="eastAsia"/>
        </w:rPr>
        <w:t>，写入示意图如图</w:t>
      </w:r>
      <w:r w:rsidR="004C6D74">
        <w:rPr>
          <w:rFonts w:hint="eastAsia"/>
        </w:rPr>
        <w:t>4.5</w:t>
      </w:r>
      <w:r w:rsidR="004C6D74">
        <w:rPr>
          <w:rFonts w:hint="eastAsia"/>
        </w:rPr>
        <w:t>所示。</w:t>
      </w:r>
      <w:r w:rsidR="00885CCD">
        <w:rPr>
          <w:rFonts w:hint="eastAsia"/>
        </w:rPr>
        <w:t>当</w:t>
      </w:r>
      <w:r w:rsidR="00885CCD">
        <w:rPr>
          <w:rFonts w:hint="eastAsia"/>
        </w:rPr>
        <w:t>Region</w:t>
      </w:r>
      <w:r w:rsidR="00885CCD">
        <w:t xml:space="preserve"> Server</w:t>
      </w:r>
      <w:r w:rsidR="00885CCD">
        <w:t>收到客户端发来的写请求</w:t>
      </w:r>
      <w:r w:rsidR="007F1AFC">
        <w:t>时，</w:t>
      </w:r>
      <w:r w:rsidR="009273B8">
        <w:t>Region Server</w:t>
      </w:r>
      <w:r w:rsidR="009273B8">
        <w:t>会将请求转发至对应的</w:t>
      </w:r>
      <w:r w:rsidR="009273B8">
        <w:t>Region</w:t>
      </w:r>
      <w:r w:rsidR="009273B8">
        <w:t>。</w:t>
      </w:r>
      <w:r w:rsidR="009273B8">
        <w:t>Region</w:t>
      </w:r>
      <w:r w:rsidR="00670027">
        <w:rPr>
          <w:rFonts w:hint="eastAsia"/>
        </w:rPr>
        <w:t>中包含</w:t>
      </w:r>
      <w:r w:rsidR="009273B8">
        <w:t>若干个列族和列</w:t>
      </w:r>
      <w:r w:rsidR="00A31DA8">
        <w:t>，不同列族的数据存储在各自的</w:t>
      </w:r>
      <w:r w:rsidR="00A31DA8">
        <w:rPr>
          <w:rFonts w:hint="eastAsia"/>
        </w:rPr>
        <w:t>HStore</w:t>
      </w:r>
      <w:r w:rsidR="00A31DA8">
        <w:rPr>
          <w:rFonts w:hint="eastAsia"/>
        </w:rPr>
        <w:t>中，每个</w:t>
      </w:r>
      <w:r w:rsidR="00A31DA8">
        <w:rPr>
          <w:rFonts w:hint="eastAsia"/>
        </w:rPr>
        <w:t>HStore</w:t>
      </w:r>
      <w:r w:rsidR="00A31DA8">
        <w:rPr>
          <w:rFonts w:hint="eastAsia"/>
        </w:rPr>
        <w:t>由一个</w:t>
      </w:r>
      <w:r w:rsidR="00A31DA8">
        <w:rPr>
          <w:rFonts w:hint="eastAsia"/>
        </w:rPr>
        <w:t>MemStore</w:t>
      </w:r>
      <w:r w:rsidR="00A31DA8">
        <w:rPr>
          <w:rFonts w:hint="eastAsia"/>
        </w:rPr>
        <w:t>和</w:t>
      </w:r>
      <w:r w:rsidR="00790CAE">
        <w:rPr>
          <w:rFonts w:hint="eastAsia"/>
        </w:rPr>
        <w:t>数</w:t>
      </w:r>
      <w:r w:rsidR="00A31DA8">
        <w:rPr>
          <w:rFonts w:hint="eastAsia"/>
        </w:rPr>
        <w:t>个</w:t>
      </w:r>
      <w:r w:rsidR="00A31DA8">
        <w:rPr>
          <w:rFonts w:hint="eastAsia"/>
        </w:rPr>
        <w:t>HFile</w:t>
      </w:r>
      <w:r w:rsidR="00A31DA8">
        <w:rPr>
          <w:rFonts w:hint="eastAsia"/>
        </w:rPr>
        <w:t>文件构成</w:t>
      </w:r>
      <w:r w:rsidR="003E2A9E">
        <w:rPr>
          <w:rFonts w:hint="eastAsia"/>
        </w:rPr>
        <w:t>。</w:t>
      </w:r>
      <w:r w:rsidR="003E2A9E">
        <w:rPr>
          <w:rFonts w:hint="eastAsia"/>
        </w:rPr>
        <w:t>Mem</w:t>
      </w:r>
      <w:r w:rsidR="003E2A9E">
        <w:t>Store</w:t>
      </w:r>
      <w:r w:rsidR="003E2A9E">
        <w:t>位于</w:t>
      </w:r>
      <w:r w:rsidR="000D6C65">
        <w:t>Region Server</w:t>
      </w:r>
      <w:r w:rsidR="000D6C65">
        <w:t>主</w:t>
      </w:r>
      <w:r w:rsidR="003E2A9E">
        <w:t>存中</w:t>
      </w:r>
      <w:r w:rsidR="000D6C65">
        <w:t>，而</w:t>
      </w:r>
      <w:r w:rsidR="000D6C65">
        <w:rPr>
          <w:rFonts w:hint="eastAsia"/>
        </w:rPr>
        <w:t>H</w:t>
      </w:r>
      <w:r w:rsidR="00CC6C37">
        <w:t>F</w:t>
      </w:r>
      <w:r w:rsidR="000D6C65">
        <w:rPr>
          <w:rFonts w:hint="eastAsia"/>
        </w:rPr>
        <w:t>ile</w:t>
      </w:r>
      <w:r w:rsidR="00830C47">
        <w:rPr>
          <w:rFonts w:hint="eastAsia"/>
        </w:rPr>
        <w:t>作</w:t>
      </w:r>
      <w:r w:rsidR="000D6C65">
        <w:rPr>
          <w:rFonts w:hint="eastAsia"/>
        </w:rPr>
        <w:t>为持久化文件，</w:t>
      </w:r>
      <w:r w:rsidR="00CC6C37">
        <w:rPr>
          <w:rFonts w:hint="eastAsia"/>
        </w:rPr>
        <w:t>存在</w:t>
      </w:r>
      <w:r w:rsidR="000D6C65">
        <w:rPr>
          <w:rFonts w:hint="eastAsia"/>
        </w:rPr>
        <w:t>于</w:t>
      </w:r>
      <w:r w:rsidR="000D6C65">
        <w:rPr>
          <w:rFonts w:hint="eastAsia"/>
        </w:rPr>
        <w:t>HDFS</w:t>
      </w:r>
      <w:r w:rsidR="000D6C65">
        <w:rPr>
          <w:rFonts w:hint="eastAsia"/>
        </w:rPr>
        <w:t>中，</w:t>
      </w:r>
      <w:r w:rsidR="000D6C65">
        <w:rPr>
          <w:rFonts w:hint="eastAsia"/>
        </w:rPr>
        <w:t>Region</w:t>
      </w:r>
      <w:r w:rsidR="000D6C65">
        <w:t xml:space="preserve"> Server</w:t>
      </w:r>
      <w:r w:rsidR="0025149D">
        <w:t>会先将写请求的数据保存至</w:t>
      </w:r>
      <w:r w:rsidR="0025149D">
        <w:rPr>
          <w:rFonts w:hint="eastAsia"/>
        </w:rPr>
        <w:t>Mem</w:t>
      </w:r>
      <w:r w:rsidR="0025149D">
        <w:t>Store</w:t>
      </w:r>
      <w:r w:rsidR="0025149D">
        <w:t>，当达到一定阈值时，再</w:t>
      </w:r>
      <w:r w:rsidR="00AB7E54">
        <w:t>刷入</w:t>
      </w:r>
      <w:r w:rsidR="0025149D">
        <w:t>至</w:t>
      </w:r>
      <w:r w:rsidR="0025149D">
        <w:rPr>
          <w:rFonts w:hint="eastAsia"/>
        </w:rPr>
        <w:t>HFile</w:t>
      </w:r>
      <w:r w:rsidR="0025149D">
        <w:rPr>
          <w:rFonts w:hint="eastAsia"/>
        </w:rPr>
        <w:t>中。</w:t>
      </w:r>
    </w:p>
    <w:p w14:paraId="1EAC6E8E" w14:textId="77777777" w:rsidR="00425FE2" w:rsidRDefault="005C048A" w:rsidP="00425FE2">
      <w:pPr>
        <w:pStyle w:val="ae"/>
      </w:pPr>
      <w:r>
        <w:rPr>
          <w:noProof/>
        </w:rPr>
        <w:lastRenderedPageBreak/>
        <w:drawing>
          <wp:anchor distT="0" distB="0" distL="114300" distR="114300" simplePos="0" relativeHeight="251639808" behindDoc="0" locked="0" layoutInCell="1" allowOverlap="1" wp14:anchorId="3CB1C5A1" wp14:editId="0FC883B6">
            <wp:simplePos x="0" y="0"/>
            <wp:positionH relativeFrom="column">
              <wp:posOffset>-2947</wp:posOffset>
            </wp:positionH>
            <wp:positionV relativeFrom="paragraph">
              <wp:posOffset>57912</wp:posOffset>
            </wp:positionV>
            <wp:extent cx="5274310" cy="3241864"/>
            <wp:effectExtent l="0" t="0" r="2540" b="0"/>
            <wp:wrapTopAndBottom/>
            <wp:docPr id="14" name="图片 14" descr="http://images.cnblogs.com/cnblogs_com/shitouer/247860/o_hbase_read_write_path2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blogs.com/cnblogs_com/shitouer/247860/o_hbase_read_write_path2_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41864"/>
                    </a:xfrm>
                    <a:prstGeom prst="rect">
                      <a:avLst/>
                    </a:prstGeom>
                    <a:noFill/>
                    <a:ln>
                      <a:noFill/>
                    </a:ln>
                  </pic:spPr>
                </pic:pic>
              </a:graphicData>
            </a:graphic>
            <wp14:sizeRelH relativeFrom="page">
              <wp14:pctWidth>0</wp14:pctWidth>
            </wp14:sizeRelH>
            <wp14:sizeRelV relativeFrom="page">
              <wp14:pctHeight>0</wp14:pctHeight>
            </wp14:sizeRelV>
          </wp:anchor>
        </w:drawing>
      </w:r>
      <w:r w:rsidR="00573774">
        <w:t>图</w:t>
      </w:r>
      <w:r w:rsidR="00573774">
        <w:rPr>
          <w:rFonts w:hint="eastAsia"/>
        </w:rPr>
        <w:t xml:space="preserve">4.5 </w:t>
      </w:r>
      <w:r w:rsidR="00573774">
        <w:t>HBase写入数据流程</w:t>
      </w:r>
    </w:p>
    <w:p w14:paraId="780B41E1" w14:textId="77777777" w:rsidR="00D16DE3" w:rsidRDefault="00B424CF" w:rsidP="001133BB">
      <w:pPr>
        <w:pStyle w:val="aa"/>
      </w:pPr>
      <w:r w:rsidRPr="00572716">
        <w:t>在配置数据写入层时，需要关注</w:t>
      </w:r>
      <w:r w:rsidRPr="00572716">
        <w:rPr>
          <w:rFonts w:hint="eastAsia"/>
        </w:rPr>
        <w:t>HBase</w:t>
      </w:r>
      <w:r w:rsidRPr="00572716">
        <w:t xml:space="preserve"> MemStore</w:t>
      </w:r>
      <w:r w:rsidRPr="00572716">
        <w:t>相关问题</w:t>
      </w:r>
      <w:r w:rsidR="001133BB">
        <w:t>。首先，</w:t>
      </w:r>
      <w:r w:rsidR="001133BB">
        <w:rPr>
          <w:rFonts w:hint="eastAsia"/>
        </w:rPr>
        <w:t>HBase</w:t>
      </w:r>
      <w:r w:rsidR="001133BB">
        <w:rPr>
          <w:rFonts w:hint="eastAsia"/>
        </w:rPr>
        <w:t>不会根据开发者使用模式进行相关自动化调整，</w:t>
      </w:r>
      <w:r w:rsidR="001133BB">
        <w:rPr>
          <w:rFonts w:hint="eastAsia"/>
        </w:rPr>
        <w:t>MemStore</w:t>
      </w:r>
      <w:r w:rsidR="001133BB">
        <w:rPr>
          <w:rFonts w:hint="eastAsia"/>
        </w:rPr>
        <w:t>相关配置需要开发者自行手动配置</w:t>
      </w:r>
      <w:r w:rsidR="007715C2">
        <w:rPr>
          <w:rFonts w:hint="eastAsia"/>
        </w:rPr>
        <w:t>以取得更好的性能</w:t>
      </w:r>
      <w:r w:rsidR="006D1737">
        <w:rPr>
          <w:rFonts w:hint="eastAsia"/>
        </w:rPr>
        <w:t>。其次，</w:t>
      </w:r>
      <w:r w:rsidR="006D1737">
        <w:rPr>
          <w:rFonts w:hint="eastAsia"/>
        </w:rPr>
        <w:t>Flush</w:t>
      </w:r>
      <w:r w:rsidR="006D1737">
        <w:rPr>
          <w:rFonts w:hint="eastAsia"/>
        </w:rPr>
        <w:t>操作会严重影响</w:t>
      </w:r>
      <w:r w:rsidR="002866C5">
        <w:rPr>
          <w:rFonts w:hint="eastAsia"/>
        </w:rPr>
        <w:t>HBase</w:t>
      </w:r>
      <w:r w:rsidR="00EC16E0">
        <w:rPr>
          <w:rFonts w:hint="eastAsia"/>
        </w:rPr>
        <w:t>集群的</w:t>
      </w:r>
      <w:r w:rsidR="00EC16E0">
        <w:rPr>
          <w:rFonts w:hint="eastAsia"/>
        </w:rPr>
        <w:t>Read</w:t>
      </w:r>
      <w:r w:rsidR="002866C5">
        <w:rPr>
          <w:rFonts w:hint="eastAsia"/>
        </w:rPr>
        <w:t>性能，</w:t>
      </w:r>
      <w:r w:rsidR="00EC16E0">
        <w:rPr>
          <w:rFonts w:hint="eastAsia"/>
        </w:rPr>
        <w:t>因此，</w:t>
      </w:r>
      <w:r w:rsidR="00EC16E0">
        <w:t>MemStore</w:t>
      </w:r>
      <w:r w:rsidR="00EC16E0">
        <w:t>需要</w:t>
      </w:r>
      <w:r w:rsidR="00E133C6">
        <w:t>配置</w:t>
      </w:r>
      <w:r w:rsidR="00840681">
        <w:t>适当</w:t>
      </w:r>
      <w:r w:rsidR="00EC16E0">
        <w:t>的</w:t>
      </w:r>
      <w:r w:rsidR="00EC16E0">
        <w:rPr>
          <w:rFonts w:hint="eastAsia"/>
        </w:rPr>
        <w:t>Flush</w:t>
      </w:r>
      <w:r w:rsidR="00EC16E0">
        <w:rPr>
          <w:rFonts w:hint="eastAsia"/>
        </w:rPr>
        <w:t>条件</w:t>
      </w:r>
      <w:r w:rsidR="001D2A1A">
        <w:rPr>
          <w:rFonts w:hint="eastAsia"/>
        </w:rPr>
        <w:t>。最后，</w:t>
      </w:r>
      <w:r w:rsidR="001D2A1A">
        <w:rPr>
          <w:rFonts w:hint="eastAsia"/>
        </w:rPr>
        <w:t>Flush</w:t>
      </w:r>
      <w:r w:rsidR="001D2A1A">
        <w:rPr>
          <w:rFonts w:hint="eastAsia"/>
        </w:rPr>
        <w:t>方式也需要开发者慎重选择，</w:t>
      </w:r>
      <w:r w:rsidR="00C644EB">
        <w:rPr>
          <w:rFonts w:hint="eastAsia"/>
        </w:rPr>
        <w:t>Flush</w:t>
      </w:r>
      <w:r w:rsidR="00C644EB">
        <w:rPr>
          <w:rFonts w:hint="eastAsia"/>
        </w:rPr>
        <w:t>方式可能会影响到</w:t>
      </w:r>
      <w:r w:rsidR="00C644EB">
        <w:rPr>
          <w:rFonts w:hint="eastAsia"/>
        </w:rPr>
        <w:t>HBase</w:t>
      </w:r>
      <w:r w:rsidR="00C644EB">
        <w:rPr>
          <w:rFonts w:hint="eastAsia"/>
        </w:rPr>
        <w:t>数据表的设计</w:t>
      </w:r>
      <w:r w:rsidR="00ED36B7">
        <w:rPr>
          <w:rFonts w:hint="eastAsia"/>
        </w:rPr>
        <w:t>。</w:t>
      </w:r>
    </w:p>
    <w:p w14:paraId="2B9F860F" w14:textId="085E9A73" w:rsidR="005E01CC" w:rsidRDefault="00A52E4C" w:rsidP="001133BB">
      <w:pPr>
        <w:pStyle w:val="aa"/>
      </w:pPr>
      <w:r>
        <w:t>本文给出了一种</w:t>
      </w:r>
      <w:r w:rsidR="000D4FAC">
        <w:t>较</w:t>
      </w:r>
      <w:r w:rsidR="006D45AF">
        <w:t>科学的</w:t>
      </w:r>
      <w:r w:rsidR="006D45AF">
        <w:rPr>
          <w:rFonts w:hint="eastAsia"/>
        </w:rPr>
        <w:t>MemStore</w:t>
      </w:r>
      <w:r w:rsidR="006D45AF">
        <w:rPr>
          <w:rFonts w:hint="eastAsia"/>
        </w:rPr>
        <w:t>配置方案，</w:t>
      </w:r>
      <w:r w:rsidR="001D55F6">
        <w:rPr>
          <w:rFonts w:hint="eastAsia"/>
        </w:rPr>
        <w:t>供开发人员参考</w:t>
      </w:r>
      <w:r w:rsidR="00447385">
        <w:rPr>
          <w:rFonts w:hint="eastAsia"/>
        </w:rPr>
        <w:t>。</w:t>
      </w:r>
      <w:r w:rsidR="00953A25">
        <w:rPr>
          <w:rFonts w:hint="eastAsia"/>
        </w:rPr>
        <w:t>对于</w:t>
      </w:r>
      <w:r w:rsidR="00B02CDA">
        <w:rPr>
          <w:rFonts w:hint="eastAsia"/>
        </w:rPr>
        <w:t>写入流程</w:t>
      </w:r>
      <w:r w:rsidR="00953A25">
        <w:rPr>
          <w:rFonts w:hint="eastAsia"/>
        </w:rPr>
        <w:t>来说，主要配置</w:t>
      </w:r>
      <w:r w:rsidR="00E11B87">
        <w:rPr>
          <w:rFonts w:hint="eastAsia"/>
        </w:rPr>
        <w:t>写入操作</w:t>
      </w:r>
      <w:r w:rsidR="002D6A81">
        <w:rPr>
          <w:rFonts w:hint="eastAsia"/>
        </w:rPr>
        <w:t>触发</w:t>
      </w:r>
      <w:r w:rsidR="00E11B87">
        <w:rPr>
          <w:rFonts w:hint="eastAsia"/>
        </w:rPr>
        <w:t>的</w:t>
      </w:r>
      <w:r w:rsidR="002D6A81">
        <w:rPr>
          <w:rFonts w:hint="eastAsia"/>
        </w:rPr>
        <w:t>时机和阻断</w:t>
      </w:r>
      <w:r w:rsidR="001A4633">
        <w:rPr>
          <w:rFonts w:hint="eastAsia"/>
        </w:rPr>
        <w:t>（</w:t>
      </w:r>
      <w:r w:rsidR="001A4633">
        <w:rPr>
          <w:rFonts w:hint="eastAsia"/>
        </w:rPr>
        <w:t>Block</w:t>
      </w:r>
      <w:r w:rsidR="001A4633">
        <w:rPr>
          <w:rFonts w:hint="eastAsia"/>
        </w:rPr>
        <w:t>）</w:t>
      </w:r>
      <w:r w:rsidR="002D6A81">
        <w:rPr>
          <w:rFonts w:hint="eastAsia"/>
        </w:rPr>
        <w:t>时机，具体配置如下：</w:t>
      </w:r>
    </w:p>
    <w:p w14:paraId="74C4555F" w14:textId="66F26DE7" w:rsidR="00475004" w:rsidRDefault="008A2F13" w:rsidP="00F93BCC">
      <w:pPr>
        <w:pStyle w:val="aa"/>
        <w:ind w:firstLineChars="0"/>
      </w:pPr>
      <w:r>
        <w:t>对于普通</w:t>
      </w:r>
      <w:r>
        <w:rPr>
          <w:rFonts w:hint="eastAsia"/>
        </w:rPr>
        <w:t>Flush</w:t>
      </w:r>
      <w:r>
        <w:rPr>
          <w:rFonts w:hint="eastAsia"/>
        </w:rPr>
        <w:t>操作，这类</w:t>
      </w:r>
      <w:r>
        <w:t>Flush</w:t>
      </w:r>
      <w:r>
        <w:t>发生时，并不影响并行写请求</w:t>
      </w:r>
      <w:r w:rsidR="00D362AB">
        <w:t>，主要配置</w:t>
      </w:r>
      <w:r w:rsidR="00D362AB">
        <w:t>Flush Size</w:t>
      </w:r>
      <w:r w:rsidR="00D362AB">
        <w:t>和</w:t>
      </w:r>
      <w:r w:rsidR="003A5DE1">
        <w:t>Lower Limit</w:t>
      </w:r>
      <w:r w:rsidR="001D6EBB">
        <w:t>，</w:t>
      </w:r>
      <w:r w:rsidR="00024C5C">
        <w:rPr>
          <w:rFonts w:hint="eastAsia"/>
        </w:rPr>
        <w:t>属性名称分别为：</w:t>
      </w:r>
      <w:r w:rsidR="00024C5C">
        <w:t xml:space="preserve"> </w:t>
      </w:r>
      <w:r w:rsidR="00024C5C" w:rsidRPr="00024C5C">
        <w:t>hbase.hregion.memstore.flush.size</w:t>
      </w:r>
      <w:r w:rsidR="008D5BA0">
        <w:t>和</w:t>
      </w:r>
      <w:r w:rsidR="008D5BA0">
        <w:t>hbase.regionserver.global.memstore.lowerLimit</w:t>
      </w:r>
      <w:r w:rsidR="00031501">
        <w:t>，在配置</w:t>
      </w:r>
      <w:r w:rsidR="002A426A">
        <w:rPr>
          <w:rFonts w:hint="eastAsia"/>
        </w:rPr>
        <w:t>MemStore</w:t>
      </w:r>
      <w:r w:rsidR="002A426A">
        <w:rPr>
          <w:rFonts w:hint="eastAsia"/>
        </w:rPr>
        <w:t>大小时，需要</w:t>
      </w:r>
      <w:r w:rsidR="00E61083">
        <w:rPr>
          <w:rFonts w:hint="eastAsia"/>
        </w:rPr>
        <w:t>综合考虑</w:t>
      </w:r>
      <w:r w:rsidR="00E61083">
        <w:rPr>
          <w:rFonts w:hint="eastAsia"/>
        </w:rPr>
        <w:t>Region</w:t>
      </w:r>
      <w:r w:rsidR="00E61083">
        <w:t xml:space="preserve"> Server</w:t>
      </w:r>
      <w:r w:rsidR="00DB71BD">
        <w:t xml:space="preserve"> </w:t>
      </w:r>
      <w:r w:rsidR="00DB71BD">
        <w:t>能承载的</w:t>
      </w:r>
      <w:r w:rsidR="00DB71BD">
        <w:t>Region</w:t>
      </w:r>
      <w:r w:rsidR="00DB71BD">
        <w:t>总量</w:t>
      </w:r>
      <w:r w:rsidR="00454740">
        <w:t>，若设置</w:t>
      </w:r>
      <w:r w:rsidR="00454740">
        <w:rPr>
          <w:rFonts w:hint="eastAsia"/>
        </w:rPr>
        <w:t>Flush</w:t>
      </w:r>
      <w:r w:rsidR="00454740">
        <w:t xml:space="preserve"> Size</w:t>
      </w:r>
      <w:r w:rsidR="00454740">
        <w:t>过小，随着</w:t>
      </w:r>
      <w:r w:rsidR="00454740">
        <w:t>Region</w:t>
      </w:r>
      <w:r w:rsidR="00454740">
        <w:t>数量的不断增加，</w:t>
      </w:r>
      <w:r w:rsidR="001B73A6">
        <w:t>Flush</w:t>
      </w:r>
      <w:r w:rsidR="00475004">
        <w:t>操作</w:t>
      </w:r>
      <w:r w:rsidR="001B73A6">
        <w:t>会越来越频繁</w:t>
      </w:r>
      <w:r w:rsidR="00DB71BD">
        <w:t>。</w:t>
      </w:r>
    </w:p>
    <w:p w14:paraId="7396F4D7" w14:textId="0DE1F827" w:rsidR="00A43005" w:rsidRDefault="006B3A8D" w:rsidP="00F93BCC">
      <w:pPr>
        <w:pStyle w:val="aa"/>
        <w:ind w:firstLineChars="0"/>
      </w:pPr>
      <w:r>
        <w:rPr>
          <w:rFonts w:hint="eastAsia"/>
        </w:rPr>
        <w:t>对于高写入</w:t>
      </w:r>
      <w:r w:rsidR="00C928D5">
        <w:rPr>
          <w:rFonts w:hint="eastAsia"/>
        </w:rPr>
        <w:t>请求的系统，</w:t>
      </w:r>
      <w:r w:rsidR="002E2C8A">
        <w:rPr>
          <w:rFonts w:hint="eastAsia"/>
        </w:rPr>
        <w:t>上述配置并不能完全符合要求，</w:t>
      </w:r>
      <w:r w:rsidR="005D07D0">
        <w:rPr>
          <w:rFonts w:hint="eastAsia"/>
        </w:rPr>
        <w:t>比如车辆信息数据，在某些路口路段交通复杂，车流量大</w:t>
      </w:r>
      <w:r w:rsidR="005F6AB0">
        <w:rPr>
          <w:rFonts w:hint="eastAsia"/>
        </w:rPr>
        <w:t>，导致集群写负荷</w:t>
      </w:r>
      <w:r w:rsidR="005E5DA5">
        <w:rPr>
          <w:rFonts w:hint="eastAsia"/>
        </w:rPr>
        <w:t>较高。此时我们希望</w:t>
      </w:r>
      <w:r w:rsidR="005E5DA5">
        <w:rPr>
          <w:rFonts w:hint="eastAsia"/>
        </w:rPr>
        <w:t>MemStore</w:t>
      </w:r>
      <w:r w:rsidR="005E5DA5">
        <w:rPr>
          <w:rFonts w:hint="eastAsia"/>
        </w:rPr>
        <w:t>不要超过安全</w:t>
      </w:r>
      <w:r w:rsidR="0042533B">
        <w:rPr>
          <w:rFonts w:hint="eastAsia"/>
        </w:rPr>
        <w:t>写入</w:t>
      </w:r>
      <w:r w:rsidR="00532C5D">
        <w:rPr>
          <w:rFonts w:hint="eastAsia"/>
        </w:rPr>
        <w:t>设置，因此需要一种阻断机制，即当写负荷</w:t>
      </w:r>
      <w:r w:rsidR="00A46988">
        <w:rPr>
          <w:rFonts w:hint="eastAsia"/>
        </w:rPr>
        <w:t>过大时，需要阻断写操作，直至</w:t>
      </w:r>
      <w:r w:rsidR="005E5DA5">
        <w:rPr>
          <w:rFonts w:hint="eastAsia"/>
        </w:rPr>
        <w:t>MemStore</w:t>
      </w:r>
      <w:r w:rsidR="005E5DA5">
        <w:rPr>
          <w:rFonts w:hint="eastAsia"/>
        </w:rPr>
        <w:t>恢复到“可管理”的大小</w:t>
      </w:r>
      <w:r w:rsidR="00397E5A">
        <w:rPr>
          <w:rFonts w:hint="eastAsia"/>
        </w:rPr>
        <w:t>。</w:t>
      </w:r>
      <w:r w:rsidR="00731D9D">
        <w:rPr>
          <w:rFonts w:hint="eastAsia"/>
        </w:rPr>
        <w:t>主要配置</w:t>
      </w:r>
      <w:r w:rsidR="00731D9D">
        <w:t>U</w:t>
      </w:r>
      <w:r w:rsidR="00731D9D" w:rsidRPr="00731D9D">
        <w:t>pperLimit</w:t>
      </w:r>
      <w:r w:rsidR="00731D9D">
        <w:t>和</w:t>
      </w:r>
      <w:r w:rsidR="00731D9D">
        <w:t>M</w:t>
      </w:r>
      <w:r w:rsidR="00731D9D" w:rsidRPr="00731D9D">
        <w:t>ultiplier</w:t>
      </w:r>
      <w:r w:rsidR="00EB1A66">
        <w:t>，属性名称分别为：</w:t>
      </w:r>
      <w:r w:rsidR="00EB1A66" w:rsidRPr="00EB1A66">
        <w:t>hbase.regionserver.global.memstore.upperLimit</w:t>
      </w:r>
      <w:r w:rsidR="00EB1A66">
        <w:t>和</w:t>
      </w:r>
      <w:r w:rsidR="00EB1A66" w:rsidRPr="00EB1A66">
        <w:t>hbase.hregion.memstore.block.multiplier</w:t>
      </w:r>
      <w:r w:rsidR="0034169A">
        <w:t>。应该尽量避免</w:t>
      </w:r>
      <w:r w:rsidR="0034169A">
        <w:t>“</w:t>
      </w:r>
      <w:r w:rsidR="0034169A">
        <w:t>写阻塞</w:t>
      </w:r>
      <w:r w:rsidR="0034169A">
        <w:t>”</w:t>
      </w:r>
      <w:r w:rsidR="0034169A">
        <w:t>的情况发生，</w:t>
      </w:r>
      <w:r w:rsidR="0034169A">
        <w:t>“</w:t>
      </w:r>
      <w:r w:rsidR="0034169A">
        <w:t>写阻塞</w:t>
      </w:r>
      <w:r w:rsidR="0034169A">
        <w:t>”</w:t>
      </w:r>
      <w:r w:rsidR="00CA04E7">
        <w:t>节点的存在</w:t>
      </w:r>
      <w:r w:rsidR="0034169A">
        <w:t>会导致整个集群速度变慢</w:t>
      </w:r>
      <w:r w:rsidR="00137206">
        <w:t>。</w:t>
      </w:r>
    </w:p>
    <w:p w14:paraId="52A08935" w14:textId="6DDAF746" w:rsidR="007015E9" w:rsidRDefault="007015E9" w:rsidP="00F93BCC">
      <w:pPr>
        <w:pStyle w:val="aa"/>
        <w:ind w:firstLineChars="0"/>
      </w:pPr>
      <w:r>
        <w:t>压缩</w:t>
      </w:r>
      <w:r>
        <w:rPr>
          <w:rFonts w:hint="eastAsia"/>
        </w:rPr>
        <w:t>HDFS</w:t>
      </w:r>
      <w:r>
        <w:rPr>
          <w:rFonts w:hint="eastAsia"/>
        </w:rPr>
        <w:t>持久化的数据，如</w:t>
      </w:r>
      <w:r>
        <w:rPr>
          <w:rFonts w:hint="eastAsia"/>
        </w:rPr>
        <w:t>HFile</w:t>
      </w:r>
      <w:r>
        <w:rPr>
          <w:rFonts w:hint="eastAsia"/>
        </w:rPr>
        <w:t>等有利于节省硬盘空间和网络</w:t>
      </w:r>
      <w:r>
        <w:rPr>
          <w:rFonts w:hint="eastAsia"/>
        </w:rPr>
        <w:t>I/O</w:t>
      </w:r>
      <w:r>
        <w:rPr>
          <w:rFonts w:hint="eastAsia"/>
        </w:rPr>
        <w:t>操作。</w:t>
      </w:r>
      <w:r w:rsidR="00F248BA">
        <w:rPr>
          <w:rFonts w:hint="eastAsia"/>
        </w:rPr>
        <w:lastRenderedPageBreak/>
        <w:t>在</w:t>
      </w:r>
      <w:r w:rsidR="00F248BA">
        <w:rPr>
          <w:rFonts w:hint="eastAsia"/>
        </w:rPr>
        <w:t>MemStore</w:t>
      </w:r>
      <w:r w:rsidR="00F248BA">
        <w:rPr>
          <w:rFonts w:hint="eastAsia"/>
        </w:rPr>
        <w:t>进行</w:t>
      </w:r>
      <w:r w:rsidR="00E91B03">
        <w:rPr>
          <w:rFonts w:hint="eastAsia"/>
        </w:rPr>
        <w:t>写入</w:t>
      </w:r>
      <w:r w:rsidR="00F248BA">
        <w:rPr>
          <w:rFonts w:hint="eastAsia"/>
        </w:rPr>
        <w:t>操作写入</w:t>
      </w:r>
      <w:r w:rsidR="00E714AF">
        <w:t>HFile</w:t>
      </w:r>
      <w:r w:rsidR="00F248BA">
        <w:rPr>
          <w:rFonts w:hint="eastAsia"/>
        </w:rPr>
        <w:t>时，数据会被压缩，压缩操作对</w:t>
      </w:r>
      <w:r w:rsidR="00873EEA">
        <w:rPr>
          <w:rFonts w:hint="eastAsia"/>
        </w:rPr>
        <w:t>写入操作</w:t>
      </w:r>
      <w:r w:rsidR="00F248BA">
        <w:rPr>
          <w:rFonts w:hint="eastAsia"/>
        </w:rPr>
        <w:t>处理过程影响较小，但能有效的解决“写阻塞”问题。</w:t>
      </w:r>
    </w:p>
    <w:p w14:paraId="10E6D3AC" w14:textId="4AA2035A" w:rsidR="002E5386" w:rsidRDefault="002E5386" w:rsidP="007444A2">
      <w:pPr>
        <w:pStyle w:val="af4"/>
        <w:ind w:right="240"/>
      </w:pPr>
      <w:bookmarkStart w:id="204" w:name="_Toc474308130"/>
      <w:r>
        <w:rPr>
          <w:rFonts w:hint="eastAsia"/>
        </w:rPr>
        <w:t>4.1.4 HBase</w:t>
      </w:r>
      <w:r>
        <w:rPr>
          <w:rFonts w:hint="eastAsia"/>
        </w:rPr>
        <w:t>集群扩展</w:t>
      </w:r>
      <w:bookmarkEnd w:id="204"/>
    </w:p>
    <w:p w14:paraId="3207ACC0" w14:textId="69FC290C" w:rsidR="00CB4CBD" w:rsidRDefault="002D5D29" w:rsidP="00CB4CBD">
      <w:pPr>
        <w:pStyle w:val="aa"/>
      </w:pPr>
      <w:r>
        <w:rPr>
          <w:rFonts w:hint="eastAsia"/>
        </w:rPr>
        <w:t>随着数据量的不断扩大，</w:t>
      </w:r>
      <w:r>
        <w:rPr>
          <w:rFonts w:hint="eastAsia"/>
        </w:rPr>
        <w:t>HBase</w:t>
      </w:r>
      <w:r>
        <w:rPr>
          <w:rFonts w:hint="eastAsia"/>
        </w:rPr>
        <w:t>集群节点容量不再满足日益增长的业务需求，</w:t>
      </w:r>
      <w:r w:rsidR="00DA184E">
        <w:rPr>
          <w:rFonts w:hint="eastAsia"/>
        </w:rPr>
        <w:t>此时需要使用新的服务器进行集群扩展</w:t>
      </w:r>
      <w:r w:rsidR="00F42F07">
        <w:rPr>
          <w:rFonts w:hint="eastAsia"/>
        </w:rPr>
        <w:t>。</w:t>
      </w:r>
      <w:r w:rsidR="00DA184E">
        <w:rPr>
          <w:rFonts w:hint="eastAsia"/>
        </w:rPr>
        <w:t>集群扩展流程</w:t>
      </w:r>
      <w:r w:rsidR="00051AC4">
        <w:rPr>
          <w:rFonts w:hint="eastAsia"/>
        </w:rPr>
        <w:t>如下：</w:t>
      </w:r>
    </w:p>
    <w:p w14:paraId="247A8E98" w14:textId="7ADF5333" w:rsidR="00051AC4" w:rsidRDefault="00D91CC0" w:rsidP="008241E0">
      <w:pPr>
        <w:pStyle w:val="aa"/>
        <w:numPr>
          <w:ilvl w:val="0"/>
          <w:numId w:val="26"/>
        </w:numPr>
        <w:ind w:firstLineChars="0"/>
      </w:pPr>
      <w:r>
        <w:rPr>
          <w:rFonts w:hint="eastAsia"/>
        </w:rPr>
        <w:t>准备新服务器</w:t>
      </w:r>
      <w:r w:rsidR="00766C9A">
        <w:rPr>
          <w:rFonts w:hint="eastAsia"/>
        </w:rPr>
        <w:t>，</w:t>
      </w:r>
      <w:r w:rsidR="0062663E">
        <w:rPr>
          <w:rFonts w:hint="eastAsia"/>
        </w:rPr>
        <w:t>并为服务器命名，如</w:t>
      </w:r>
      <w:r w:rsidR="0062663E">
        <w:rPr>
          <w:rFonts w:hint="eastAsia"/>
        </w:rPr>
        <w:t>Slave</w:t>
      </w:r>
      <w:r w:rsidR="0062663E">
        <w:t>5</w:t>
      </w:r>
      <w:r w:rsidR="0062663E">
        <w:t>，配置免密登录</w:t>
      </w:r>
      <w:r w:rsidR="0062663E">
        <w:rPr>
          <w:rFonts w:hint="eastAsia"/>
        </w:rPr>
        <w:t>SSH</w:t>
      </w:r>
      <w:r w:rsidR="00131D75">
        <w:rPr>
          <w:rFonts w:hint="eastAsia"/>
        </w:rPr>
        <w:t>。</w:t>
      </w:r>
    </w:p>
    <w:p w14:paraId="4C4784DD" w14:textId="6C27ADCC" w:rsidR="00416015" w:rsidRDefault="00416015" w:rsidP="008241E0">
      <w:pPr>
        <w:pStyle w:val="aa"/>
        <w:numPr>
          <w:ilvl w:val="0"/>
          <w:numId w:val="26"/>
        </w:numPr>
        <w:ind w:firstLineChars="0"/>
      </w:pPr>
      <w:r>
        <w:t>修改</w:t>
      </w:r>
      <w:r>
        <w:rPr>
          <w:rFonts w:hint="eastAsia"/>
        </w:rPr>
        <w:t>Master</w:t>
      </w:r>
      <w:r>
        <w:rPr>
          <w:rFonts w:hint="eastAsia"/>
        </w:rPr>
        <w:t>实例的</w:t>
      </w:r>
      <w:r>
        <w:rPr>
          <w:rFonts w:hint="eastAsia"/>
        </w:rPr>
        <w:t>hosts</w:t>
      </w:r>
      <w:r>
        <w:rPr>
          <w:rFonts w:hint="eastAsia"/>
        </w:rPr>
        <w:t>文件，将新服务器</w:t>
      </w:r>
      <w:r>
        <w:t>IP</w:t>
      </w:r>
      <w:r>
        <w:t>地址和实例名追加至文件尾部。</w:t>
      </w:r>
    </w:p>
    <w:p w14:paraId="49434B8B" w14:textId="64EF0B18" w:rsidR="00416015" w:rsidRDefault="00416015" w:rsidP="00416015">
      <w:pPr>
        <w:pStyle w:val="aa"/>
        <w:numPr>
          <w:ilvl w:val="0"/>
          <w:numId w:val="26"/>
        </w:numPr>
        <w:ind w:firstLineChars="0"/>
      </w:pPr>
      <w:r w:rsidRPr="00416015">
        <w:rPr>
          <w:rFonts w:hint="eastAsia"/>
        </w:rPr>
        <w:t>修改</w:t>
      </w:r>
      <w:r>
        <w:rPr>
          <w:rFonts w:hint="eastAsia"/>
        </w:rPr>
        <w:t>配置文件</w:t>
      </w:r>
      <w:r w:rsidRPr="00416015">
        <w:rPr>
          <w:rFonts w:hint="eastAsia"/>
        </w:rPr>
        <w:t>hbase-site.xml</w:t>
      </w:r>
      <w:r>
        <w:rPr>
          <w:rFonts w:hint="eastAsia"/>
        </w:rPr>
        <w:t>，</w:t>
      </w:r>
      <w:r w:rsidRPr="00416015">
        <w:rPr>
          <w:rFonts w:hint="eastAsia"/>
        </w:rPr>
        <w:t>在</w:t>
      </w:r>
      <w:r w:rsidR="009A0FD9">
        <w:rPr>
          <w:rFonts w:hint="eastAsia"/>
        </w:rPr>
        <w:t>属性</w:t>
      </w:r>
      <w:r w:rsidRPr="00416015">
        <w:rPr>
          <w:rFonts w:hint="eastAsia"/>
        </w:rPr>
        <w:t>ase.zookeeper.quorum</w:t>
      </w:r>
      <w:r w:rsidRPr="00416015">
        <w:rPr>
          <w:rFonts w:hint="eastAsia"/>
        </w:rPr>
        <w:t>的</w:t>
      </w:r>
      <w:r w:rsidRPr="00416015">
        <w:rPr>
          <w:rFonts w:hint="eastAsia"/>
        </w:rPr>
        <w:t>value</w:t>
      </w:r>
      <w:r w:rsidRPr="00416015">
        <w:rPr>
          <w:rFonts w:hint="eastAsia"/>
        </w:rPr>
        <w:t>内容中增加</w:t>
      </w:r>
      <w:r w:rsidR="00A33F6B">
        <w:rPr>
          <w:rFonts w:hint="eastAsia"/>
        </w:rPr>
        <w:t>新实例名。</w:t>
      </w:r>
    </w:p>
    <w:p w14:paraId="41897AC6" w14:textId="38A9FE34" w:rsidR="00A33F6B" w:rsidRDefault="00A33F6B" w:rsidP="00A33F6B">
      <w:pPr>
        <w:pStyle w:val="aa"/>
        <w:numPr>
          <w:ilvl w:val="0"/>
          <w:numId w:val="26"/>
        </w:numPr>
        <w:ind w:firstLineChars="0"/>
      </w:pPr>
      <w:r>
        <w:t>修改配置文件</w:t>
      </w:r>
      <w:r>
        <w:rPr>
          <w:rFonts w:hint="eastAsia"/>
        </w:rPr>
        <w:t>R</w:t>
      </w:r>
      <w:r>
        <w:t>egionS</w:t>
      </w:r>
      <w:r w:rsidRPr="00A33F6B">
        <w:t>ervers</w:t>
      </w:r>
      <w:r>
        <w:t>，在末尾追加新实例名。</w:t>
      </w:r>
    </w:p>
    <w:p w14:paraId="3AA9619E" w14:textId="3DACBAA5" w:rsidR="004A68AD" w:rsidRDefault="004A68AD" w:rsidP="004A68AD">
      <w:pPr>
        <w:pStyle w:val="aa"/>
        <w:numPr>
          <w:ilvl w:val="0"/>
          <w:numId w:val="26"/>
        </w:numPr>
        <w:ind w:firstLineChars="0"/>
      </w:pPr>
      <w:r>
        <w:t>安装</w:t>
      </w:r>
      <w:r>
        <w:t>Hadoop</w:t>
      </w:r>
      <w:r>
        <w:t>、</w:t>
      </w:r>
      <w:r>
        <w:rPr>
          <w:rFonts w:hint="eastAsia"/>
        </w:rPr>
        <w:t>HBase</w:t>
      </w:r>
      <w:r>
        <w:rPr>
          <w:rFonts w:hint="eastAsia"/>
        </w:rPr>
        <w:t>和</w:t>
      </w:r>
      <w:r>
        <w:rPr>
          <w:rFonts w:hint="eastAsia"/>
        </w:rPr>
        <w:t>Zookeeper</w:t>
      </w:r>
      <w:r>
        <w:rPr>
          <w:rFonts w:hint="eastAsia"/>
        </w:rPr>
        <w:t>运行环境，从</w:t>
      </w:r>
      <w:r w:rsidR="002F0CA5">
        <w:rPr>
          <w:rFonts w:hint="eastAsia"/>
        </w:rPr>
        <w:t>Master</w:t>
      </w:r>
      <w:r>
        <w:rPr>
          <w:rFonts w:hint="eastAsia"/>
        </w:rPr>
        <w:t>中拷贝配置文件</w:t>
      </w:r>
      <w:r w:rsidR="00BB636A">
        <w:rPr>
          <w:rFonts w:hint="eastAsia"/>
        </w:rPr>
        <w:t>至各个</w:t>
      </w:r>
      <w:r w:rsidR="00BB636A">
        <w:rPr>
          <w:rFonts w:hint="eastAsia"/>
        </w:rPr>
        <w:t>Slave</w:t>
      </w:r>
      <w:r w:rsidR="00BB636A">
        <w:rPr>
          <w:rFonts w:hint="eastAsia"/>
        </w:rPr>
        <w:t>实例</w:t>
      </w:r>
      <w:r>
        <w:rPr>
          <w:rFonts w:hint="eastAsia"/>
        </w:rPr>
        <w:t>。</w:t>
      </w:r>
    </w:p>
    <w:p w14:paraId="6C89E5B5" w14:textId="4AFEDEBF" w:rsidR="00A33F6B" w:rsidRDefault="002F0CA5" w:rsidP="00A33F6B">
      <w:pPr>
        <w:pStyle w:val="aa"/>
        <w:numPr>
          <w:ilvl w:val="0"/>
          <w:numId w:val="26"/>
        </w:numPr>
        <w:ind w:firstLineChars="0"/>
      </w:pPr>
      <w:r>
        <w:rPr>
          <w:rFonts w:hint="eastAsia"/>
        </w:rPr>
        <w:t>关闭</w:t>
      </w:r>
      <w:r>
        <w:rPr>
          <w:rFonts w:hint="eastAsia"/>
        </w:rPr>
        <w:t>Slave</w:t>
      </w:r>
      <w:r>
        <w:t>5</w:t>
      </w:r>
      <w:r>
        <w:t>防火墙设置，关闭</w:t>
      </w:r>
      <w:r>
        <w:rPr>
          <w:rFonts w:hint="eastAsia"/>
        </w:rPr>
        <w:t>DHCP</w:t>
      </w:r>
      <w:r>
        <w:rPr>
          <w:rFonts w:hint="eastAsia"/>
        </w:rPr>
        <w:t>。</w:t>
      </w:r>
    </w:p>
    <w:p w14:paraId="2EB43255" w14:textId="27FE1652" w:rsidR="002F0CA5" w:rsidRDefault="002F0CA5" w:rsidP="00A33F6B">
      <w:pPr>
        <w:pStyle w:val="aa"/>
        <w:numPr>
          <w:ilvl w:val="0"/>
          <w:numId w:val="26"/>
        </w:numPr>
        <w:ind w:firstLineChars="0"/>
      </w:pPr>
      <w:r>
        <w:t>重启</w:t>
      </w:r>
      <w:r>
        <w:rPr>
          <w:rFonts w:hint="eastAsia"/>
        </w:rPr>
        <w:t>Hadoop</w:t>
      </w:r>
      <w:r>
        <w:rPr>
          <w:rFonts w:hint="eastAsia"/>
        </w:rPr>
        <w:t>与</w:t>
      </w:r>
      <w:r>
        <w:rPr>
          <w:rFonts w:hint="eastAsia"/>
        </w:rPr>
        <w:t>HBase</w:t>
      </w:r>
      <w:r w:rsidR="003F3CBC">
        <w:rPr>
          <w:rFonts w:hint="eastAsia"/>
        </w:rPr>
        <w:t>。</w:t>
      </w:r>
    </w:p>
    <w:p w14:paraId="413690E1" w14:textId="77777777" w:rsidR="00014402" w:rsidRDefault="00014402" w:rsidP="00014402">
      <w:pPr>
        <w:pStyle w:val="aa"/>
        <w:ind w:left="480" w:firstLineChars="0" w:firstLine="0"/>
      </w:pPr>
    </w:p>
    <w:p w14:paraId="6C9A966A" w14:textId="11617AD7" w:rsidR="00EC425B" w:rsidRDefault="00EC425B" w:rsidP="00EC425B">
      <w:pPr>
        <w:pStyle w:val="ad"/>
        <w:ind w:right="240"/>
      </w:pPr>
      <w:bookmarkStart w:id="205" w:name="_Toc474308131"/>
      <w:r>
        <w:rPr>
          <w:rFonts w:hint="eastAsia"/>
        </w:rPr>
        <w:t xml:space="preserve">4.2 </w:t>
      </w:r>
      <w:r w:rsidR="00F565B4">
        <w:rPr>
          <w:rFonts w:hint="eastAsia"/>
        </w:rPr>
        <w:t>SQL</w:t>
      </w:r>
      <w:r w:rsidR="007D125C">
        <w:rPr>
          <w:rFonts w:hint="eastAsia"/>
        </w:rPr>
        <w:t>解析</w:t>
      </w:r>
      <w:bookmarkEnd w:id="205"/>
    </w:p>
    <w:p w14:paraId="43D0154F" w14:textId="18456198" w:rsidR="00991521" w:rsidRPr="007F78C0" w:rsidRDefault="007F78C0" w:rsidP="00991521">
      <w:pPr>
        <w:pStyle w:val="aa"/>
      </w:pPr>
      <w:r>
        <w:rPr>
          <w:rFonts w:hint="eastAsia"/>
        </w:rPr>
        <w:t>HBase</w:t>
      </w:r>
      <w:r>
        <w:rPr>
          <w:rFonts w:hint="eastAsia"/>
        </w:rPr>
        <w:t>作为非关系型数据库，本身不支持结构化的查询语言。为了提升本系统的易用性，我们为数据读取功能模块增加了</w:t>
      </w:r>
      <w:r>
        <w:rPr>
          <w:rFonts w:hint="eastAsia"/>
        </w:rPr>
        <w:t>SQL</w:t>
      </w:r>
      <w:r>
        <w:rPr>
          <w:rFonts w:hint="eastAsia"/>
        </w:rPr>
        <w:t>解析功能，</w:t>
      </w:r>
      <w:r w:rsidR="00106E7E">
        <w:rPr>
          <w:rFonts w:hint="eastAsia"/>
        </w:rPr>
        <w:t>实现用户只需写</w:t>
      </w:r>
      <w:r w:rsidR="00570C95">
        <w:rPr>
          <w:rFonts w:hint="eastAsia"/>
        </w:rPr>
        <w:t>一条</w:t>
      </w:r>
      <w:r w:rsidR="00106E7E">
        <w:rPr>
          <w:rFonts w:hint="eastAsia"/>
        </w:rPr>
        <w:t>SQL</w:t>
      </w:r>
      <w:r w:rsidR="00106E7E">
        <w:rPr>
          <w:rFonts w:hint="eastAsia"/>
        </w:rPr>
        <w:t>语句，</w:t>
      </w:r>
      <w:r w:rsidR="002366DA">
        <w:rPr>
          <w:rFonts w:hint="eastAsia"/>
        </w:rPr>
        <w:t>系统解析模块负责解析该</w:t>
      </w:r>
      <w:r w:rsidR="002366DA">
        <w:rPr>
          <w:rFonts w:hint="eastAsia"/>
        </w:rPr>
        <w:t>SQL</w:t>
      </w:r>
      <w:r w:rsidR="002366DA">
        <w:rPr>
          <w:rFonts w:hint="eastAsia"/>
        </w:rPr>
        <w:t>并生成对应的</w:t>
      </w:r>
      <w:r w:rsidR="002366DA">
        <w:rPr>
          <w:rFonts w:hint="eastAsia"/>
        </w:rPr>
        <w:t>HBase</w:t>
      </w:r>
      <w:r w:rsidR="002366DA">
        <w:rPr>
          <w:rFonts w:hint="eastAsia"/>
        </w:rPr>
        <w:t>查询指令，并</w:t>
      </w:r>
      <w:r w:rsidR="00106E7E">
        <w:rPr>
          <w:rFonts w:hint="eastAsia"/>
        </w:rPr>
        <w:t>在</w:t>
      </w:r>
      <w:r w:rsidR="00106E7E">
        <w:rPr>
          <w:rFonts w:hint="eastAsia"/>
        </w:rPr>
        <w:t>HBase</w:t>
      </w:r>
      <w:r w:rsidR="00F84501">
        <w:rPr>
          <w:rFonts w:hint="eastAsia"/>
        </w:rPr>
        <w:t>中执行</w:t>
      </w:r>
      <w:r w:rsidR="00570C95">
        <w:rPr>
          <w:rFonts w:hint="eastAsia"/>
        </w:rPr>
        <w:t>的效果</w:t>
      </w:r>
      <w:r w:rsidR="004C2FF1">
        <w:rPr>
          <w:rFonts w:hint="eastAsia"/>
        </w:rPr>
        <w:t>。</w:t>
      </w:r>
    </w:p>
    <w:p w14:paraId="455E6931" w14:textId="5EB65E32" w:rsidR="00C3555B" w:rsidRDefault="00922BA9" w:rsidP="00922BA9">
      <w:pPr>
        <w:pStyle w:val="af4"/>
        <w:ind w:right="240"/>
      </w:pPr>
      <w:bookmarkStart w:id="206" w:name="_Toc474308132"/>
      <w:r>
        <w:rPr>
          <w:rFonts w:hint="eastAsia"/>
        </w:rPr>
        <w:t>4.2.1</w:t>
      </w:r>
      <w:r w:rsidR="006068F7">
        <w:t xml:space="preserve"> </w:t>
      </w:r>
      <w:r w:rsidR="006068F7" w:rsidRPr="006068F7">
        <w:t>Phoenix</w:t>
      </w:r>
      <w:r w:rsidR="00C2626C">
        <w:t>解析器</w:t>
      </w:r>
      <w:r w:rsidR="006068F7">
        <w:t>介绍</w:t>
      </w:r>
      <w:bookmarkEnd w:id="206"/>
    </w:p>
    <w:p w14:paraId="3F6D0184" w14:textId="13D474AA" w:rsidR="004C0E8F" w:rsidRDefault="00D15442" w:rsidP="00B612E3">
      <w:pPr>
        <w:pStyle w:val="aa"/>
      </w:pPr>
      <w:r w:rsidRPr="00D15442">
        <w:rPr>
          <w:rFonts w:hint="eastAsia"/>
        </w:rPr>
        <w:t>交通流数据实时存储与查询系统</w:t>
      </w:r>
      <w:r>
        <w:rPr>
          <w:rFonts w:hint="eastAsia"/>
        </w:rPr>
        <w:t>主要的业务场景为查询，来自路口路段监控设备、全球定位系统、停车场等源头的数据被不断写入系统</w:t>
      </w:r>
      <w:r w:rsidR="00864FF5">
        <w:rPr>
          <w:rFonts w:hint="eastAsia"/>
        </w:rPr>
        <w:t>，当系统稳定运行</w:t>
      </w:r>
      <w:r w:rsidR="007977CC">
        <w:rPr>
          <w:rFonts w:hint="eastAsia"/>
        </w:rPr>
        <w:t>后，数据写入模块无需太多人为干涉</w:t>
      </w:r>
      <w:r w:rsidR="007F770B">
        <w:rPr>
          <w:rFonts w:hint="eastAsia"/>
        </w:rPr>
        <w:t>。</w:t>
      </w:r>
      <w:r w:rsidR="006A7730">
        <w:rPr>
          <w:rFonts w:hint="eastAsia"/>
        </w:rPr>
        <w:t>因此，</w:t>
      </w:r>
      <w:r w:rsidR="007C3472">
        <w:rPr>
          <w:rFonts w:hint="eastAsia"/>
        </w:rPr>
        <w:t>本文</w:t>
      </w:r>
      <w:r w:rsidR="00D01672">
        <w:rPr>
          <w:rFonts w:hint="eastAsia"/>
        </w:rPr>
        <w:t>实现的</w:t>
      </w:r>
      <w:r w:rsidR="006A7730">
        <w:rPr>
          <w:rFonts w:hint="eastAsia"/>
        </w:rPr>
        <w:t>SQL</w:t>
      </w:r>
      <w:r w:rsidR="00544ABA">
        <w:rPr>
          <w:rFonts w:hint="eastAsia"/>
        </w:rPr>
        <w:t>解析的重点</w:t>
      </w:r>
      <w:r w:rsidR="006A4420">
        <w:rPr>
          <w:rFonts w:hint="eastAsia"/>
        </w:rPr>
        <w:t>为数据查询模块</w:t>
      </w:r>
      <w:r w:rsidR="006A7730">
        <w:rPr>
          <w:rFonts w:hint="eastAsia"/>
        </w:rPr>
        <w:t>。</w:t>
      </w:r>
    </w:p>
    <w:p w14:paraId="30E3F066" w14:textId="4C79E5A4" w:rsidR="00F62431" w:rsidRDefault="00F62431" w:rsidP="00B612E3">
      <w:pPr>
        <w:pStyle w:val="aa"/>
      </w:pPr>
      <w:r>
        <w:t>目前比较成熟的</w:t>
      </w:r>
      <w:r w:rsidR="009F2516">
        <w:t>SQL</w:t>
      </w:r>
      <w:r>
        <w:t>解析</w:t>
      </w:r>
      <w:r w:rsidR="00D271E9">
        <w:t>方案，</w:t>
      </w:r>
      <w:r w:rsidR="005B0747">
        <w:rPr>
          <w:rFonts w:hint="eastAsia"/>
        </w:rPr>
        <w:t>根据操作方式的不同，可以</w:t>
      </w:r>
      <w:r w:rsidR="00545CC9">
        <w:rPr>
          <w:rFonts w:hint="eastAsia"/>
        </w:rPr>
        <w:t>分为三类：</w:t>
      </w:r>
    </w:p>
    <w:p w14:paraId="3206F497" w14:textId="6EB055F4" w:rsidR="008762B9" w:rsidRDefault="008221CA" w:rsidP="008221CA">
      <w:pPr>
        <w:pStyle w:val="aa"/>
        <w:numPr>
          <w:ilvl w:val="0"/>
          <w:numId w:val="28"/>
        </w:numPr>
        <w:ind w:firstLineChars="0"/>
      </w:pPr>
      <w:r>
        <w:rPr>
          <w:rFonts w:hint="eastAsia"/>
        </w:rPr>
        <w:t>以</w:t>
      </w:r>
      <w:r>
        <w:rPr>
          <w:rFonts w:hint="eastAsia"/>
        </w:rPr>
        <w:t>Map-Reduce</w:t>
      </w:r>
      <w:r>
        <w:rPr>
          <w:rFonts w:hint="eastAsia"/>
        </w:rPr>
        <w:t>为核心，单任务使用</w:t>
      </w:r>
      <w:r>
        <w:rPr>
          <w:rFonts w:hint="eastAsia"/>
        </w:rPr>
        <w:t>HBase</w:t>
      </w:r>
      <w:r>
        <w:rPr>
          <w:rFonts w:hint="eastAsia"/>
        </w:rPr>
        <w:t>客户端访问。</w:t>
      </w:r>
    </w:p>
    <w:p w14:paraId="7DDE74D6" w14:textId="08A02CBC" w:rsidR="008221CA" w:rsidRDefault="008221CA" w:rsidP="00A32BD0">
      <w:pPr>
        <w:pStyle w:val="aa"/>
        <w:numPr>
          <w:ilvl w:val="0"/>
          <w:numId w:val="28"/>
        </w:numPr>
        <w:ind w:firstLineChars="0"/>
      </w:pPr>
      <w:r>
        <w:t>以</w:t>
      </w:r>
      <w:commentRangeStart w:id="207"/>
      <w:r>
        <w:rPr>
          <w:rFonts w:hint="eastAsia"/>
        </w:rPr>
        <w:t>Google</w:t>
      </w:r>
      <w:r>
        <w:rPr>
          <w:rFonts w:hint="eastAsia"/>
        </w:rPr>
        <w:t>交互式数据分析系统</w:t>
      </w:r>
      <w:commentRangeEnd w:id="207"/>
      <w:r w:rsidR="00742F12">
        <w:rPr>
          <w:rStyle w:val="af1"/>
        </w:rPr>
        <w:commentReference w:id="207"/>
      </w:r>
      <w:r w:rsidR="00797003">
        <w:rPr>
          <w:rStyle w:val="afe"/>
        </w:rPr>
        <w:t>[</w:t>
      </w:r>
      <w:r w:rsidR="00797003">
        <w:rPr>
          <w:rStyle w:val="afe"/>
        </w:rPr>
        <w:endnoteReference w:id="67"/>
      </w:r>
      <w:r w:rsidR="00797003">
        <w:rPr>
          <w:rStyle w:val="afe"/>
        </w:rPr>
        <w:t>]</w:t>
      </w:r>
      <w:r w:rsidR="00A32BD0">
        <w:rPr>
          <w:rFonts w:hint="eastAsia"/>
        </w:rPr>
        <w:t>（</w:t>
      </w:r>
      <w:r w:rsidR="002E78F9">
        <w:rPr>
          <w:rFonts w:hint="eastAsia"/>
        </w:rPr>
        <w:t>简称</w:t>
      </w:r>
      <w:r w:rsidR="00A32BD0" w:rsidRPr="00A32BD0">
        <w:t>Google Dremel</w:t>
      </w:r>
      <w:r w:rsidR="00A32BD0">
        <w:rPr>
          <w:rFonts w:hint="eastAsia"/>
        </w:rPr>
        <w:t>）</w:t>
      </w:r>
      <w:r>
        <w:rPr>
          <w:rFonts w:hint="eastAsia"/>
        </w:rPr>
        <w:t>为核心</w:t>
      </w:r>
      <w:r w:rsidR="00275075">
        <w:rPr>
          <w:rFonts w:hint="eastAsia"/>
        </w:rPr>
        <w:t>,</w:t>
      </w:r>
      <w:r w:rsidR="00275075" w:rsidRPr="00275075">
        <w:rPr>
          <w:rFonts w:hint="eastAsia"/>
        </w:rPr>
        <w:t xml:space="preserve"> </w:t>
      </w:r>
      <w:r w:rsidR="00275075">
        <w:rPr>
          <w:rFonts w:hint="eastAsia"/>
        </w:rPr>
        <w:t>单任务使用</w:t>
      </w:r>
      <w:r w:rsidR="00275075">
        <w:rPr>
          <w:rFonts w:hint="eastAsia"/>
        </w:rPr>
        <w:t>HBase</w:t>
      </w:r>
      <w:r w:rsidR="00275075">
        <w:rPr>
          <w:rFonts w:hint="eastAsia"/>
        </w:rPr>
        <w:t>客户端访问。</w:t>
      </w:r>
    </w:p>
    <w:p w14:paraId="7861C469" w14:textId="661550FD" w:rsidR="00862E14" w:rsidRDefault="00862E14" w:rsidP="00FF1A0F">
      <w:pPr>
        <w:pStyle w:val="aa"/>
        <w:numPr>
          <w:ilvl w:val="0"/>
          <w:numId w:val="28"/>
        </w:numPr>
        <w:ind w:firstLineChars="0"/>
      </w:pPr>
      <w:r>
        <w:rPr>
          <w:rFonts w:hint="eastAsia"/>
        </w:rPr>
        <w:t>以</w:t>
      </w:r>
      <w:commentRangeStart w:id="208"/>
      <w:r>
        <w:rPr>
          <w:rFonts w:hint="eastAsia"/>
        </w:rPr>
        <w:t>HBase</w:t>
      </w:r>
      <w:r>
        <w:rPr>
          <w:rFonts w:hint="eastAsia"/>
        </w:rPr>
        <w:t>协处理器</w:t>
      </w:r>
      <w:commentRangeEnd w:id="208"/>
      <w:r w:rsidR="009A74DD">
        <w:rPr>
          <w:rStyle w:val="af1"/>
        </w:rPr>
        <w:commentReference w:id="208"/>
      </w:r>
      <w:r w:rsidR="00797003">
        <w:rPr>
          <w:rStyle w:val="afe"/>
        </w:rPr>
        <w:t>[</w:t>
      </w:r>
      <w:r w:rsidR="00797003">
        <w:rPr>
          <w:rStyle w:val="afe"/>
        </w:rPr>
        <w:endnoteReference w:id="68"/>
      </w:r>
      <w:r w:rsidR="00797003">
        <w:rPr>
          <w:rStyle w:val="afe"/>
        </w:rPr>
        <w:t>]</w:t>
      </w:r>
      <w:r>
        <w:rPr>
          <w:rFonts w:hint="eastAsia"/>
        </w:rPr>
        <w:t>（简称</w:t>
      </w:r>
      <w:r w:rsidRPr="00862E14">
        <w:t>HBase-Coprocessor</w:t>
      </w:r>
      <w:r>
        <w:rPr>
          <w:rFonts w:hint="eastAsia"/>
        </w:rPr>
        <w:t>）</w:t>
      </w:r>
      <w:r w:rsidR="00FF1A0F">
        <w:rPr>
          <w:rFonts w:hint="eastAsia"/>
        </w:rPr>
        <w:t>为核心，</w:t>
      </w:r>
      <w:r w:rsidR="00FF1A0F" w:rsidRPr="00FF1A0F">
        <w:rPr>
          <w:rFonts w:hint="eastAsia"/>
        </w:rPr>
        <w:t>客户端合并多个节点的处理结果。</w:t>
      </w:r>
    </w:p>
    <w:p w14:paraId="3250C843" w14:textId="3E7889FF" w:rsidR="00127C77" w:rsidRPr="00F01D8A" w:rsidRDefault="000A1611" w:rsidP="00A941BE">
      <w:pPr>
        <w:pStyle w:val="aa"/>
        <w:ind w:firstLineChars="0"/>
      </w:pPr>
      <w:r>
        <w:rPr>
          <w:rFonts w:hint="eastAsia"/>
        </w:rPr>
        <w:lastRenderedPageBreak/>
        <w:t>本文使用由</w:t>
      </w:r>
      <w:r>
        <w:rPr>
          <w:rFonts w:hint="eastAsia"/>
        </w:rPr>
        <w:t>Apache</w:t>
      </w:r>
      <w:r>
        <w:rPr>
          <w:rFonts w:hint="eastAsia"/>
        </w:rPr>
        <w:t>公司</w:t>
      </w:r>
      <w:r w:rsidR="00061EB1">
        <w:rPr>
          <w:rFonts w:hint="eastAsia"/>
        </w:rPr>
        <w:t>推出的开源</w:t>
      </w:r>
      <w:r w:rsidR="00061EB1">
        <w:rPr>
          <w:rFonts w:hint="eastAsia"/>
        </w:rPr>
        <w:t>HBase</w:t>
      </w:r>
      <w:r w:rsidR="00061EB1">
        <w:t xml:space="preserve"> SQL</w:t>
      </w:r>
      <w:r w:rsidR="00061EB1">
        <w:t>解析工具</w:t>
      </w:r>
      <w:r w:rsidR="00061EB1">
        <w:t>——</w:t>
      </w:r>
      <w:commentRangeStart w:id="209"/>
      <w:r w:rsidR="00061EB1" w:rsidRPr="00061EB1">
        <w:t>Phoenix</w:t>
      </w:r>
      <w:commentRangeEnd w:id="209"/>
      <w:r w:rsidR="005E1DCB">
        <w:rPr>
          <w:rStyle w:val="af1"/>
        </w:rPr>
        <w:commentReference w:id="209"/>
      </w:r>
      <w:r w:rsidR="00797003">
        <w:rPr>
          <w:rStyle w:val="afe"/>
        </w:rPr>
        <w:t>[</w:t>
      </w:r>
      <w:bookmarkStart w:id="210" w:name="_Ref474435505"/>
      <w:r w:rsidR="00797003">
        <w:rPr>
          <w:rStyle w:val="afe"/>
        </w:rPr>
        <w:endnoteReference w:id="69"/>
      </w:r>
      <w:bookmarkEnd w:id="210"/>
      <w:r w:rsidR="00797003">
        <w:rPr>
          <w:rStyle w:val="afe"/>
        </w:rPr>
        <w:t>]</w:t>
      </w:r>
      <w:r w:rsidR="000C023E">
        <w:t>，</w:t>
      </w:r>
      <w:r w:rsidR="000C023E" w:rsidRPr="00061EB1">
        <w:t>Phoenix</w:t>
      </w:r>
      <w:r w:rsidR="000C023E">
        <w:t>是一个</w:t>
      </w:r>
      <w:r w:rsidR="000C023E">
        <w:rPr>
          <w:rFonts w:hint="eastAsia"/>
        </w:rPr>
        <w:t>Java</w:t>
      </w:r>
      <w:r w:rsidR="000C023E">
        <w:rPr>
          <w:rFonts w:hint="eastAsia"/>
        </w:rPr>
        <w:t>中间件，由</w:t>
      </w:r>
      <w:r w:rsidR="000C023E" w:rsidRPr="000C023E">
        <w:t>saleforce</w:t>
      </w:r>
      <w:r w:rsidR="000C023E">
        <w:t>.com</w:t>
      </w:r>
      <w:r w:rsidR="000C023E">
        <w:t>开源</w:t>
      </w:r>
      <w:r w:rsidR="000C023E">
        <w:rPr>
          <w:rFonts w:hint="eastAsia"/>
        </w:rPr>
        <w:t>，可以帮助开发人员使用熟悉的结构化查询语言</w:t>
      </w:r>
      <w:r w:rsidR="00492EB0">
        <w:rPr>
          <w:rFonts w:hint="eastAsia"/>
        </w:rPr>
        <w:t>操作</w:t>
      </w:r>
      <w:r w:rsidR="00492EB0">
        <w:rPr>
          <w:rFonts w:hint="eastAsia"/>
        </w:rPr>
        <w:t>HBase</w:t>
      </w:r>
      <w:r w:rsidR="00492EB0">
        <w:rPr>
          <w:rFonts w:hint="eastAsia"/>
        </w:rPr>
        <w:t>。</w:t>
      </w:r>
      <w:r w:rsidR="00CE5D99">
        <w:rPr>
          <w:rFonts w:hint="eastAsia"/>
        </w:rPr>
        <w:t>为了最小化性能开销，</w:t>
      </w:r>
      <w:r w:rsidR="00CE5D99" w:rsidRPr="00061EB1">
        <w:t>Phoenix</w:t>
      </w:r>
      <w:r w:rsidR="00CE5D99">
        <w:t>使用</w:t>
      </w:r>
      <w:r w:rsidR="00CE5D99">
        <w:rPr>
          <w:rFonts w:hint="eastAsia"/>
        </w:rPr>
        <w:t>原生</w:t>
      </w:r>
      <w:r w:rsidR="00CE5D99">
        <w:rPr>
          <w:rFonts w:hint="eastAsia"/>
        </w:rPr>
        <w:t>HBase</w:t>
      </w:r>
      <w:r w:rsidR="00CE5D99">
        <w:t xml:space="preserve"> APIs</w:t>
      </w:r>
      <w:r w:rsidR="00CE5D99">
        <w:t>，并没有使用</w:t>
      </w:r>
      <w:r w:rsidR="00EC7608">
        <w:rPr>
          <w:rFonts w:hint="eastAsia"/>
        </w:rPr>
        <w:t>Map</w:t>
      </w:r>
      <w:r w:rsidR="00CE5D99">
        <w:t>Reduce</w:t>
      </w:r>
      <w:r w:rsidR="00CE5D99">
        <w:t>框架，同时，协处理器被放置在服务器端执行，从而保证最小化客户端到服务器的数据传输。</w:t>
      </w:r>
    </w:p>
    <w:p w14:paraId="70C76CF4" w14:textId="5BD44449" w:rsidR="009C4F7F" w:rsidRDefault="00452D7E" w:rsidP="00B612E3">
      <w:pPr>
        <w:pStyle w:val="aa"/>
      </w:pPr>
      <w:r>
        <w:t>本系统的</w:t>
      </w:r>
      <w:r>
        <w:t>SQL</w:t>
      </w:r>
      <w:r>
        <w:t>解析设计思路是通过</w:t>
      </w:r>
      <w:r w:rsidR="00792503">
        <w:t>将</w:t>
      </w:r>
      <w:r w:rsidR="00792503" w:rsidRPr="00792503">
        <w:t>Phoenix</w:t>
      </w:r>
      <w:r w:rsidR="00792503">
        <w:t>放置在服务器上。经过</w:t>
      </w:r>
      <w:r w:rsidR="00792503">
        <w:rPr>
          <w:rFonts w:hint="eastAsia"/>
        </w:rPr>
        <w:t>解析</w:t>
      </w:r>
      <w:r w:rsidR="00797622">
        <w:rPr>
          <w:rFonts w:hint="eastAsia"/>
        </w:rPr>
        <w:t>后，得到</w:t>
      </w:r>
      <w:r w:rsidR="00797622">
        <w:rPr>
          <w:rFonts w:hint="eastAsia"/>
        </w:rPr>
        <w:t>HBase</w:t>
      </w:r>
      <w:r w:rsidR="00797622">
        <w:rPr>
          <w:rFonts w:hint="eastAsia"/>
        </w:rPr>
        <w:t>查询片段，然后拼装成</w:t>
      </w:r>
      <w:r w:rsidR="00797622">
        <w:rPr>
          <w:rFonts w:hint="eastAsia"/>
        </w:rPr>
        <w:t>HBase</w:t>
      </w:r>
      <w:r w:rsidR="00FE7810">
        <w:rPr>
          <w:rFonts w:hint="eastAsia"/>
        </w:rPr>
        <w:t>命令发送给服务器集群</w:t>
      </w:r>
      <w:r w:rsidR="00C80412">
        <w:rPr>
          <w:rFonts w:hint="eastAsia"/>
        </w:rPr>
        <w:t>，拿到</w:t>
      </w:r>
      <w:r w:rsidR="00C80412">
        <w:rPr>
          <w:rFonts w:hint="eastAsia"/>
        </w:rPr>
        <w:t>HBase</w:t>
      </w:r>
      <w:r w:rsidR="00C80412">
        <w:rPr>
          <w:rFonts w:hint="eastAsia"/>
        </w:rPr>
        <w:t>返回的数据之后转发给客户端。</w:t>
      </w:r>
    </w:p>
    <w:p w14:paraId="589987F1" w14:textId="21EEC2F8" w:rsidR="00E20B9B" w:rsidRDefault="008E6FFE" w:rsidP="00D15BA3">
      <w:pPr>
        <w:pStyle w:val="aa"/>
      </w:pPr>
      <w:r w:rsidRPr="00792503">
        <w:t>Phoenix</w:t>
      </w:r>
      <w:r>
        <w:t>支持从一个或多个数据表中检索数据</w:t>
      </w:r>
      <w:r w:rsidR="00FA310A">
        <w:t>，</w:t>
      </w:r>
      <w:r w:rsidR="00E72F6A">
        <w:rPr>
          <w:rFonts w:hint="eastAsia"/>
        </w:rPr>
        <w:t>SQL</w:t>
      </w:r>
      <w:r w:rsidR="00E72F6A">
        <w:t>语法与</w:t>
      </w:r>
      <w:r w:rsidR="00570962">
        <w:rPr>
          <w:rFonts w:hint="eastAsia"/>
        </w:rPr>
        <w:t>传统的结构化查询语言类似</w:t>
      </w:r>
      <w:r w:rsidR="00361C20">
        <w:rPr>
          <w:rFonts w:hint="eastAsia"/>
        </w:rPr>
        <w:t>。</w:t>
      </w:r>
    </w:p>
    <w:p w14:paraId="1F48B50B" w14:textId="4E73D34A" w:rsidR="00A12A83" w:rsidRDefault="009F6B15" w:rsidP="00D15BA3">
      <w:pPr>
        <w:pStyle w:val="aa"/>
      </w:pPr>
      <w:r>
        <w:rPr>
          <w:noProof/>
        </w:rPr>
        <w:drawing>
          <wp:anchor distT="0" distB="0" distL="114300" distR="114300" simplePos="0" relativeHeight="251640832" behindDoc="0" locked="0" layoutInCell="1" allowOverlap="1" wp14:anchorId="1144AF6D" wp14:editId="1A7197B7">
            <wp:simplePos x="0" y="0"/>
            <wp:positionH relativeFrom="column">
              <wp:posOffset>1176477</wp:posOffset>
            </wp:positionH>
            <wp:positionV relativeFrom="paragraph">
              <wp:posOffset>1087221</wp:posOffset>
            </wp:positionV>
            <wp:extent cx="2866667" cy="1171429"/>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6667" cy="1171429"/>
                    </a:xfrm>
                    <a:prstGeom prst="rect">
                      <a:avLst/>
                    </a:prstGeom>
                  </pic:spPr>
                </pic:pic>
              </a:graphicData>
            </a:graphic>
            <wp14:sizeRelH relativeFrom="page">
              <wp14:pctWidth>0</wp14:pctWidth>
            </wp14:sizeRelH>
            <wp14:sizeRelV relativeFrom="page">
              <wp14:pctHeight>0</wp14:pctHeight>
            </wp14:sizeRelV>
          </wp:anchor>
        </w:drawing>
      </w:r>
      <w:r w:rsidR="00D85971">
        <w:rPr>
          <w:rFonts w:hint="eastAsia"/>
        </w:rPr>
        <w:t>每个</w:t>
      </w:r>
      <w:r w:rsidR="00D85971">
        <w:rPr>
          <w:rFonts w:hint="eastAsia"/>
        </w:rPr>
        <w:t>SELECT</w:t>
      </w:r>
      <w:r w:rsidR="00D85971">
        <w:rPr>
          <w:rFonts w:hint="eastAsia"/>
        </w:rPr>
        <w:t>语句均有一个</w:t>
      </w:r>
      <w:r w:rsidR="00D85971">
        <w:rPr>
          <w:rFonts w:hint="eastAsia"/>
        </w:rPr>
        <w:t>SELECT EXPRESS</w:t>
      </w:r>
      <w:r w:rsidR="00D85971">
        <w:rPr>
          <w:rFonts w:hint="eastAsia"/>
        </w:rPr>
        <w:t>，用于指定返回数据格式，</w:t>
      </w:r>
      <w:r w:rsidR="00FF119B">
        <w:rPr>
          <w:rFonts w:hint="eastAsia"/>
        </w:rPr>
        <w:t>支持三种类型</w:t>
      </w:r>
      <w:r w:rsidR="0031617A">
        <w:rPr>
          <w:rFonts w:hint="eastAsia"/>
        </w:rPr>
        <w:t>：“</w:t>
      </w:r>
      <w:r w:rsidR="0031617A">
        <w:rPr>
          <w:rFonts w:hint="eastAsia"/>
        </w:rPr>
        <w:t>*</w:t>
      </w:r>
      <w:r w:rsidR="0031617A">
        <w:rPr>
          <w:rFonts w:hint="eastAsia"/>
        </w:rPr>
        <w:t>”表示选择</w:t>
      </w:r>
      <w:r w:rsidR="0031617A">
        <w:rPr>
          <w:rFonts w:hint="eastAsia"/>
        </w:rPr>
        <w:t>Table</w:t>
      </w:r>
      <w:r w:rsidR="0031617A">
        <w:rPr>
          <w:rFonts w:hint="eastAsia"/>
        </w:rPr>
        <w:t>中所有列信息。使用“</w:t>
      </w:r>
      <w:r w:rsidR="0031617A">
        <w:rPr>
          <w:rFonts w:hint="eastAsia"/>
        </w:rPr>
        <w:t>Column</w:t>
      </w:r>
      <w:r w:rsidR="0031617A">
        <w:t xml:space="preserve"> Family.*</w:t>
      </w:r>
      <w:r w:rsidR="0031617A">
        <w:rPr>
          <w:rFonts w:hint="eastAsia"/>
        </w:rPr>
        <w:t>”用来选择</w:t>
      </w:r>
      <w:r w:rsidR="00946B1F">
        <w:rPr>
          <w:rFonts w:hint="eastAsia"/>
        </w:rPr>
        <w:t>数据表</w:t>
      </w:r>
      <w:r w:rsidR="0031617A">
        <w:rPr>
          <w:rFonts w:hint="eastAsia"/>
        </w:rPr>
        <w:t>列族中的所有列</w:t>
      </w:r>
      <w:r w:rsidR="000253AA">
        <w:rPr>
          <w:rFonts w:hint="eastAsia"/>
        </w:rPr>
        <w:t>。或使用一个表达式用来计算返回的数据。</w:t>
      </w:r>
      <w:r w:rsidR="00D5730B">
        <w:rPr>
          <w:rFonts w:hint="eastAsia"/>
        </w:rPr>
        <w:t>语法图如图</w:t>
      </w:r>
      <w:r w:rsidR="00D5730B">
        <w:rPr>
          <w:rFonts w:hint="eastAsia"/>
        </w:rPr>
        <w:t>4.6</w:t>
      </w:r>
      <w:r w:rsidR="00D5730B">
        <w:rPr>
          <w:rFonts w:hint="eastAsia"/>
        </w:rPr>
        <w:t>所示</w:t>
      </w:r>
      <w:r w:rsidR="00AC3762">
        <w:rPr>
          <w:rFonts w:hint="eastAsia"/>
        </w:rPr>
        <w:t>。</w:t>
      </w:r>
    </w:p>
    <w:p w14:paraId="73804164" w14:textId="5BD30CEE" w:rsidR="009F6B15" w:rsidRDefault="002C53A4" w:rsidP="002C53A4">
      <w:pPr>
        <w:pStyle w:val="ae"/>
      </w:pPr>
      <w:r>
        <w:rPr>
          <w:rFonts w:hint="eastAsia"/>
        </w:rPr>
        <w:t>图4</w:t>
      </w:r>
      <w:r>
        <w:t>.6 SELECT EXPRESS语法图</w:t>
      </w:r>
    </w:p>
    <w:p w14:paraId="6D3C6D76" w14:textId="390BC537" w:rsidR="004015FB" w:rsidRDefault="00360002" w:rsidP="00122FBA">
      <w:pPr>
        <w:pStyle w:val="aa"/>
      </w:pPr>
      <w:r>
        <w:rPr>
          <w:noProof/>
        </w:rPr>
        <w:drawing>
          <wp:anchor distT="0" distB="0" distL="114300" distR="114300" simplePos="0" relativeHeight="251646976" behindDoc="0" locked="0" layoutInCell="1" allowOverlap="1" wp14:anchorId="407FE1B7" wp14:editId="12D5FC9C">
            <wp:simplePos x="0" y="0"/>
            <wp:positionH relativeFrom="column">
              <wp:posOffset>-1270</wp:posOffset>
            </wp:positionH>
            <wp:positionV relativeFrom="paragraph">
              <wp:posOffset>675945</wp:posOffset>
            </wp:positionV>
            <wp:extent cx="4638040" cy="818515"/>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38040" cy="818515"/>
                    </a:xfrm>
                    <a:prstGeom prst="rect">
                      <a:avLst/>
                    </a:prstGeom>
                  </pic:spPr>
                </pic:pic>
              </a:graphicData>
            </a:graphic>
          </wp:anchor>
        </w:drawing>
      </w:r>
      <w:r w:rsidR="00122FBA">
        <w:rPr>
          <w:rFonts w:hint="eastAsia"/>
        </w:rPr>
        <w:t>D</w:t>
      </w:r>
      <w:r w:rsidR="00122FBA">
        <w:t>ISTINCT</w:t>
      </w:r>
      <w:r w:rsidR="00881BF5">
        <w:t>字段</w:t>
      </w:r>
      <w:r w:rsidR="00CD2EC1">
        <w:t>根据检索条件</w:t>
      </w:r>
      <w:r w:rsidR="00122FBA">
        <w:t>过滤掉所有重复的查询结果</w:t>
      </w:r>
      <w:r w:rsidR="00085C50">
        <w:t>，</w:t>
      </w:r>
      <w:r w:rsidR="00085C50">
        <w:t>ALL</w:t>
      </w:r>
      <w:r w:rsidR="00085C50">
        <w:t>为默认</w:t>
      </w:r>
      <w:r w:rsidR="00916024">
        <w:t>显示所有查询结果</w:t>
      </w:r>
      <w:r w:rsidR="001F6C06">
        <w:t>，语法图如图</w:t>
      </w:r>
      <w:r w:rsidR="001F6C06">
        <w:rPr>
          <w:rFonts w:hint="eastAsia"/>
        </w:rPr>
        <w:t>4.7</w:t>
      </w:r>
      <w:r w:rsidR="001F6C06">
        <w:rPr>
          <w:rFonts w:hint="eastAsia"/>
        </w:rPr>
        <w:t>所示</w:t>
      </w:r>
      <w:r w:rsidR="00916024">
        <w:t>。</w:t>
      </w:r>
    </w:p>
    <w:p w14:paraId="7FCC9A3D" w14:textId="194621B3" w:rsidR="00D4523C" w:rsidRDefault="00360002" w:rsidP="00DA3116">
      <w:pPr>
        <w:pStyle w:val="ae"/>
      </w:pPr>
      <w:r>
        <w:rPr>
          <w:rFonts w:hint="eastAsia"/>
        </w:rPr>
        <w:t>图4.7 DISTINCT与ALL语法图</w:t>
      </w:r>
    </w:p>
    <w:p w14:paraId="1F288C21" w14:textId="32597DE6" w:rsidR="00566C86" w:rsidRDefault="00881BF5" w:rsidP="00473249">
      <w:pPr>
        <w:pStyle w:val="aa"/>
      </w:pPr>
      <w:r>
        <w:rPr>
          <w:rFonts w:hint="eastAsia"/>
        </w:rPr>
        <w:t>F</w:t>
      </w:r>
      <w:r>
        <w:t>ROM</w:t>
      </w:r>
      <w:r>
        <w:t>字段</w:t>
      </w:r>
      <w:r w:rsidR="005C4D21">
        <w:t>用来标识需要查询的</w:t>
      </w:r>
      <w:r w:rsidR="00AA5AB7">
        <w:t>数据表</w:t>
      </w:r>
      <w:r w:rsidR="0043168F">
        <w:rPr>
          <w:rFonts w:hint="eastAsia"/>
        </w:rPr>
        <w:t>，</w:t>
      </w:r>
      <w:r w:rsidR="00352F6A">
        <w:t>语法图如图</w:t>
      </w:r>
      <w:r w:rsidR="00352F6A">
        <w:rPr>
          <w:rFonts w:hint="eastAsia"/>
        </w:rPr>
        <w:t>4.8</w:t>
      </w:r>
      <w:r w:rsidR="00352F6A">
        <w:rPr>
          <w:rFonts w:hint="eastAsia"/>
        </w:rPr>
        <w:t>所示</w:t>
      </w:r>
      <w:r w:rsidR="00DF5DB0">
        <w:rPr>
          <w:rFonts w:hint="eastAsia"/>
        </w:rPr>
        <w:t>。</w:t>
      </w:r>
      <w:r w:rsidR="00FD4B8B">
        <w:t>FROM</w:t>
      </w:r>
      <w:r w:rsidR="00FD4B8B">
        <w:t>字段后面可以</w:t>
      </w:r>
      <w:r w:rsidR="005934DF">
        <w:t>引用</w:t>
      </w:r>
      <w:r w:rsidR="00106ADC">
        <w:t>一个</w:t>
      </w:r>
      <w:r w:rsidR="00906354">
        <w:t>或若干个</w:t>
      </w:r>
      <w:r w:rsidR="005934DF">
        <w:t>任意定义别名的数据表，</w:t>
      </w:r>
      <w:r w:rsidR="001A7BCA">
        <w:t>且该数据表可以定义数个动态列</w:t>
      </w:r>
      <w:r w:rsidR="009365F1">
        <w:t>，语法图如图</w:t>
      </w:r>
      <w:r w:rsidR="009365F1">
        <w:rPr>
          <w:rFonts w:hint="eastAsia"/>
        </w:rPr>
        <w:t>4.9</w:t>
      </w:r>
      <w:r w:rsidR="009365F1">
        <w:rPr>
          <w:rFonts w:hint="eastAsia"/>
        </w:rPr>
        <w:t>所示</w:t>
      </w:r>
      <w:r w:rsidR="0087303A">
        <w:rPr>
          <w:rFonts w:hint="eastAsia"/>
        </w:rPr>
        <w:t>，或定义一个新的</w:t>
      </w:r>
      <w:r w:rsidR="0087303A">
        <w:rPr>
          <w:rFonts w:hint="eastAsia"/>
        </w:rPr>
        <w:t>SELECT</w:t>
      </w:r>
      <w:r w:rsidR="0087303A">
        <w:rPr>
          <w:rFonts w:hint="eastAsia"/>
        </w:rPr>
        <w:t>子句并设置别名</w:t>
      </w:r>
      <w:r w:rsidR="008C0B7C">
        <w:rPr>
          <w:rFonts w:hint="eastAsia"/>
        </w:rPr>
        <w:t>。</w:t>
      </w:r>
      <w:r w:rsidR="00761147">
        <w:rPr>
          <w:rFonts w:hint="eastAsia"/>
        </w:rPr>
        <w:t>Join</w:t>
      </w:r>
      <w:r w:rsidR="006418ED">
        <w:t xml:space="preserve"> </w:t>
      </w:r>
      <w:r w:rsidR="00761147">
        <w:t>Type</w:t>
      </w:r>
      <w:r w:rsidR="00761147">
        <w:t>为指定连接方式：内连接（</w:t>
      </w:r>
      <w:r w:rsidR="00761147">
        <w:t>Inner</w:t>
      </w:r>
      <w:r w:rsidR="00761147">
        <w:t>）、左</w:t>
      </w:r>
      <w:r w:rsidR="001D078F">
        <w:rPr>
          <w:rFonts w:hint="eastAsia"/>
        </w:rPr>
        <w:t>外</w:t>
      </w:r>
      <w:r w:rsidR="00761147">
        <w:t>连接（</w:t>
      </w:r>
      <w:r w:rsidR="00761147">
        <w:t>Left</w:t>
      </w:r>
      <w:r w:rsidR="00761147">
        <w:rPr>
          <w:rFonts w:hint="eastAsia"/>
        </w:rPr>
        <w:t xml:space="preserve"> </w:t>
      </w:r>
      <w:r w:rsidR="00761147">
        <w:t>Outer</w:t>
      </w:r>
      <w:r w:rsidR="00761147">
        <w:t>）或右</w:t>
      </w:r>
      <w:r w:rsidR="001D078F">
        <w:t>外</w:t>
      </w:r>
      <w:r w:rsidR="00761147">
        <w:t>连接（</w:t>
      </w:r>
      <w:r w:rsidR="00761147">
        <w:t xml:space="preserve">Right </w:t>
      </w:r>
      <w:r w:rsidR="00761147">
        <w:rPr>
          <w:rFonts w:hint="eastAsia"/>
        </w:rPr>
        <w:t>Outer</w:t>
      </w:r>
      <w:r w:rsidR="00761147">
        <w:t>）。</w:t>
      </w:r>
      <w:r w:rsidR="00133A50">
        <w:rPr>
          <w:rFonts w:hint="eastAsia"/>
        </w:rPr>
        <w:t>为了获得最佳性能，</w:t>
      </w:r>
      <w:r w:rsidR="00133A50" w:rsidRPr="00133A50">
        <w:t>Phoenix</w:t>
      </w:r>
      <w:r w:rsidR="00133A50">
        <w:t>建议依据预期每个表中使用行数从大至小进行排序。</w:t>
      </w:r>
    </w:p>
    <w:p w14:paraId="0EE9D065" w14:textId="77777777" w:rsidR="007B6A3E" w:rsidRDefault="007B6A3E" w:rsidP="00311D91">
      <w:pPr>
        <w:pStyle w:val="aa"/>
      </w:pPr>
    </w:p>
    <w:p w14:paraId="71E87026" w14:textId="77777777" w:rsidR="00566C86" w:rsidRDefault="00566C86" w:rsidP="00881BF5">
      <w:pPr>
        <w:pStyle w:val="aa"/>
      </w:pPr>
    </w:p>
    <w:p w14:paraId="7D23641A" w14:textId="09F4D7AC" w:rsidR="00566C86" w:rsidRDefault="006C5C49" w:rsidP="00931093">
      <w:pPr>
        <w:pStyle w:val="ae"/>
      </w:pPr>
      <w:r>
        <w:rPr>
          <w:noProof/>
        </w:rPr>
        <w:lastRenderedPageBreak/>
        <w:drawing>
          <wp:anchor distT="0" distB="0" distL="114300" distR="114300" simplePos="0" relativeHeight="251650048" behindDoc="0" locked="0" layoutInCell="1" allowOverlap="1" wp14:anchorId="7EA09322" wp14:editId="364897D5">
            <wp:simplePos x="0" y="0"/>
            <wp:positionH relativeFrom="column">
              <wp:posOffset>69850</wp:posOffset>
            </wp:positionH>
            <wp:positionV relativeFrom="paragraph">
              <wp:posOffset>1523695</wp:posOffset>
            </wp:positionV>
            <wp:extent cx="5274310" cy="7378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737870"/>
                    </a:xfrm>
                    <a:prstGeom prst="rect">
                      <a:avLst/>
                    </a:prstGeom>
                  </pic:spPr>
                </pic:pic>
              </a:graphicData>
            </a:graphic>
          </wp:anchor>
        </w:drawing>
      </w:r>
      <w:r w:rsidR="00931093">
        <w:rPr>
          <w:noProof/>
        </w:rPr>
        <w:drawing>
          <wp:anchor distT="0" distB="0" distL="114300" distR="114300" simplePos="0" relativeHeight="251644928" behindDoc="0" locked="0" layoutInCell="1" allowOverlap="1" wp14:anchorId="1C75D5D9" wp14:editId="19F591D6">
            <wp:simplePos x="0" y="0"/>
            <wp:positionH relativeFrom="column">
              <wp:posOffset>475056</wp:posOffset>
            </wp:positionH>
            <wp:positionV relativeFrom="paragraph">
              <wp:posOffset>168275</wp:posOffset>
            </wp:positionV>
            <wp:extent cx="4618990" cy="85661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8990" cy="856615"/>
                    </a:xfrm>
                    <a:prstGeom prst="rect">
                      <a:avLst/>
                    </a:prstGeom>
                  </pic:spPr>
                </pic:pic>
              </a:graphicData>
            </a:graphic>
          </wp:anchor>
        </w:drawing>
      </w:r>
      <w:r w:rsidR="00931093">
        <w:t>图</w:t>
      </w:r>
      <w:r w:rsidR="00931093">
        <w:rPr>
          <w:rFonts w:hint="eastAsia"/>
        </w:rPr>
        <w:t>4</w:t>
      </w:r>
      <w:r w:rsidR="00931093">
        <w:t>.8 FROM语法图</w:t>
      </w:r>
    </w:p>
    <w:p w14:paraId="443D3E74" w14:textId="144B1A30" w:rsidR="00931093" w:rsidRDefault="00931093" w:rsidP="00D71430">
      <w:pPr>
        <w:pStyle w:val="ae"/>
      </w:pPr>
      <w:r>
        <w:rPr>
          <w:rFonts w:hint="eastAsia"/>
        </w:rPr>
        <w:t xml:space="preserve">图4.9 </w:t>
      </w:r>
      <w:r>
        <w:t>TableSpec语法图</w:t>
      </w:r>
    </w:p>
    <w:p w14:paraId="51C434DA" w14:textId="203870FE" w:rsidR="00566C86" w:rsidRDefault="0017342F" w:rsidP="00DB0E50">
      <w:pPr>
        <w:pStyle w:val="aa"/>
      </w:pPr>
      <w:r>
        <w:rPr>
          <w:noProof/>
        </w:rPr>
        <w:drawing>
          <wp:anchor distT="0" distB="0" distL="114300" distR="114300" simplePos="0" relativeHeight="251655168" behindDoc="0" locked="0" layoutInCell="1" allowOverlap="1" wp14:anchorId="64C3B71D" wp14:editId="7CE86ED8">
            <wp:simplePos x="0" y="0"/>
            <wp:positionH relativeFrom="column">
              <wp:posOffset>2009242</wp:posOffset>
            </wp:positionH>
            <wp:positionV relativeFrom="paragraph">
              <wp:posOffset>604368</wp:posOffset>
            </wp:positionV>
            <wp:extent cx="1628571" cy="571429"/>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28571" cy="571429"/>
                    </a:xfrm>
                    <a:prstGeom prst="rect">
                      <a:avLst/>
                    </a:prstGeom>
                  </pic:spPr>
                </pic:pic>
              </a:graphicData>
            </a:graphic>
          </wp:anchor>
        </w:drawing>
      </w:r>
      <w:r w:rsidR="00DB0E50">
        <w:rPr>
          <w:rFonts w:hint="eastAsia"/>
        </w:rPr>
        <w:t>WHERE</w:t>
      </w:r>
      <w:r w:rsidR="00DB0E50">
        <w:rPr>
          <w:rFonts w:hint="eastAsia"/>
        </w:rPr>
        <w:t>字段后面跟</w:t>
      </w:r>
      <w:r w:rsidR="009A35A1">
        <w:rPr>
          <w:rFonts w:hint="eastAsia"/>
        </w:rPr>
        <w:t>属性</w:t>
      </w:r>
      <w:r w:rsidR="00DB0E50">
        <w:rPr>
          <w:rFonts w:hint="eastAsia"/>
        </w:rPr>
        <w:t>表达式</w:t>
      </w:r>
      <w:r w:rsidR="00780EE2">
        <w:rPr>
          <w:rFonts w:hint="eastAsia"/>
        </w:rPr>
        <w:t>，多个属性表达式之间可以用</w:t>
      </w:r>
      <w:r w:rsidR="00780EE2">
        <w:rPr>
          <w:rFonts w:hint="eastAsia"/>
        </w:rPr>
        <w:t>AND</w:t>
      </w:r>
      <w:r w:rsidR="00780EE2">
        <w:rPr>
          <w:rFonts w:hint="eastAsia"/>
        </w:rPr>
        <w:t>或</w:t>
      </w:r>
      <w:r w:rsidR="00780EE2">
        <w:rPr>
          <w:rFonts w:hint="eastAsia"/>
        </w:rPr>
        <w:t>OR</w:t>
      </w:r>
      <w:r w:rsidR="00780EE2">
        <w:rPr>
          <w:rFonts w:hint="eastAsia"/>
        </w:rPr>
        <w:t>关键词进行连接</w:t>
      </w:r>
      <w:r w:rsidR="00245DCE">
        <w:rPr>
          <w:rFonts w:hint="eastAsia"/>
        </w:rPr>
        <w:t>，语法图如图</w:t>
      </w:r>
      <w:r w:rsidR="00245DCE">
        <w:rPr>
          <w:rFonts w:hint="eastAsia"/>
        </w:rPr>
        <w:t>4.10</w:t>
      </w:r>
      <w:r w:rsidR="00245DCE">
        <w:rPr>
          <w:rFonts w:hint="eastAsia"/>
        </w:rPr>
        <w:t>所示</w:t>
      </w:r>
      <w:r w:rsidR="00A3279D">
        <w:rPr>
          <w:rFonts w:hint="eastAsia"/>
        </w:rPr>
        <w:t>。</w:t>
      </w:r>
    </w:p>
    <w:p w14:paraId="77E47B8C" w14:textId="051739CA" w:rsidR="00245DCE" w:rsidRPr="0017342F" w:rsidRDefault="0017342F" w:rsidP="0017342F">
      <w:pPr>
        <w:pStyle w:val="ae"/>
      </w:pPr>
      <w:r>
        <w:t>图</w:t>
      </w:r>
      <w:r>
        <w:rPr>
          <w:rFonts w:hint="eastAsia"/>
        </w:rPr>
        <w:t>4.10 WHERE语法图</w:t>
      </w:r>
    </w:p>
    <w:p w14:paraId="6F2C6F53" w14:textId="6710B9B2" w:rsidR="00566C86" w:rsidRDefault="00A10A2C" w:rsidP="00881BF5">
      <w:pPr>
        <w:pStyle w:val="aa"/>
      </w:pPr>
      <w:r>
        <w:rPr>
          <w:noProof/>
        </w:rPr>
        <w:drawing>
          <wp:anchor distT="0" distB="0" distL="114300" distR="114300" simplePos="0" relativeHeight="251661312" behindDoc="0" locked="0" layoutInCell="1" allowOverlap="1" wp14:anchorId="1E59F010" wp14:editId="7BF145D5">
            <wp:simplePos x="0" y="0"/>
            <wp:positionH relativeFrom="column">
              <wp:posOffset>796087</wp:posOffset>
            </wp:positionH>
            <wp:positionV relativeFrom="paragraph">
              <wp:posOffset>819887</wp:posOffset>
            </wp:positionV>
            <wp:extent cx="3752381" cy="752381"/>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52381" cy="752381"/>
                    </a:xfrm>
                    <a:prstGeom prst="rect">
                      <a:avLst/>
                    </a:prstGeom>
                  </pic:spPr>
                </pic:pic>
              </a:graphicData>
            </a:graphic>
          </wp:anchor>
        </w:drawing>
      </w:r>
      <w:r w:rsidR="00233078">
        <w:rPr>
          <w:rFonts w:hint="eastAsia"/>
        </w:rPr>
        <w:t>GROUP</w:t>
      </w:r>
      <w:r w:rsidR="00233078">
        <w:t xml:space="preserve"> BY</w:t>
      </w:r>
      <w:r w:rsidR="00233078">
        <w:t>字段可以对结果按照指定表达式进行分组</w:t>
      </w:r>
      <w:r w:rsidR="00F36372">
        <w:t>，</w:t>
      </w:r>
      <w:r w:rsidR="00F36372">
        <w:rPr>
          <w:rFonts w:hint="eastAsia"/>
        </w:rPr>
        <w:t>HAVING</w:t>
      </w:r>
      <w:r w:rsidR="00F36372">
        <w:rPr>
          <w:rFonts w:hint="eastAsia"/>
        </w:rPr>
        <w:t>字段可以在分组完成之后，进行过滤行操作</w:t>
      </w:r>
      <w:r w:rsidR="00CE12D3">
        <w:rPr>
          <w:rFonts w:hint="eastAsia"/>
        </w:rPr>
        <w:t>，</w:t>
      </w:r>
      <w:r w:rsidR="001D6E68">
        <w:rPr>
          <w:rFonts w:hint="eastAsia"/>
        </w:rPr>
        <w:t>GROUP BY</w:t>
      </w:r>
      <w:r w:rsidR="001D6E68">
        <w:rPr>
          <w:rFonts w:hint="eastAsia"/>
        </w:rPr>
        <w:t>和</w:t>
      </w:r>
      <w:r w:rsidR="001D6E68">
        <w:rPr>
          <w:rFonts w:hint="eastAsia"/>
        </w:rPr>
        <w:t>H</w:t>
      </w:r>
      <w:r w:rsidR="001D6E68">
        <w:t>AVING</w:t>
      </w:r>
      <w:r w:rsidR="001D6E68">
        <w:t>字段后面分别跟一个表达式</w:t>
      </w:r>
      <w:r w:rsidR="000B51AC">
        <w:t>。</w:t>
      </w:r>
      <w:r w:rsidR="00CE12D3">
        <w:rPr>
          <w:rFonts w:hint="eastAsia"/>
        </w:rPr>
        <w:t>语法图如图</w:t>
      </w:r>
      <w:r w:rsidR="00CE12D3">
        <w:rPr>
          <w:rFonts w:hint="eastAsia"/>
        </w:rPr>
        <w:t>4.11</w:t>
      </w:r>
      <w:r w:rsidR="00CE12D3">
        <w:rPr>
          <w:rFonts w:hint="eastAsia"/>
        </w:rPr>
        <w:t>所示</w:t>
      </w:r>
      <w:r w:rsidR="000A78B3">
        <w:rPr>
          <w:rFonts w:hint="eastAsia"/>
        </w:rPr>
        <w:t>。</w:t>
      </w:r>
    </w:p>
    <w:p w14:paraId="16B7C515" w14:textId="4DC2BE5D" w:rsidR="00566C86" w:rsidRDefault="00A10A2C" w:rsidP="00D814C1">
      <w:pPr>
        <w:pStyle w:val="ae"/>
      </w:pPr>
      <w:r>
        <w:rPr>
          <w:rFonts w:hint="eastAsia"/>
        </w:rPr>
        <w:t>图4.11 GROUP BY和H</w:t>
      </w:r>
      <w:r>
        <w:t>AVING语法图</w:t>
      </w:r>
    </w:p>
    <w:p w14:paraId="231068E8" w14:textId="5951A1F1" w:rsidR="00566C86" w:rsidRDefault="00F25A4E" w:rsidP="00881BF5">
      <w:pPr>
        <w:pStyle w:val="aa"/>
      </w:pPr>
      <w:r>
        <w:t>另外，</w:t>
      </w:r>
      <w:r w:rsidRPr="00133A50">
        <w:t>Phoenix</w:t>
      </w:r>
      <w:r>
        <w:t>支持多种聚合查询关键字，</w:t>
      </w:r>
      <w:r w:rsidR="0013228C">
        <w:t>如</w:t>
      </w:r>
      <w:r w:rsidR="0013228C">
        <w:rPr>
          <w:rFonts w:hint="eastAsia"/>
        </w:rPr>
        <w:t>MAX</w:t>
      </w:r>
      <w:r w:rsidR="0013228C">
        <w:rPr>
          <w:rFonts w:hint="eastAsia"/>
        </w:rPr>
        <w:t>、</w:t>
      </w:r>
      <w:r w:rsidR="0013228C">
        <w:rPr>
          <w:rFonts w:hint="eastAsia"/>
        </w:rPr>
        <w:t>MIN</w:t>
      </w:r>
      <w:r w:rsidR="0013228C">
        <w:rPr>
          <w:rFonts w:hint="eastAsia"/>
        </w:rPr>
        <w:t>、</w:t>
      </w:r>
      <w:r w:rsidR="0013228C">
        <w:rPr>
          <w:rFonts w:hint="eastAsia"/>
        </w:rPr>
        <w:t>SUM</w:t>
      </w:r>
      <w:r w:rsidR="0013228C">
        <w:rPr>
          <w:rFonts w:hint="eastAsia"/>
        </w:rPr>
        <w:t>、</w:t>
      </w:r>
      <w:r w:rsidR="0013228C">
        <w:t>COUNT</w:t>
      </w:r>
      <w:r w:rsidR="0013228C">
        <w:t>等，具体使用教程可参考</w:t>
      </w:r>
      <w:r w:rsidR="009C13A7">
        <w:t>官方示例</w:t>
      </w:r>
      <w:r w:rsidR="00AF1854" w:rsidRPr="00AF1854">
        <w:rPr>
          <w:vertAlign w:val="superscript"/>
        </w:rPr>
        <w:fldChar w:fldCharType="begin"/>
      </w:r>
      <w:r w:rsidR="00AF1854" w:rsidRPr="00AF1854">
        <w:rPr>
          <w:vertAlign w:val="superscript"/>
        </w:rPr>
        <w:instrText xml:space="preserve"> NOTEREF _Ref474435505 </w:instrText>
      </w:r>
      <w:r w:rsidR="00AF1854">
        <w:rPr>
          <w:vertAlign w:val="superscript"/>
        </w:rPr>
        <w:instrText xml:space="preserve"> \* MERGEFORMAT </w:instrText>
      </w:r>
      <w:r w:rsidR="00AF1854" w:rsidRPr="00AF1854">
        <w:rPr>
          <w:vertAlign w:val="superscript"/>
        </w:rPr>
        <w:fldChar w:fldCharType="separate"/>
      </w:r>
      <w:r w:rsidR="00AF1854" w:rsidRPr="00AF1854">
        <w:rPr>
          <w:vertAlign w:val="superscript"/>
        </w:rPr>
        <w:t>69</w:t>
      </w:r>
      <w:r w:rsidR="00AF1854" w:rsidRPr="00AF1854">
        <w:rPr>
          <w:vertAlign w:val="superscript"/>
        </w:rPr>
        <w:fldChar w:fldCharType="end"/>
      </w:r>
      <w:r w:rsidR="005001CF">
        <w:t>。</w:t>
      </w:r>
    </w:p>
    <w:p w14:paraId="03D5D3B1" w14:textId="6A469E51" w:rsidR="00FA3461" w:rsidRDefault="00FA3461" w:rsidP="00FA3461">
      <w:pPr>
        <w:pStyle w:val="af4"/>
        <w:ind w:right="240"/>
      </w:pPr>
      <w:bookmarkStart w:id="211" w:name="_Toc474308133"/>
      <w:r>
        <w:rPr>
          <w:rFonts w:hint="eastAsia"/>
        </w:rPr>
        <w:t>4.2.2</w:t>
      </w:r>
      <w:r>
        <w:t xml:space="preserve"> </w:t>
      </w:r>
      <w:r w:rsidRPr="006068F7">
        <w:t>Phoenix</w:t>
      </w:r>
      <w:r w:rsidR="004B1192">
        <w:t>解析器</w:t>
      </w:r>
      <w:r>
        <w:t>配置</w:t>
      </w:r>
      <w:bookmarkEnd w:id="211"/>
    </w:p>
    <w:p w14:paraId="6424668E" w14:textId="21DDD122" w:rsidR="00B00FB9" w:rsidRDefault="00861B61" w:rsidP="00FF7E71">
      <w:pPr>
        <w:pStyle w:val="aa"/>
      </w:pPr>
      <w:r>
        <w:t>配置</w:t>
      </w:r>
      <w:r w:rsidR="00201C76" w:rsidRPr="00201C76">
        <w:t>Phoenix</w:t>
      </w:r>
      <w:r w:rsidR="00E133B7">
        <w:t>流程如下所示：</w:t>
      </w:r>
    </w:p>
    <w:p w14:paraId="6F8FB468" w14:textId="3D71911E" w:rsidR="00E133B7" w:rsidRDefault="004362E7" w:rsidP="00983EBB">
      <w:pPr>
        <w:pStyle w:val="aa"/>
        <w:numPr>
          <w:ilvl w:val="0"/>
          <w:numId w:val="29"/>
        </w:numPr>
        <w:ind w:firstLineChars="0"/>
      </w:pPr>
      <w:r>
        <w:rPr>
          <w:rFonts w:hint="eastAsia"/>
        </w:rPr>
        <w:t>从</w:t>
      </w:r>
      <w:r w:rsidR="00BF1953">
        <w:rPr>
          <w:rFonts w:hint="eastAsia"/>
        </w:rPr>
        <w:t xml:space="preserve">Apache </w:t>
      </w:r>
      <w:r>
        <w:t>P</w:t>
      </w:r>
      <w:r w:rsidRPr="004362E7">
        <w:t>hoenix</w:t>
      </w:r>
      <w:r>
        <w:t>官方网站</w:t>
      </w:r>
      <w:r w:rsidR="000006A5" w:rsidRPr="000006A5">
        <w:rPr>
          <w:vertAlign w:val="superscript"/>
        </w:rPr>
        <w:fldChar w:fldCharType="begin"/>
      </w:r>
      <w:r w:rsidR="000006A5" w:rsidRPr="000006A5">
        <w:rPr>
          <w:vertAlign w:val="superscript"/>
        </w:rPr>
        <w:instrText xml:space="preserve"> NOTEREF _Ref474435505 </w:instrText>
      </w:r>
      <w:r w:rsidR="000006A5">
        <w:rPr>
          <w:vertAlign w:val="superscript"/>
        </w:rPr>
        <w:instrText xml:space="preserve"> \* MERGEFORMAT </w:instrText>
      </w:r>
      <w:r w:rsidR="000006A5" w:rsidRPr="000006A5">
        <w:rPr>
          <w:vertAlign w:val="superscript"/>
        </w:rPr>
        <w:fldChar w:fldCharType="separate"/>
      </w:r>
      <w:r w:rsidR="000006A5" w:rsidRPr="000006A5">
        <w:rPr>
          <w:vertAlign w:val="superscript"/>
        </w:rPr>
        <w:t>69</w:t>
      </w:r>
      <w:r w:rsidR="000006A5" w:rsidRPr="000006A5">
        <w:rPr>
          <w:vertAlign w:val="superscript"/>
        </w:rPr>
        <w:fldChar w:fldCharType="end"/>
      </w:r>
      <w:r>
        <w:t>下载</w:t>
      </w:r>
      <w:r w:rsidR="00690D85">
        <w:t>最新版</w:t>
      </w:r>
      <w:r w:rsidR="000B108A">
        <w:t>P</w:t>
      </w:r>
      <w:r w:rsidR="00983EBB" w:rsidRPr="00983EBB">
        <w:t>hoenix</w:t>
      </w:r>
      <w:r w:rsidR="00983EBB">
        <w:t>安装程序</w:t>
      </w:r>
      <w:r w:rsidR="000B108A">
        <w:t>。</w:t>
      </w:r>
    </w:p>
    <w:p w14:paraId="1D907AFC" w14:textId="67997BA7" w:rsidR="003B31F9" w:rsidRDefault="003B31F9" w:rsidP="00983EBB">
      <w:pPr>
        <w:pStyle w:val="aa"/>
        <w:numPr>
          <w:ilvl w:val="0"/>
          <w:numId w:val="29"/>
        </w:numPr>
        <w:ind w:firstLineChars="0"/>
      </w:pPr>
      <w:r>
        <w:t>将与</w:t>
      </w:r>
      <w:r>
        <w:rPr>
          <w:rFonts w:hint="eastAsia"/>
        </w:rPr>
        <w:t>本系统</w:t>
      </w:r>
      <w:r>
        <w:rPr>
          <w:rFonts w:hint="eastAsia"/>
        </w:rPr>
        <w:t>HBase</w:t>
      </w:r>
      <w:r>
        <w:rPr>
          <w:rFonts w:hint="eastAsia"/>
        </w:rPr>
        <w:t>集群相兼容的</w:t>
      </w:r>
      <w:r>
        <w:t>P</w:t>
      </w:r>
      <w:r w:rsidRPr="00983EBB">
        <w:t>hoenix</w:t>
      </w:r>
      <w:r>
        <w:t>服务器安装到</w:t>
      </w:r>
      <w:r w:rsidR="00511F5D">
        <w:t>每个</w:t>
      </w:r>
      <w:r>
        <w:t>Region Server</w:t>
      </w:r>
      <w:r w:rsidR="00511F5D">
        <w:t>的</w:t>
      </w:r>
      <w:r w:rsidR="00511F5D">
        <w:t>lib</w:t>
      </w:r>
      <w:r w:rsidR="00511F5D">
        <w:t>目录</w:t>
      </w:r>
      <w:r>
        <w:t>中</w:t>
      </w:r>
      <w:r w:rsidR="00440AC1">
        <w:t>。</w:t>
      </w:r>
    </w:p>
    <w:p w14:paraId="5D59CE41" w14:textId="243593DB" w:rsidR="00511F5D" w:rsidRDefault="00CC4B8A" w:rsidP="00983EBB">
      <w:pPr>
        <w:pStyle w:val="aa"/>
        <w:numPr>
          <w:ilvl w:val="0"/>
          <w:numId w:val="29"/>
        </w:numPr>
        <w:ind w:firstLineChars="0"/>
      </w:pPr>
      <w:r>
        <w:rPr>
          <w:rFonts w:hint="eastAsia"/>
        </w:rPr>
        <w:t>重启</w:t>
      </w:r>
      <w:r>
        <w:rPr>
          <w:rFonts w:hint="eastAsia"/>
        </w:rPr>
        <w:t>HBase</w:t>
      </w:r>
      <w:r>
        <w:rPr>
          <w:rFonts w:hint="eastAsia"/>
        </w:rPr>
        <w:t>集群</w:t>
      </w:r>
      <w:r w:rsidR="00114300">
        <w:rPr>
          <w:rFonts w:hint="eastAsia"/>
        </w:rPr>
        <w:t>。</w:t>
      </w:r>
    </w:p>
    <w:p w14:paraId="3675F613" w14:textId="5CE9304A" w:rsidR="00114300" w:rsidRDefault="00114300" w:rsidP="00983EBB">
      <w:pPr>
        <w:pStyle w:val="aa"/>
        <w:numPr>
          <w:ilvl w:val="0"/>
          <w:numId w:val="29"/>
        </w:numPr>
        <w:ind w:firstLineChars="0"/>
      </w:pPr>
      <w:r>
        <w:t>将</w:t>
      </w:r>
      <w:r>
        <w:t>P</w:t>
      </w:r>
      <w:r w:rsidRPr="00983EBB">
        <w:t>hoenix</w:t>
      </w:r>
      <w:r>
        <w:t>客户端</w:t>
      </w:r>
      <w:r>
        <w:rPr>
          <w:rFonts w:hint="eastAsia"/>
        </w:rPr>
        <w:t xml:space="preserve"> Jar</w:t>
      </w:r>
      <w:r>
        <w:rPr>
          <w:rFonts w:hint="eastAsia"/>
        </w:rPr>
        <w:t>包添加至</w:t>
      </w:r>
      <w:r>
        <w:rPr>
          <w:rFonts w:hint="eastAsia"/>
        </w:rPr>
        <w:t>HBase</w:t>
      </w:r>
      <w:r>
        <w:rPr>
          <w:rFonts w:hint="eastAsia"/>
        </w:rPr>
        <w:t>客户端的</w:t>
      </w:r>
      <w:r w:rsidR="00821BC0">
        <w:t>Class Path</w:t>
      </w:r>
      <w:r>
        <w:t>目录下。</w:t>
      </w:r>
    </w:p>
    <w:p w14:paraId="6C15DF0B" w14:textId="3B1C55CE" w:rsidR="0034617B" w:rsidRDefault="007D5A73" w:rsidP="00763FF8">
      <w:pPr>
        <w:pStyle w:val="aa"/>
        <w:numPr>
          <w:ilvl w:val="0"/>
          <w:numId w:val="29"/>
        </w:numPr>
        <w:ind w:firstLineChars="0"/>
      </w:pPr>
      <w:r>
        <w:lastRenderedPageBreak/>
        <w:t>下载并安装</w:t>
      </w:r>
      <w:r w:rsidR="00D173BB">
        <w:rPr>
          <w:rFonts w:hint="eastAsia"/>
        </w:rPr>
        <w:t>Phoenix</w:t>
      </w:r>
      <w:r w:rsidR="00D173BB">
        <w:t xml:space="preserve"> </w:t>
      </w:r>
      <w:r>
        <w:t>SQL</w:t>
      </w:r>
      <w:r>
        <w:t>客户端，以便于针对</w:t>
      </w:r>
      <w:r>
        <w:rPr>
          <w:rFonts w:hint="eastAsia"/>
        </w:rPr>
        <w:t>HBase</w:t>
      </w:r>
      <w:r>
        <w:rPr>
          <w:rFonts w:hint="eastAsia"/>
        </w:rPr>
        <w:t>集群制定执行计划。</w:t>
      </w:r>
    </w:p>
    <w:p w14:paraId="1F598139" w14:textId="7E7B3EDC" w:rsidR="00790A19" w:rsidRPr="008E68FA" w:rsidRDefault="00790A19" w:rsidP="00790A19">
      <w:pPr>
        <w:pStyle w:val="aa"/>
        <w:ind w:left="480" w:firstLineChars="0" w:firstLine="0"/>
      </w:pPr>
    </w:p>
    <w:p w14:paraId="532CE9C1" w14:textId="1E9B7541" w:rsidR="00991521" w:rsidRDefault="006D329F" w:rsidP="007B386A">
      <w:pPr>
        <w:pStyle w:val="ad"/>
        <w:ind w:right="240"/>
      </w:pPr>
      <w:bookmarkStart w:id="212" w:name="_Toc474308134"/>
      <w:r>
        <w:rPr>
          <w:rFonts w:hint="eastAsia"/>
        </w:rPr>
        <w:t xml:space="preserve">4.3 </w:t>
      </w:r>
      <w:r>
        <w:rPr>
          <w:rFonts w:hint="eastAsia"/>
        </w:rPr>
        <w:t>缓存集群服务器的实现</w:t>
      </w:r>
      <w:bookmarkEnd w:id="212"/>
    </w:p>
    <w:p w14:paraId="436C0CCF" w14:textId="07EFF430" w:rsidR="00C21DD9" w:rsidRPr="00EA05DC" w:rsidRDefault="00B11071" w:rsidP="00C21DD9">
      <w:pPr>
        <w:pStyle w:val="aa"/>
      </w:pPr>
      <w:r>
        <w:rPr>
          <w:rFonts w:hint="eastAsia"/>
        </w:rPr>
        <w:t>本文</w:t>
      </w:r>
      <w:r w:rsidR="00B92B61">
        <w:rPr>
          <w:rFonts w:hint="eastAsia"/>
        </w:rPr>
        <w:t>仅</w:t>
      </w:r>
      <w:r>
        <w:rPr>
          <w:rFonts w:hint="eastAsia"/>
        </w:rPr>
        <w:t>示例</w:t>
      </w:r>
      <w:r w:rsidR="00EA05DC">
        <w:rPr>
          <w:rFonts w:hint="eastAsia"/>
        </w:rPr>
        <w:t>一种基于</w:t>
      </w:r>
      <w:r w:rsidR="00EA05DC">
        <w:rPr>
          <w:rFonts w:hint="eastAsia"/>
        </w:rPr>
        <w:t>TwemProxy+Redis+Sentinel+</w:t>
      </w:r>
      <w:r w:rsidR="00EA05DC">
        <w:t>KeepAlived</w:t>
      </w:r>
      <w:r w:rsidR="009A692E">
        <w:t>的</w:t>
      </w:r>
      <w:r w:rsidR="009A692E">
        <w:t>Reids</w:t>
      </w:r>
      <w:r w:rsidR="009A692E">
        <w:t>服务器集群搭建</w:t>
      </w:r>
      <w:r w:rsidR="00E315A5">
        <w:t>方案</w:t>
      </w:r>
      <w:r w:rsidR="009A692E">
        <w:t>，</w:t>
      </w:r>
      <w:r w:rsidR="00664B2A">
        <w:t>服务器系统采用</w:t>
      </w:r>
      <w:r w:rsidR="00664B2A">
        <w:rPr>
          <w:rFonts w:hint="eastAsia"/>
        </w:rPr>
        <w:t>Cent</w:t>
      </w:r>
      <w:r w:rsidR="00664B2A">
        <w:t xml:space="preserve"> OS</w:t>
      </w:r>
      <w:r w:rsidR="00452F43">
        <w:t xml:space="preserve"> </w:t>
      </w:r>
      <w:r w:rsidR="00664B2A">
        <w:t>6.5</w:t>
      </w:r>
      <w:r w:rsidR="00452F43">
        <w:t xml:space="preserve"> X64</w:t>
      </w:r>
      <w:r w:rsidR="00452F43">
        <w:t>，</w:t>
      </w:r>
      <w:r w:rsidR="00C21DD9">
        <w:rPr>
          <w:rFonts w:hint="eastAsia"/>
        </w:rPr>
        <w:t>具体</w:t>
      </w:r>
      <w:r w:rsidR="00333637">
        <w:rPr>
          <w:rFonts w:hint="eastAsia"/>
        </w:rPr>
        <w:t>搭建方案可</w:t>
      </w:r>
      <w:commentRangeStart w:id="213"/>
      <w:r w:rsidR="00333637">
        <w:rPr>
          <w:rFonts w:hint="eastAsia"/>
        </w:rPr>
        <w:t>参考</w:t>
      </w:r>
      <w:r w:rsidR="00853861">
        <w:rPr>
          <w:rFonts w:hint="eastAsia"/>
        </w:rPr>
        <w:t>网络</w:t>
      </w:r>
      <w:r w:rsidR="00333637">
        <w:rPr>
          <w:rFonts w:hint="eastAsia"/>
        </w:rPr>
        <w:t>文献</w:t>
      </w:r>
      <w:commentRangeEnd w:id="213"/>
      <w:r w:rsidR="00251CC0">
        <w:rPr>
          <w:rStyle w:val="af1"/>
        </w:rPr>
        <w:commentReference w:id="213"/>
      </w:r>
      <w:r w:rsidR="00797003">
        <w:rPr>
          <w:rStyle w:val="afe"/>
        </w:rPr>
        <w:t>[</w:t>
      </w:r>
      <w:r w:rsidR="00797003">
        <w:rPr>
          <w:rStyle w:val="afe"/>
        </w:rPr>
        <w:endnoteReference w:id="70"/>
      </w:r>
      <w:r w:rsidR="00797003">
        <w:rPr>
          <w:rStyle w:val="afe"/>
        </w:rPr>
        <w:t>]</w:t>
      </w:r>
      <w:r w:rsidR="00565F87">
        <w:rPr>
          <w:rFonts w:hint="eastAsia"/>
        </w:rPr>
        <w:t>或访问</w:t>
      </w:r>
      <w:r w:rsidR="00565F87">
        <w:rPr>
          <w:rFonts w:hint="eastAsia"/>
        </w:rPr>
        <w:t>Reids</w:t>
      </w:r>
      <w:r w:rsidR="00565F87">
        <w:rPr>
          <w:rFonts w:hint="eastAsia"/>
        </w:rPr>
        <w:t>官方网站</w:t>
      </w:r>
      <w:r w:rsidR="0039413A" w:rsidRPr="0039413A">
        <w:rPr>
          <w:vertAlign w:val="superscript"/>
        </w:rPr>
        <w:fldChar w:fldCharType="begin"/>
      </w:r>
      <w:r w:rsidR="0039413A" w:rsidRPr="0039413A">
        <w:rPr>
          <w:vertAlign w:val="superscript"/>
        </w:rPr>
        <w:instrText xml:space="preserve"> </w:instrText>
      </w:r>
      <w:r w:rsidR="0039413A" w:rsidRPr="0039413A">
        <w:rPr>
          <w:rFonts w:hint="eastAsia"/>
          <w:vertAlign w:val="superscript"/>
        </w:rPr>
        <w:instrText>NOTEREF _Ref474411624</w:instrText>
      </w:r>
      <w:r w:rsidR="0039413A" w:rsidRPr="0039413A">
        <w:rPr>
          <w:vertAlign w:val="superscript"/>
        </w:rPr>
        <w:instrText xml:space="preserve"> </w:instrText>
      </w:r>
      <w:r w:rsidR="0039413A">
        <w:rPr>
          <w:vertAlign w:val="superscript"/>
        </w:rPr>
        <w:instrText xml:space="preserve"> \* MERGEFORMAT </w:instrText>
      </w:r>
      <w:r w:rsidR="0039413A" w:rsidRPr="0039413A">
        <w:rPr>
          <w:vertAlign w:val="superscript"/>
        </w:rPr>
        <w:fldChar w:fldCharType="separate"/>
      </w:r>
      <w:r w:rsidR="0039413A" w:rsidRPr="0039413A">
        <w:rPr>
          <w:vertAlign w:val="superscript"/>
        </w:rPr>
        <w:t>16</w:t>
      </w:r>
      <w:r w:rsidR="0039413A" w:rsidRPr="0039413A">
        <w:rPr>
          <w:vertAlign w:val="superscript"/>
        </w:rPr>
        <w:fldChar w:fldCharType="end"/>
      </w:r>
      <w:r w:rsidR="007F691C">
        <w:rPr>
          <w:rFonts w:hint="eastAsia"/>
        </w:rPr>
        <w:t>。</w:t>
      </w:r>
    </w:p>
    <w:p w14:paraId="0D697EA3" w14:textId="499C4369" w:rsidR="007C3A66" w:rsidRDefault="007C3A66" w:rsidP="00EA05DC">
      <w:pPr>
        <w:pStyle w:val="af4"/>
        <w:ind w:right="240"/>
      </w:pPr>
      <w:bookmarkStart w:id="214" w:name="_Toc474308135"/>
      <w:r w:rsidRPr="00EA05DC">
        <w:rPr>
          <w:rFonts w:hint="eastAsia"/>
        </w:rPr>
        <w:t>4.3.1</w:t>
      </w:r>
      <w:r w:rsidRPr="00EA05DC">
        <w:t xml:space="preserve"> </w:t>
      </w:r>
      <w:r w:rsidR="00EA05DC" w:rsidRPr="00EA05DC">
        <w:t>KeepAlived</w:t>
      </w:r>
      <w:r w:rsidR="00990C82">
        <w:t>配置</w:t>
      </w:r>
      <w:bookmarkEnd w:id="214"/>
    </w:p>
    <w:p w14:paraId="4EBBD906" w14:textId="6104B3D7" w:rsidR="00EA05DC" w:rsidRDefault="00797DF9" w:rsidP="00EA05DC">
      <w:pPr>
        <w:pStyle w:val="aa"/>
      </w:pPr>
      <w:r>
        <w:rPr>
          <w:noProof/>
        </w:rPr>
        <w:drawing>
          <wp:anchor distT="0" distB="0" distL="114300" distR="114300" simplePos="0" relativeHeight="251638784" behindDoc="0" locked="0" layoutInCell="1" allowOverlap="1" wp14:anchorId="3EAE66F8" wp14:editId="7210F5D6">
            <wp:simplePos x="0" y="0"/>
            <wp:positionH relativeFrom="column">
              <wp:posOffset>-58420</wp:posOffset>
            </wp:positionH>
            <wp:positionV relativeFrom="paragraph">
              <wp:posOffset>862135</wp:posOffset>
            </wp:positionV>
            <wp:extent cx="5273675" cy="2954655"/>
            <wp:effectExtent l="0" t="0" r="3175" b="0"/>
            <wp:wrapTopAndBottom/>
            <wp:docPr id="7" name="图片 7" descr="https://pic2.zhimg.com/c6ed04456c70f9c1ef944410f22282f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c6ed04456c70f9c1ef944410f22282f5_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2954655"/>
                    </a:xfrm>
                    <a:prstGeom prst="rect">
                      <a:avLst/>
                    </a:prstGeom>
                    <a:noFill/>
                    <a:ln>
                      <a:noFill/>
                    </a:ln>
                  </pic:spPr>
                </pic:pic>
              </a:graphicData>
            </a:graphic>
            <wp14:sizeRelV relativeFrom="margin">
              <wp14:pctHeight>0</wp14:pctHeight>
            </wp14:sizeRelV>
          </wp:anchor>
        </w:drawing>
      </w:r>
      <w:r w:rsidR="00BC457A">
        <w:rPr>
          <w:rFonts w:hint="eastAsia"/>
        </w:rPr>
        <w:t>Keep</w:t>
      </w:r>
      <w:r w:rsidR="00BC457A">
        <w:t>Alived</w:t>
      </w:r>
      <w:r w:rsidR="00BC457A">
        <w:t>是</w:t>
      </w:r>
      <w:r w:rsidR="009B1F1F">
        <w:t>常用</w:t>
      </w:r>
      <w:r w:rsidR="00220F95">
        <w:t>作</w:t>
      </w:r>
      <w:r w:rsidR="00BC457A">
        <w:t>多机热备份需求的一款组件，作用于服务器的负载均衡层，利用其提供的浮动</w:t>
      </w:r>
      <w:r w:rsidR="00BC457A">
        <w:rPr>
          <w:rFonts w:hint="eastAsia"/>
        </w:rPr>
        <w:t>IP</w:t>
      </w:r>
      <w:r w:rsidR="00BC457A">
        <w:rPr>
          <w:rFonts w:hint="eastAsia"/>
        </w:rPr>
        <w:t>服务</w:t>
      </w:r>
      <w:r w:rsidR="005B5244" w:rsidRPr="005B5244">
        <w:rPr>
          <w:vertAlign w:val="superscript"/>
        </w:rPr>
        <w:fldChar w:fldCharType="begin"/>
      </w:r>
      <w:r w:rsidR="005B5244" w:rsidRPr="005B5244">
        <w:rPr>
          <w:vertAlign w:val="superscript"/>
        </w:rPr>
        <w:instrText xml:space="preserve"> </w:instrText>
      </w:r>
      <w:r w:rsidR="005B5244" w:rsidRPr="005B5244">
        <w:rPr>
          <w:rFonts w:hint="eastAsia"/>
          <w:vertAlign w:val="superscript"/>
        </w:rPr>
        <w:instrText>NOTEREF _Ref474435903</w:instrText>
      </w:r>
      <w:r w:rsidR="005B5244" w:rsidRPr="005B5244">
        <w:rPr>
          <w:vertAlign w:val="superscript"/>
        </w:rPr>
        <w:instrText xml:space="preserve"> </w:instrText>
      </w:r>
      <w:r w:rsidR="005B5244">
        <w:rPr>
          <w:vertAlign w:val="superscript"/>
        </w:rPr>
        <w:instrText xml:space="preserve"> \* MERGEFORMAT </w:instrText>
      </w:r>
      <w:r w:rsidR="005B5244" w:rsidRPr="005B5244">
        <w:rPr>
          <w:vertAlign w:val="superscript"/>
        </w:rPr>
        <w:fldChar w:fldCharType="separate"/>
      </w:r>
      <w:r w:rsidR="005B5244" w:rsidRPr="005B5244">
        <w:rPr>
          <w:vertAlign w:val="superscript"/>
        </w:rPr>
        <w:t>56</w:t>
      </w:r>
      <w:r w:rsidR="005B5244" w:rsidRPr="005B5244">
        <w:rPr>
          <w:vertAlign w:val="superscript"/>
        </w:rPr>
        <w:fldChar w:fldCharType="end"/>
      </w:r>
      <w:r w:rsidR="00BC457A">
        <w:rPr>
          <w:rFonts w:hint="eastAsia"/>
        </w:rPr>
        <w:t>，可以提高系统的可用性。</w:t>
      </w:r>
      <w:r w:rsidR="00CD3A3A">
        <w:rPr>
          <w:rFonts w:hint="eastAsia"/>
        </w:rPr>
        <w:t>图</w:t>
      </w:r>
      <w:r w:rsidR="006F7953">
        <w:rPr>
          <w:rFonts w:hint="eastAsia"/>
        </w:rPr>
        <w:t>4.12</w:t>
      </w:r>
      <w:r w:rsidR="006F7953">
        <w:rPr>
          <w:rFonts w:hint="eastAsia"/>
        </w:rPr>
        <w:t>为</w:t>
      </w:r>
      <w:r w:rsidR="00617DF3">
        <w:rPr>
          <w:rFonts w:hint="eastAsia"/>
        </w:rPr>
        <w:t>一个</w:t>
      </w:r>
      <w:r w:rsidR="006F7953">
        <w:rPr>
          <w:rFonts w:hint="eastAsia"/>
        </w:rPr>
        <w:t>Keep</w:t>
      </w:r>
      <w:r w:rsidR="006F7953">
        <w:t>Alived</w:t>
      </w:r>
      <w:r w:rsidR="00D64794">
        <w:t>示例</w:t>
      </w:r>
      <w:r w:rsidR="003C158C">
        <w:t>。</w:t>
      </w:r>
    </w:p>
    <w:p w14:paraId="16908F08" w14:textId="4C19DC40" w:rsidR="00797DF9" w:rsidRDefault="004265C6" w:rsidP="00D64794">
      <w:pPr>
        <w:pStyle w:val="ae"/>
      </w:pPr>
      <w:r>
        <w:rPr>
          <w:rFonts w:hint="eastAsia"/>
        </w:rPr>
        <w:t>图4.</w:t>
      </w:r>
      <w:r>
        <w:t>12 KeepAlived示例</w:t>
      </w:r>
    </w:p>
    <w:p w14:paraId="4D979252" w14:textId="1F1DC633" w:rsidR="00465D58" w:rsidRDefault="004B277C" w:rsidP="00EA05DC">
      <w:pPr>
        <w:pStyle w:val="aa"/>
      </w:pPr>
      <w:r>
        <w:rPr>
          <w:rFonts w:hint="eastAsia"/>
        </w:rPr>
        <w:t>Keep</w:t>
      </w:r>
      <w:r>
        <w:t>Alived</w:t>
      </w:r>
      <w:r>
        <w:t>是基于</w:t>
      </w:r>
      <w:r>
        <w:rPr>
          <w:rFonts w:hint="eastAsia"/>
        </w:rPr>
        <w:t>VRRP</w:t>
      </w:r>
      <w:r>
        <w:rPr>
          <w:rFonts w:hint="eastAsia"/>
        </w:rPr>
        <w:t>协议</w:t>
      </w:r>
      <w:r w:rsidR="00883D93" w:rsidRPr="00883D93">
        <w:rPr>
          <w:vertAlign w:val="superscript"/>
        </w:rPr>
        <w:fldChar w:fldCharType="begin"/>
      </w:r>
      <w:r w:rsidR="00883D93" w:rsidRPr="00883D93">
        <w:rPr>
          <w:vertAlign w:val="superscript"/>
        </w:rPr>
        <w:instrText xml:space="preserve"> </w:instrText>
      </w:r>
      <w:r w:rsidR="00883D93" w:rsidRPr="00883D93">
        <w:rPr>
          <w:rFonts w:hint="eastAsia"/>
          <w:vertAlign w:val="superscript"/>
        </w:rPr>
        <w:instrText>NOTEREF _Ref474435952</w:instrText>
      </w:r>
      <w:r w:rsidR="00883D93" w:rsidRPr="00883D93">
        <w:rPr>
          <w:vertAlign w:val="superscript"/>
        </w:rPr>
        <w:instrText xml:space="preserve"> </w:instrText>
      </w:r>
      <w:r w:rsidR="00883D93">
        <w:rPr>
          <w:vertAlign w:val="superscript"/>
        </w:rPr>
        <w:instrText xml:space="preserve"> \* MERGEFORMAT </w:instrText>
      </w:r>
      <w:r w:rsidR="00883D93" w:rsidRPr="00883D93">
        <w:rPr>
          <w:vertAlign w:val="superscript"/>
        </w:rPr>
        <w:fldChar w:fldCharType="separate"/>
      </w:r>
      <w:r w:rsidR="00883D93" w:rsidRPr="00883D93">
        <w:rPr>
          <w:vertAlign w:val="superscript"/>
        </w:rPr>
        <w:t>57</w:t>
      </w:r>
      <w:r w:rsidR="00883D93" w:rsidRPr="00883D93">
        <w:rPr>
          <w:vertAlign w:val="superscript"/>
        </w:rPr>
        <w:fldChar w:fldCharType="end"/>
      </w:r>
      <w:r>
        <w:rPr>
          <w:rFonts w:hint="eastAsia"/>
        </w:rPr>
        <w:t>来实现的服务高可用方案</w:t>
      </w:r>
      <w:r w:rsidR="00883D93" w:rsidRPr="00883D93">
        <w:rPr>
          <w:vertAlign w:val="superscript"/>
        </w:rPr>
        <w:fldChar w:fldCharType="begin"/>
      </w:r>
      <w:r w:rsidR="00883D93" w:rsidRPr="00883D93">
        <w:rPr>
          <w:vertAlign w:val="superscript"/>
        </w:rPr>
        <w:instrText xml:space="preserve"> </w:instrText>
      </w:r>
      <w:r w:rsidR="00883D93" w:rsidRPr="00883D93">
        <w:rPr>
          <w:rFonts w:hint="eastAsia"/>
          <w:vertAlign w:val="superscript"/>
        </w:rPr>
        <w:instrText>NOTEREF _Ref474435944</w:instrText>
      </w:r>
      <w:r w:rsidR="00883D93" w:rsidRPr="00883D93">
        <w:rPr>
          <w:vertAlign w:val="superscript"/>
        </w:rPr>
        <w:instrText xml:space="preserve"> </w:instrText>
      </w:r>
      <w:r w:rsidR="00883D93">
        <w:rPr>
          <w:vertAlign w:val="superscript"/>
        </w:rPr>
        <w:instrText xml:space="preserve"> \* MERGEFORMAT </w:instrText>
      </w:r>
      <w:r w:rsidR="00883D93" w:rsidRPr="00883D93">
        <w:rPr>
          <w:vertAlign w:val="superscript"/>
        </w:rPr>
        <w:fldChar w:fldCharType="separate"/>
      </w:r>
      <w:r w:rsidR="00883D93" w:rsidRPr="00883D93">
        <w:rPr>
          <w:vertAlign w:val="superscript"/>
        </w:rPr>
        <w:t>55</w:t>
      </w:r>
      <w:r w:rsidR="00883D93" w:rsidRPr="00883D93">
        <w:rPr>
          <w:vertAlign w:val="superscript"/>
        </w:rPr>
        <w:fldChar w:fldCharType="end"/>
      </w:r>
      <w:r>
        <w:rPr>
          <w:rFonts w:hint="eastAsia"/>
        </w:rPr>
        <w:t>，</w:t>
      </w:r>
      <w:r w:rsidR="00450FFE">
        <w:rPr>
          <w:rFonts w:hint="eastAsia"/>
        </w:rPr>
        <w:t>Keep</w:t>
      </w:r>
      <w:r w:rsidR="00450FFE">
        <w:t>Alived</w:t>
      </w:r>
      <w:r w:rsidR="00450FFE">
        <w:t>主要有三个模块，分别为</w:t>
      </w:r>
      <w:r w:rsidR="00450FFE">
        <w:rPr>
          <w:rFonts w:hint="eastAsia"/>
        </w:rPr>
        <w:t>Core</w:t>
      </w:r>
      <w:r w:rsidR="00450FFE">
        <w:rPr>
          <w:rFonts w:hint="eastAsia"/>
        </w:rPr>
        <w:t>、</w:t>
      </w:r>
      <w:r w:rsidR="00450FFE">
        <w:rPr>
          <w:rFonts w:hint="eastAsia"/>
        </w:rPr>
        <w:t>Check</w:t>
      </w:r>
      <w:r w:rsidR="00450FFE">
        <w:rPr>
          <w:rFonts w:hint="eastAsia"/>
        </w:rPr>
        <w:t>和</w:t>
      </w:r>
      <w:r w:rsidR="00450FFE">
        <w:rPr>
          <w:rFonts w:hint="eastAsia"/>
        </w:rPr>
        <w:t>VRRP</w:t>
      </w:r>
      <w:r w:rsidR="00450FFE">
        <w:rPr>
          <w:rFonts w:hint="eastAsia"/>
        </w:rPr>
        <w:t>，其中，</w:t>
      </w:r>
      <w:r w:rsidR="00450FFE">
        <w:rPr>
          <w:rFonts w:hint="eastAsia"/>
        </w:rPr>
        <w:t>Core</w:t>
      </w:r>
      <w:r w:rsidR="00450FFE">
        <w:rPr>
          <w:rFonts w:hint="eastAsia"/>
        </w:rPr>
        <w:t>模块为</w:t>
      </w:r>
      <w:r w:rsidR="00450FFE">
        <w:rPr>
          <w:rFonts w:hint="eastAsia"/>
        </w:rPr>
        <w:t>Keep</w:t>
      </w:r>
      <w:r w:rsidR="00450FFE">
        <w:t>Alived</w:t>
      </w:r>
      <w:r w:rsidR="00450FFE">
        <w:t>的核心模块，主要负责</w:t>
      </w:r>
      <w:r w:rsidR="009B5A1B">
        <w:t>进程管理、服务维护以及配置文件的加载和解析。</w:t>
      </w:r>
      <w:r w:rsidR="002A011C">
        <w:rPr>
          <w:rFonts w:hint="eastAsia"/>
        </w:rPr>
        <w:t>Check</w:t>
      </w:r>
      <w:r w:rsidR="002A011C">
        <w:rPr>
          <w:rFonts w:hint="eastAsia"/>
        </w:rPr>
        <w:t>模块负责</w:t>
      </w:r>
      <w:r w:rsidR="002A011C">
        <w:rPr>
          <w:rFonts w:hint="eastAsia"/>
        </w:rPr>
        <w:t>Keep</w:t>
      </w:r>
      <w:r w:rsidR="002A011C">
        <w:t>Alived</w:t>
      </w:r>
      <w:r w:rsidR="002A011C">
        <w:t>的健康监测。</w:t>
      </w:r>
      <w:r w:rsidR="002A011C">
        <w:rPr>
          <w:rFonts w:hint="eastAsia"/>
        </w:rPr>
        <w:t>VRRP</w:t>
      </w:r>
      <w:r w:rsidR="002A011C">
        <w:rPr>
          <w:rFonts w:hint="eastAsia"/>
        </w:rPr>
        <w:t>模块实现虚拟路由冗余协议。</w:t>
      </w:r>
    </w:p>
    <w:p w14:paraId="3FD52228" w14:textId="6A0223B2" w:rsidR="006D312D" w:rsidRDefault="00EE7769" w:rsidP="00EA05DC">
      <w:pPr>
        <w:pStyle w:val="aa"/>
      </w:pPr>
      <w:r w:rsidRPr="00EE7769">
        <w:rPr>
          <w:rFonts w:hint="eastAsia"/>
        </w:rPr>
        <w:t>在</w:t>
      </w:r>
      <w:r w:rsidRPr="00EE7769">
        <w:rPr>
          <w:rFonts w:hint="eastAsia"/>
        </w:rPr>
        <w:t>VRRP</w:t>
      </w:r>
      <w:r w:rsidRPr="00EE7769">
        <w:rPr>
          <w:rFonts w:hint="eastAsia"/>
        </w:rPr>
        <w:t>协议实现里，</w:t>
      </w:r>
      <w:r w:rsidR="00A958F1">
        <w:rPr>
          <w:rFonts w:hint="eastAsia"/>
        </w:rPr>
        <w:t>虚拟</w:t>
      </w:r>
      <w:r w:rsidR="00A958F1">
        <w:rPr>
          <w:rFonts w:hint="eastAsia"/>
        </w:rPr>
        <w:t>MAC</w:t>
      </w:r>
      <w:r w:rsidR="00A958F1">
        <w:rPr>
          <w:rFonts w:hint="eastAsia"/>
        </w:rPr>
        <w:t>地址为</w:t>
      </w:r>
      <w:r w:rsidR="00A958F1" w:rsidRPr="00A958F1">
        <w:t>00-00-5E-00-01-XX</w:t>
      </w:r>
      <w:r w:rsidR="006B4C98">
        <w:t>，</w:t>
      </w:r>
      <w:r w:rsidR="006B4C98">
        <w:t>XX</w:t>
      </w:r>
      <w:r w:rsidR="006B4C98">
        <w:t>为虚拟路由器标识符（</w:t>
      </w:r>
      <w:r w:rsidR="006B4C98" w:rsidRPr="006B4C98">
        <w:t>Virtual Router Identifier</w:t>
      </w:r>
      <w:r w:rsidR="006B4C98">
        <w:t>，简称</w:t>
      </w:r>
      <w:r w:rsidR="006B4C98">
        <w:rPr>
          <w:rFonts w:hint="eastAsia"/>
        </w:rPr>
        <w:t>VRID</w:t>
      </w:r>
      <w:r w:rsidR="006B4C98">
        <w:t>），在同一时间，只有唯一一台物理设备占用该路由器标识符</w:t>
      </w:r>
      <w:r w:rsidR="00A87EA9">
        <w:t>。</w:t>
      </w:r>
      <w:r w:rsidR="00794CDC">
        <w:t>物理路由器组通过</w:t>
      </w:r>
      <w:r w:rsidR="00794CDC">
        <w:rPr>
          <w:rFonts w:hint="eastAsia"/>
        </w:rPr>
        <w:t>IP</w:t>
      </w:r>
      <w:r w:rsidR="00794CDC">
        <w:rPr>
          <w:rFonts w:hint="eastAsia"/>
        </w:rPr>
        <w:t>地址</w:t>
      </w:r>
      <w:r w:rsidR="00371865">
        <w:rPr>
          <w:rFonts w:hint="eastAsia"/>
        </w:rPr>
        <w:t>（默认为</w:t>
      </w:r>
      <w:r w:rsidR="00371865">
        <w:rPr>
          <w:rFonts w:hint="eastAsia"/>
        </w:rPr>
        <w:t>224.</w:t>
      </w:r>
      <w:r w:rsidR="00371865">
        <w:t>0.0.18</w:t>
      </w:r>
      <w:r w:rsidR="00371865">
        <w:rPr>
          <w:rFonts w:hint="eastAsia"/>
        </w:rPr>
        <w:t>）定时推送消息。</w:t>
      </w:r>
      <w:r w:rsidR="00244B56">
        <w:rPr>
          <w:rFonts w:hint="eastAsia"/>
        </w:rPr>
        <w:t>每个</w:t>
      </w:r>
      <w:r w:rsidR="007E766D">
        <w:rPr>
          <w:rFonts w:hint="eastAsia"/>
        </w:rPr>
        <w:t>Router</w:t>
      </w:r>
      <w:r w:rsidR="00244B56">
        <w:rPr>
          <w:rFonts w:hint="eastAsia"/>
        </w:rPr>
        <w:t>均有</w:t>
      </w:r>
      <w:r w:rsidR="007E766D">
        <w:rPr>
          <w:rFonts w:hint="eastAsia"/>
        </w:rPr>
        <w:t>优先级，优先级别范围为</w:t>
      </w:r>
      <w:r w:rsidR="007E766D">
        <w:rPr>
          <w:rFonts w:hint="eastAsia"/>
        </w:rPr>
        <w:t>1</w:t>
      </w:r>
      <w:r w:rsidR="007E766D">
        <w:rPr>
          <w:rFonts w:hint="eastAsia"/>
        </w:rPr>
        <w:t>至</w:t>
      </w:r>
      <w:r w:rsidR="007E766D">
        <w:rPr>
          <w:rFonts w:hint="eastAsia"/>
        </w:rPr>
        <w:t>255</w:t>
      </w:r>
      <w:r w:rsidR="007E766D">
        <w:rPr>
          <w:rFonts w:hint="eastAsia"/>
        </w:rPr>
        <w:t>，</w:t>
      </w:r>
      <w:r w:rsidR="007E766D">
        <w:t>高级别</w:t>
      </w:r>
      <w:r w:rsidR="00A25FAF">
        <w:t>路由器</w:t>
      </w:r>
      <w:r w:rsidR="000A77C3">
        <w:t>将升级为</w:t>
      </w:r>
      <w:r w:rsidR="000A77C3">
        <w:rPr>
          <w:rFonts w:hint="eastAsia"/>
        </w:rPr>
        <w:t>Master</w:t>
      </w:r>
      <w:r w:rsidR="000A77C3">
        <w:rPr>
          <w:rFonts w:hint="eastAsia"/>
        </w:rPr>
        <w:t>。</w:t>
      </w:r>
    </w:p>
    <w:p w14:paraId="2D2E9DFA" w14:textId="5852F304" w:rsidR="005E69AF" w:rsidRDefault="00323DD4" w:rsidP="00EA05DC">
      <w:pPr>
        <w:pStyle w:val="aa"/>
      </w:pPr>
      <w:r>
        <w:rPr>
          <w:rFonts w:hint="eastAsia"/>
        </w:rPr>
        <w:lastRenderedPageBreak/>
        <w:t>Keep</w:t>
      </w:r>
      <w:r>
        <w:t>Alived</w:t>
      </w:r>
      <w:r>
        <w:t>服务安装流程如下</w:t>
      </w:r>
      <w:r w:rsidR="008817EC">
        <w:rPr>
          <w:rFonts w:hint="eastAsia"/>
        </w:rPr>
        <w:t>，更具体的配置可参考</w:t>
      </w:r>
      <w:r w:rsidR="005A7023">
        <w:rPr>
          <w:rFonts w:hint="eastAsia"/>
        </w:rPr>
        <w:t>网络资源</w:t>
      </w:r>
      <w:r>
        <w:t>：</w:t>
      </w:r>
    </w:p>
    <w:p w14:paraId="6EA23E40" w14:textId="444FC879" w:rsidR="0085777D" w:rsidRDefault="00646A03" w:rsidP="0085777D">
      <w:pPr>
        <w:pStyle w:val="aa"/>
        <w:numPr>
          <w:ilvl w:val="0"/>
          <w:numId w:val="30"/>
        </w:numPr>
        <w:ind w:firstLineChars="0"/>
      </w:pPr>
      <w:r>
        <w:rPr>
          <w:rFonts w:hint="eastAsia"/>
          <w:noProof/>
        </w:rPr>
        <mc:AlternateContent>
          <mc:Choice Requires="wps">
            <w:drawing>
              <wp:anchor distT="0" distB="0" distL="114300" distR="114300" simplePos="0" relativeHeight="251666432" behindDoc="1" locked="0" layoutInCell="1" allowOverlap="1" wp14:anchorId="35C116D7" wp14:editId="0FB3FD85">
                <wp:simplePos x="0" y="0"/>
                <wp:positionH relativeFrom="column">
                  <wp:posOffset>2540</wp:posOffset>
                </wp:positionH>
                <wp:positionV relativeFrom="paragraph">
                  <wp:posOffset>375759</wp:posOffset>
                </wp:positionV>
                <wp:extent cx="5356225" cy="417195"/>
                <wp:effectExtent l="0" t="0" r="15875" b="20955"/>
                <wp:wrapTight wrapText="bothSides">
                  <wp:wrapPolygon edited="0">
                    <wp:start x="0" y="0"/>
                    <wp:lineTo x="0" y="21699"/>
                    <wp:lineTo x="21587" y="21699"/>
                    <wp:lineTo x="21587" y="0"/>
                    <wp:lineTo x="0" y="0"/>
                  </wp:wrapPolygon>
                </wp:wrapTight>
                <wp:docPr id="17" name="文本框 17"/>
                <wp:cNvGraphicFramePr/>
                <a:graphic xmlns:a="http://schemas.openxmlformats.org/drawingml/2006/main">
                  <a:graphicData uri="http://schemas.microsoft.com/office/word/2010/wordprocessingShape">
                    <wps:wsp>
                      <wps:cNvSpPr txBox="1"/>
                      <wps:spPr>
                        <a:xfrm>
                          <a:off x="0" y="0"/>
                          <a:ext cx="5356225"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C2A4" w14:textId="738AF28B" w:rsidR="006D032C" w:rsidRPr="00602CA2" w:rsidRDefault="006D032C" w:rsidP="00602CA2">
                            <w:pPr>
                              <w:pStyle w:val="aa"/>
                              <w:ind w:firstLineChars="0" w:firstLine="0"/>
                            </w:pPr>
                            <w:r w:rsidRPr="00CA4915">
                              <w:t>[root@</w:t>
                            </w:r>
                            <w:r>
                              <w:t>master-pc</w:t>
                            </w:r>
                            <w:r w:rsidRPr="00CA4915">
                              <w:t xml:space="preserve"> ~]# yum -y install keepalived</w:t>
                            </w:r>
                          </w:p>
                          <w:p w14:paraId="563DD43C" w14:textId="5B1A4E18" w:rsidR="006D032C" w:rsidRPr="00602CA2" w:rsidRDefault="006D032C" w:rsidP="00602C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116D7" id="_x0000_t202" coordsize="21600,21600" o:spt="202" path="m,l,21600r21600,l21600,xe">
                <v:stroke joinstyle="miter"/>
                <v:path gradientshapeok="t" o:connecttype="rect"/>
              </v:shapetype>
              <v:shape id="文本框 17" o:spid="_x0000_s1026" type="#_x0000_t202" style="position:absolute;left:0;text-align:left;margin-left:.2pt;margin-top:29.6pt;width:421.75pt;height:3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" fillcolor="white [3201]" strokeweight=".5pt">
                <v:textbox>
                  <w:txbxContent>
                    <w:p w14:paraId="1B32C2A4" w14:textId="738AF28B" w:rsidR="006D032C" w:rsidRPr="00602CA2" w:rsidRDefault="006D032C" w:rsidP="00602CA2">
                      <w:pPr>
                        <w:pStyle w:val="aa"/>
                        <w:ind w:firstLineChars="0" w:firstLine="0"/>
                      </w:pPr>
                      <w:r w:rsidRPr="00CA4915">
                        <w:t>[root@</w:t>
                      </w:r>
                      <w:r>
                        <w:t>master-pc</w:t>
                      </w:r>
                      <w:r w:rsidRPr="00CA4915">
                        <w:t xml:space="preserve"> ~]# yum -y install keepalived</w:t>
                      </w:r>
                    </w:p>
                    <w:p w14:paraId="563DD43C" w14:textId="5B1A4E18" w:rsidR="006D032C" w:rsidRPr="00602CA2" w:rsidRDefault="006D032C" w:rsidP="00602CA2"/>
                  </w:txbxContent>
                </v:textbox>
                <w10:wrap type="tight"/>
              </v:shape>
            </w:pict>
          </mc:Fallback>
        </mc:AlternateContent>
      </w:r>
      <w:r w:rsidR="00FD6CA8">
        <w:rPr>
          <w:rFonts w:hint="eastAsia"/>
        </w:rPr>
        <w:t>下载</w:t>
      </w:r>
      <w:r w:rsidR="00FD6CA8">
        <w:rPr>
          <w:rFonts w:hint="eastAsia"/>
        </w:rPr>
        <w:t>Keep</w:t>
      </w:r>
      <w:r w:rsidR="00FD6CA8">
        <w:t>Alived</w:t>
      </w:r>
      <w:r w:rsidR="00FD6CA8">
        <w:t>组件</w:t>
      </w:r>
    </w:p>
    <w:p w14:paraId="6D3A9D06" w14:textId="42C82DBF" w:rsidR="007B06ED" w:rsidRPr="0085777D" w:rsidRDefault="00665A3D" w:rsidP="0085777D">
      <w:pPr>
        <w:pStyle w:val="aa"/>
      </w:pPr>
      <w:r w:rsidRPr="0085777D">
        <w:rPr>
          <w:noProof/>
        </w:rPr>
        <w:drawing>
          <wp:anchor distT="0" distB="0" distL="114300" distR="114300" simplePos="0" relativeHeight="251662336" behindDoc="0" locked="0" layoutInCell="1" allowOverlap="1" wp14:anchorId="12CCC125" wp14:editId="071184A7">
            <wp:simplePos x="0" y="0"/>
            <wp:positionH relativeFrom="column">
              <wp:posOffset>-149860</wp:posOffset>
            </wp:positionH>
            <wp:positionV relativeFrom="paragraph">
              <wp:posOffset>349885</wp:posOffset>
            </wp:positionV>
            <wp:extent cx="5274310" cy="2224405"/>
            <wp:effectExtent l="0" t="0" r="2540" b="4445"/>
            <wp:wrapTopAndBottom/>
            <wp:docPr id="8" name="图片 8" descr="https://pic2.zhimg.com/33a0f2a7be78732311a571fce6f3dc6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33a0f2a7be78732311a571fce6f3dc65_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F7A" w:rsidRPr="0085777D">
        <w:rPr>
          <w:rFonts w:hint="eastAsia"/>
        </w:rPr>
        <w:t>在</w:t>
      </w:r>
      <w:r w:rsidR="00193F49" w:rsidRPr="0085777D">
        <w:rPr>
          <w:rFonts w:hint="eastAsia"/>
        </w:rPr>
        <w:t>本</w:t>
      </w:r>
      <w:r w:rsidR="00FA0B58" w:rsidRPr="0085777D">
        <w:rPr>
          <w:rFonts w:hint="eastAsia"/>
        </w:rPr>
        <w:t>系统</w:t>
      </w:r>
      <w:r w:rsidR="007C1F7A" w:rsidRPr="0085777D">
        <w:rPr>
          <w:rFonts w:hint="eastAsia"/>
        </w:rPr>
        <w:t>网络环境中，</w:t>
      </w:r>
      <w:r w:rsidR="007C1F7A" w:rsidRPr="0085777D">
        <w:rPr>
          <w:rFonts w:hint="eastAsia"/>
        </w:rPr>
        <w:t>Keep</w:t>
      </w:r>
      <w:r w:rsidR="007C1F7A" w:rsidRPr="0085777D">
        <w:t>Alived</w:t>
      </w:r>
      <w:r w:rsidR="007C1F7A" w:rsidRPr="0085777D">
        <w:t>存在</w:t>
      </w:r>
      <w:r w:rsidR="0079575A" w:rsidRPr="0085777D">
        <w:t>于</w:t>
      </w:r>
      <w:r w:rsidR="007C1F7A" w:rsidRPr="0085777D">
        <w:t>内网</w:t>
      </w:r>
      <w:r w:rsidR="007C1F7A" w:rsidRPr="0085777D">
        <w:rPr>
          <w:rFonts w:hint="eastAsia"/>
        </w:rPr>
        <w:t>IP</w:t>
      </w:r>
      <w:r w:rsidR="007C1F7A" w:rsidRPr="0085777D">
        <w:rPr>
          <w:rFonts w:hint="eastAsia"/>
        </w:rPr>
        <w:t>，如图</w:t>
      </w:r>
      <w:r w:rsidR="007C1F7A" w:rsidRPr="0085777D">
        <w:rPr>
          <w:rFonts w:hint="eastAsia"/>
        </w:rPr>
        <w:t>4.</w:t>
      </w:r>
      <w:r w:rsidR="007C1F7A" w:rsidRPr="0085777D">
        <w:t>13</w:t>
      </w:r>
      <w:r w:rsidR="007C1F7A" w:rsidRPr="0085777D">
        <w:t>所示。</w:t>
      </w:r>
    </w:p>
    <w:p w14:paraId="5AF0EA45" w14:textId="13239513" w:rsidR="00FA0B58" w:rsidRDefault="00233CA0" w:rsidP="00311475">
      <w:pPr>
        <w:pStyle w:val="ae"/>
      </w:pPr>
      <w:r>
        <w:t>图</w:t>
      </w:r>
      <w:r>
        <w:rPr>
          <w:rFonts w:hint="eastAsia"/>
        </w:rPr>
        <w:t>4.13 内网Keep</w:t>
      </w:r>
      <w:r>
        <w:t>Alived示意图</w:t>
      </w:r>
    </w:p>
    <w:p w14:paraId="04FD46E5" w14:textId="571AA31D" w:rsidR="00311475" w:rsidRDefault="003862F3" w:rsidP="00AB40C7">
      <w:pPr>
        <w:pStyle w:val="aa"/>
        <w:numPr>
          <w:ilvl w:val="0"/>
          <w:numId w:val="30"/>
        </w:numPr>
        <w:ind w:firstLineChars="0"/>
      </w:pPr>
      <w:r>
        <w:rPr>
          <w:rFonts w:hint="eastAsia"/>
          <w:noProof/>
        </w:rPr>
        <mc:AlternateContent>
          <mc:Choice Requires="wps">
            <w:drawing>
              <wp:anchor distT="0" distB="0" distL="114300" distR="114300" simplePos="0" relativeHeight="251665408" behindDoc="1" locked="0" layoutInCell="1" allowOverlap="1" wp14:anchorId="66BDEEBD" wp14:editId="461AAA06">
                <wp:simplePos x="0" y="0"/>
                <wp:positionH relativeFrom="column">
                  <wp:posOffset>98425</wp:posOffset>
                </wp:positionH>
                <wp:positionV relativeFrom="paragraph">
                  <wp:posOffset>474610</wp:posOffset>
                </wp:positionV>
                <wp:extent cx="5356225" cy="2463165"/>
                <wp:effectExtent l="0" t="0" r="15875" b="13335"/>
                <wp:wrapTight wrapText="bothSides">
                  <wp:wrapPolygon edited="0">
                    <wp:start x="0" y="0"/>
                    <wp:lineTo x="0" y="21550"/>
                    <wp:lineTo x="21587" y="21550"/>
                    <wp:lineTo x="21587" y="0"/>
                    <wp:lineTo x="0" y="0"/>
                  </wp:wrapPolygon>
                </wp:wrapTight>
                <wp:docPr id="12" name="文本框 12"/>
                <wp:cNvGraphicFramePr/>
                <a:graphic xmlns:a="http://schemas.openxmlformats.org/drawingml/2006/main">
                  <a:graphicData uri="http://schemas.microsoft.com/office/word/2010/wordprocessingShape">
                    <wps:wsp>
                      <wps:cNvSpPr txBox="1"/>
                      <wps:spPr>
                        <a:xfrm>
                          <a:off x="0" y="0"/>
                          <a:ext cx="5356225" cy="2463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0BF2E1" w14:textId="3BDCFDF0" w:rsidR="006D032C" w:rsidRDefault="006D032C" w:rsidP="003673E0">
                            <w:r>
                              <w:t>[root@</w:t>
                            </w:r>
                            <w:r w:rsidRPr="00900D41">
                              <w:t xml:space="preserve"> </w:t>
                            </w:r>
                            <w:r>
                              <w:t>master-pc network-scripts]# vi ./ifcfg-eth0</w:t>
                            </w:r>
                          </w:p>
                          <w:p w14:paraId="27715E48" w14:textId="77777777" w:rsidR="006D032C" w:rsidRDefault="006D032C" w:rsidP="003673E0">
                            <w:r>
                              <w:t>DEVICE=eth0</w:t>
                            </w:r>
                          </w:p>
                          <w:p w14:paraId="433AC101" w14:textId="77777777" w:rsidR="006D032C" w:rsidRDefault="006D032C" w:rsidP="003673E0">
                            <w:r>
                              <w:t>HWADDR=00:2B:00:2E:00:D0</w:t>
                            </w:r>
                          </w:p>
                          <w:p w14:paraId="400B1CD4" w14:textId="77777777" w:rsidR="006D032C" w:rsidRDefault="006D032C" w:rsidP="003673E0">
                            <w:r>
                              <w:t>TYPE=Ethernet</w:t>
                            </w:r>
                          </w:p>
                          <w:p w14:paraId="055DC637" w14:textId="77777777" w:rsidR="006D032C" w:rsidRDefault="006D032C" w:rsidP="003673E0">
                            <w:r>
                              <w:t>UUID=ffffffff-ffff-ffff-ffff-ffffffffffff</w:t>
                            </w:r>
                          </w:p>
                          <w:p w14:paraId="7989CD3F" w14:textId="77777777" w:rsidR="006D032C" w:rsidRDefault="006D032C" w:rsidP="003673E0">
                            <w:r>
                              <w:t>ONBOOT=yes</w:t>
                            </w:r>
                          </w:p>
                          <w:p w14:paraId="3693DC9A" w14:textId="77777777" w:rsidR="006D032C" w:rsidRDefault="006D032C" w:rsidP="003673E0">
                            <w:r>
                              <w:t>NM_CONTROLLED=yes</w:t>
                            </w:r>
                          </w:p>
                          <w:p w14:paraId="6182DD61" w14:textId="77777777" w:rsidR="006D032C" w:rsidRDefault="006D032C" w:rsidP="003673E0">
                            <w:r>
                              <w:t>BOOTPROTO=static</w:t>
                            </w:r>
                          </w:p>
                          <w:p w14:paraId="7473BF7B" w14:textId="77777777" w:rsidR="006D032C" w:rsidRDefault="006D032C" w:rsidP="003673E0">
                            <w:r>
                              <w:t>IPADDR=192.168.9.12</w:t>
                            </w:r>
                          </w:p>
                          <w:p w14:paraId="1785CB72" w14:textId="77777777" w:rsidR="006D032C" w:rsidRDefault="006D032C" w:rsidP="003673E0">
                            <w:r>
                              <w:t>NETMASK=255.255.255.0</w:t>
                            </w:r>
                          </w:p>
                          <w:p w14:paraId="02DA8E56" w14:textId="77777777" w:rsidR="006D032C" w:rsidRDefault="006D032C" w:rsidP="003673E0">
                            <w:r>
                              <w:t>GATEWAY=192.168.9.254</w:t>
                            </w:r>
                          </w:p>
                          <w:p w14:paraId="18F5DFE1" w14:textId="2C8F87E6" w:rsidR="006D032C" w:rsidRDefault="006D032C" w:rsidP="003673E0">
                            <w:r>
                              <w:t>[root@</w:t>
                            </w:r>
                            <w:r w:rsidRPr="00C81D03">
                              <w:t xml:space="preserve"> </w:t>
                            </w:r>
                            <w:r>
                              <w:t>master-pc network-scripts]# /etc/init.d/network restar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DEEBD" id="文本框 12" o:spid="_x0000_s1027" type="#_x0000_t202" style="position:absolute;left:0;text-align:left;margin-left:7.75pt;margin-top:37.35pt;width:421.75pt;height:193.9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" fillcolor="white [3201]" strokeweight=".5pt">
                <v:textbox>
                  <w:txbxContent>
                    <w:p w14:paraId="2A0BF2E1" w14:textId="3BDCFDF0" w:rsidR="006D032C" w:rsidRDefault="006D032C" w:rsidP="003673E0">
                      <w:r>
                        <w:t>[root@</w:t>
                      </w:r>
                      <w:r w:rsidRPr="00900D41">
                        <w:t xml:space="preserve"> </w:t>
                      </w:r>
                      <w:r>
                        <w:t>master-pc network-scripts]# vi ./ifcfg-eth0</w:t>
                      </w:r>
                    </w:p>
                    <w:p w14:paraId="27715E48" w14:textId="77777777" w:rsidR="006D032C" w:rsidRDefault="006D032C" w:rsidP="003673E0">
                      <w:r>
                        <w:t>DEVICE=eth0</w:t>
                      </w:r>
                    </w:p>
                    <w:p w14:paraId="433AC101" w14:textId="77777777" w:rsidR="006D032C" w:rsidRDefault="006D032C" w:rsidP="003673E0">
                      <w:r>
                        <w:t>HWADDR=00:2B:00:2E:00:D0</w:t>
                      </w:r>
                    </w:p>
                    <w:p w14:paraId="400B1CD4" w14:textId="77777777" w:rsidR="006D032C" w:rsidRDefault="006D032C" w:rsidP="003673E0">
                      <w:r>
                        <w:t>TYPE=Ethernet</w:t>
                      </w:r>
                    </w:p>
                    <w:p w14:paraId="055DC637" w14:textId="77777777" w:rsidR="006D032C" w:rsidRDefault="006D032C" w:rsidP="003673E0">
                      <w:r>
                        <w:t>UUID=ffffffff-ffff-ffff-ffff-ffffffffffff</w:t>
                      </w:r>
                    </w:p>
                    <w:p w14:paraId="7989CD3F" w14:textId="77777777" w:rsidR="006D032C" w:rsidRDefault="006D032C" w:rsidP="003673E0">
                      <w:r>
                        <w:t>ONBOOT=yes</w:t>
                      </w:r>
                    </w:p>
                    <w:p w14:paraId="3693DC9A" w14:textId="77777777" w:rsidR="006D032C" w:rsidRDefault="006D032C" w:rsidP="003673E0">
                      <w:r>
                        <w:t>NM_CONTROLLED=yes</w:t>
                      </w:r>
                    </w:p>
                    <w:p w14:paraId="6182DD61" w14:textId="77777777" w:rsidR="006D032C" w:rsidRDefault="006D032C" w:rsidP="003673E0">
                      <w:r>
                        <w:t>BOOTPROTO=static</w:t>
                      </w:r>
                    </w:p>
                    <w:p w14:paraId="7473BF7B" w14:textId="77777777" w:rsidR="006D032C" w:rsidRDefault="006D032C" w:rsidP="003673E0">
                      <w:r>
                        <w:t>IPADDR=192.168.9.12</w:t>
                      </w:r>
                    </w:p>
                    <w:p w14:paraId="1785CB72" w14:textId="77777777" w:rsidR="006D032C" w:rsidRDefault="006D032C" w:rsidP="003673E0">
                      <w:r>
                        <w:t>NETMASK=255.255.255.0</w:t>
                      </w:r>
                    </w:p>
                    <w:p w14:paraId="02DA8E56" w14:textId="77777777" w:rsidR="006D032C" w:rsidRDefault="006D032C" w:rsidP="003673E0">
                      <w:r>
                        <w:t>GATEWAY=192.168.9.254</w:t>
                      </w:r>
                    </w:p>
                    <w:p w14:paraId="18F5DFE1" w14:textId="2C8F87E6" w:rsidR="006D032C" w:rsidRDefault="006D032C" w:rsidP="003673E0">
                      <w:r>
                        <w:t>[root@</w:t>
                      </w:r>
                      <w:r w:rsidRPr="00C81D03">
                        <w:t xml:space="preserve"> </w:t>
                      </w:r>
                      <w:r>
                        <w:t>master-pc network-scripts]# /etc/init.d/network restar</w:t>
                      </w:r>
                    </w:p>
                  </w:txbxContent>
                </v:textbox>
                <w10:wrap type="tight"/>
              </v:shape>
            </w:pict>
          </mc:Fallback>
        </mc:AlternateContent>
      </w:r>
      <w:r w:rsidR="001B6B12">
        <w:rPr>
          <w:rFonts w:hint="eastAsia"/>
        </w:rPr>
        <w:t>配置内网</w:t>
      </w:r>
      <w:r w:rsidR="001B6B12">
        <w:rPr>
          <w:rFonts w:hint="eastAsia"/>
        </w:rPr>
        <w:t>IP</w:t>
      </w:r>
      <w:r w:rsidR="002D3F26">
        <w:rPr>
          <w:rFonts w:hint="eastAsia"/>
        </w:rPr>
        <w:t>，配置文件</w:t>
      </w:r>
      <w:r w:rsidR="00A605CD">
        <w:rPr>
          <w:rFonts w:hint="eastAsia"/>
        </w:rPr>
        <w:t>路径为</w:t>
      </w:r>
      <w:r w:rsidR="002D3F26" w:rsidRPr="002D3F26">
        <w:t>/etc/sysconfig/</w:t>
      </w:r>
      <w:r w:rsidR="00A2279F">
        <w:t>，</w:t>
      </w:r>
      <w:r w:rsidR="00A605CD">
        <w:t>文件名为</w:t>
      </w:r>
      <w:r w:rsidR="00A605CD" w:rsidRPr="002D3F26">
        <w:t>network-scripts</w:t>
      </w:r>
      <w:r w:rsidR="00A605CD">
        <w:t>。</w:t>
      </w:r>
      <w:r w:rsidR="00C24626">
        <w:t>配置完成后重启</w:t>
      </w:r>
      <w:r w:rsidR="00C24626">
        <w:t>network</w:t>
      </w:r>
      <w:r w:rsidR="00C24626">
        <w:t>服务。</w:t>
      </w:r>
      <w:r w:rsidR="00A2279F">
        <w:t>配置信息如下</w:t>
      </w:r>
      <w:r w:rsidR="00E27E94">
        <w:t>所示</w:t>
      </w:r>
      <w:r w:rsidR="00A2279F">
        <w:t>：</w:t>
      </w:r>
    </w:p>
    <w:p w14:paraId="3BA70EF9" w14:textId="0468EE61" w:rsidR="005C165E" w:rsidRDefault="00C82352" w:rsidP="005A68F9">
      <w:pPr>
        <w:pStyle w:val="aa"/>
        <w:numPr>
          <w:ilvl w:val="0"/>
          <w:numId w:val="30"/>
        </w:numPr>
        <w:ind w:firstLineChars="0"/>
      </w:pPr>
      <w:r>
        <w:rPr>
          <w:rFonts w:hint="eastAsia"/>
          <w:noProof/>
        </w:rPr>
        <mc:AlternateContent>
          <mc:Choice Requires="wps">
            <w:drawing>
              <wp:anchor distT="0" distB="0" distL="114300" distR="114300" simplePos="0" relativeHeight="251656192" behindDoc="1" locked="0" layoutInCell="1" allowOverlap="1" wp14:anchorId="655D642C" wp14:editId="07F97A3B">
                <wp:simplePos x="0" y="0"/>
                <wp:positionH relativeFrom="column">
                  <wp:posOffset>98055</wp:posOffset>
                </wp:positionH>
                <wp:positionV relativeFrom="paragraph">
                  <wp:posOffset>315720</wp:posOffset>
                </wp:positionV>
                <wp:extent cx="5417820" cy="1125855"/>
                <wp:effectExtent l="0" t="0" r="11430" b="17145"/>
                <wp:wrapTight wrapText="bothSides">
                  <wp:wrapPolygon edited="0">
                    <wp:start x="0" y="0"/>
                    <wp:lineTo x="0" y="21563"/>
                    <wp:lineTo x="21570" y="21563"/>
                    <wp:lineTo x="21570" y="0"/>
                    <wp:lineTo x="0" y="0"/>
                  </wp:wrapPolygon>
                </wp:wrapTight>
                <wp:docPr id="20" name="文本框 20"/>
                <wp:cNvGraphicFramePr/>
                <a:graphic xmlns:a="http://schemas.openxmlformats.org/drawingml/2006/main">
                  <a:graphicData uri="http://schemas.microsoft.com/office/word/2010/wordprocessingShape">
                    <wps:wsp>
                      <wps:cNvSpPr txBox="1"/>
                      <wps:spPr>
                        <a:xfrm>
                          <a:off x="0" y="0"/>
                          <a:ext cx="5417820" cy="1125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E52850" w14:textId="3B337B16" w:rsidR="006D032C" w:rsidRDefault="006D032C" w:rsidP="00C82352">
                            <w:pPr>
                              <w:pStyle w:val="aa"/>
                              <w:ind w:firstLineChars="0" w:firstLine="0"/>
                            </w:pPr>
                            <w:r>
                              <w:t>[root@master-pc ~]# iptables -L</w:t>
                            </w:r>
                          </w:p>
                          <w:p w14:paraId="594834F1" w14:textId="20F0BC07" w:rsidR="006D032C" w:rsidRDefault="006D032C" w:rsidP="00C82352">
                            <w:pPr>
                              <w:pStyle w:val="aa"/>
                              <w:ind w:firstLineChars="0" w:firstLine="0"/>
                            </w:pPr>
                            <w:r>
                              <w:t>[root@</w:t>
                            </w:r>
                            <w:r w:rsidRPr="00821ADD">
                              <w:t xml:space="preserve"> </w:t>
                            </w:r>
                            <w:r>
                              <w:t>master-pc ~]# iptables -I INPUT -i eth0 -d 224.0.0.0/8 -p vrrp -j ACCEPT</w:t>
                            </w:r>
                          </w:p>
                          <w:p w14:paraId="4223DE03" w14:textId="0CCB3CD5" w:rsidR="006D032C" w:rsidRDefault="006D032C" w:rsidP="00C82352">
                            <w:pPr>
                              <w:pStyle w:val="aa"/>
                              <w:ind w:firstLineChars="0" w:firstLine="0"/>
                            </w:pPr>
                            <w:r>
                              <w:t>[root@</w:t>
                            </w:r>
                            <w:r w:rsidRPr="00821ADD">
                              <w:t xml:space="preserve"> </w:t>
                            </w:r>
                            <w:r>
                              <w:t>master-pc ~]# iptables -I OUTPUT -o eth0 -d 224.0.0.0/8 -p vrrp -j ACCEPT</w:t>
                            </w:r>
                          </w:p>
                          <w:p w14:paraId="6C7C81BB" w14:textId="4D3927B1" w:rsidR="006D032C" w:rsidRPr="00602CA2" w:rsidRDefault="006D032C" w:rsidP="00C82352">
                            <w:pPr>
                              <w:pStyle w:val="aa"/>
                              <w:ind w:firstLineChars="0" w:firstLine="0"/>
                            </w:pPr>
                            <w:r>
                              <w:t>[root@</w:t>
                            </w:r>
                            <w:r w:rsidRPr="003353A7">
                              <w:t xml:space="preserve"> </w:t>
                            </w:r>
                            <w:r>
                              <w:t>master-pc ~]# service iptables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D642C" id="文本框 20" o:spid="_x0000_s1028" type="#_x0000_t202" style="position:absolute;left:0;text-align:left;margin-left:7.7pt;margin-top:24.85pt;width:426.6pt;height:8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" fillcolor="white [3201]" strokeweight=".5pt">
                <v:textbox>
                  <w:txbxContent>
                    <w:p w14:paraId="13E52850" w14:textId="3B337B16" w:rsidR="006D032C" w:rsidRDefault="006D032C" w:rsidP="00C82352">
                      <w:pPr>
                        <w:pStyle w:val="aa"/>
                        <w:ind w:firstLineChars="0" w:firstLine="0"/>
                      </w:pPr>
                      <w:r>
                        <w:t>[root@master-pc ~]# iptables -L</w:t>
                      </w:r>
                    </w:p>
                    <w:p w14:paraId="594834F1" w14:textId="20F0BC07" w:rsidR="006D032C" w:rsidRDefault="006D032C" w:rsidP="00C82352">
                      <w:pPr>
                        <w:pStyle w:val="aa"/>
                        <w:ind w:firstLineChars="0" w:firstLine="0"/>
                      </w:pPr>
                      <w:r>
                        <w:t>[root@</w:t>
                      </w:r>
                      <w:r w:rsidRPr="00821ADD">
                        <w:t xml:space="preserve"> </w:t>
                      </w:r>
                      <w:r>
                        <w:t>master-pc ~]# iptables -I INPUT -i eth0 -d 224.0.0.0/8 -p vrrp -j ACCEPT</w:t>
                      </w:r>
                    </w:p>
                    <w:p w14:paraId="4223DE03" w14:textId="0CCB3CD5" w:rsidR="006D032C" w:rsidRDefault="006D032C" w:rsidP="00C82352">
                      <w:pPr>
                        <w:pStyle w:val="aa"/>
                        <w:ind w:firstLineChars="0" w:firstLine="0"/>
                      </w:pPr>
                      <w:r>
                        <w:t>[root@</w:t>
                      </w:r>
                      <w:r w:rsidRPr="00821ADD">
                        <w:t xml:space="preserve"> </w:t>
                      </w:r>
                      <w:r>
                        <w:t>master-pc ~]# iptables -I OUTPUT -o eth0 -d 224.0.0.0/8 -p vrrp -j ACCEPT</w:t>
                      </w:r>
                    </w:p>
                    <w:p w14:paraId="6C7C81BB" w14:textId="4D3927B1" w:rsidR="006D032C" w:rsidRPr="00602CA2" w:rsidRDefault="006D032C" w:rsidP="00C82352">
                      <w:pPr>
                        <w:pStyle w:val="aa"/>
                        <w:ind w:firstLineChars="0" w:firstLine="0"/>
                      </w:pPr>
                      <w:r>
                        <w:t>[root@</w:t>
                      </w:r>
                      <w:r w:rsidRPr="003353A7">
                        <w:t xml:space="preserve"> </w:t>
                      </w:r>
                      <w:r>
                        <w:t>master-pc ~]# service iptables save</w:t>
                      </w:r>
                    </w:p>
                  </w:txbxContent>
                </v:textbox>
                <w10:wrap type="tight"/>
              </v:shape>
            </w:pict>
          </mc:Fallback>
        </mc:AlternateContent>
      </w:r>
      <w:r w:rsidR="00126899">
        <w:rPr>
          <w:rFonts w:hint="eastAsia"/>
        </w:rPr>
        <w:t>配置</w:t>
      </w:r>
      <w:r w:rsidR="00B1126A">
        <w:t>ipt</w:t>
      </w:r>
      <w:r w:rsidR="00126899">
        <w:t>ables</w:t>
      </w:r>
      <w:r w:rsidR="00126899">
        <w:t>规则</w:t>
      </w:r>
      <w:r w:rsidR="003716CB">
        <w:t>，</w:t>
      </w:r>
      <w:r w:rsidR="00680BDF">
        <w:t>配置信息</w:t>
      </w:r>
      <w:r w:rsidR="003716CB">
        <w:t>如下所示</w:t>
      </w:r>
      <w:r w:rsidR="0096277F">
        <w:t>。</w:t>
      </w:r>
    </w:p>
    <w:p w14:paraId="342ED5DE" w14:textId="488DC06D" w:rsidR="00126899" w:rsidRDefault="00E07C3D" w:rsidP="007F0748">
      <w:pPr>
        <w:pStyle w:val="aa"/>
        <w:numPr>
          <w:ilvl w:val="0"/>
          <w:numId w:val="30"/>
        </w:numPr>
        <w:ind w:firstLineChars="0"/>
      </w:pPr>
      <w:r>
        <w:rPr>
          <w:rFonts w:hint="eastAsia"/>
          <w:noProof/>
        </w:rPr>
        <w:lastRenderedPageBreak/>
        <mc:AlternateContent>
          <mc:Choice Requires="wps">
            <w:drawing>
              <wp:anchor distT="0" distB="0" distL="114300" distR="114300" simplePos="0" relativeHeight="251664384" behindDoc="0" locked="0" layoutInCell="1" allowOverlap="1" wp14:anchorId="5C9561A7" wp14:editId="08D2D8F1">
                <wp:simplePos x="0" y="0"/>
                <wp:positionH relativeFrom="column">
                  <wp:posOffset>36195</wp:posOffset>
                </wp:positionH>
                <wp:positionV relativeFrom="paragraph">
                  <wp:posOffset>591337</wp:posOffset>
                </wp:positionV>
                <wp:extent cx="5356225" cy="5029200"/>
                <wp:effectExtent l="0" t="0" r="15875" b="19050"/>
                <wp:wrapTopAndBottom/>
                <wp:docPr id="25" name="文本框 25"/>
                <wp:cNvGraphicFramePr/>
                <a:graphic xmlns:a="http://schemas.openxmlformats.org/drawingml/2006/main">
                  <a:graphicData uri="http://schemas.microsoft.com/office/word/2010/wordprocessingShape">
                    <wps:wsp>
                      <wps:cNvSpPr txBox="1"/>
                      <wps:spPr>
                        <a:xfrm>
                          <a:off x="0" y="0"/>
                          <a:ext cx="5356225" cy="502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D63524" w14:textId="77777777" w:rsidR="006D032C" w:rsidRDefault="006D032C" w:rsidP="004D77F1">
                            <w:r>
                              <w:t>vrrp_script chk_nginx {</w:t>
                            </w:r>
                          </w:p>
                          <w:p w14:paraId="54C17520" w14:textId="7723D18C" w:rsidR="006D032C" w:rsidRDefault="006D032C" w:rsidP="004D77F1">
                            <w:r>
                              <w:t xml:space="preserve">    script "/etc/keepalived/check_nginx.sh" </w:t>
                            </w:r>
                          </w:p>
                          <w:p w14:paraId="1CB73EAB" w14:textId="77777777" w:rsidR="006D032C" w:rsidRDefault="006D032C" w:rsidP="004D77F1">
                            <w:r>
                              <w:t xml:space="preserve">    interval 2 </w:t>
                            </w:r>
                          </w:p>
                          <w:p w14:paraId="3CEBEB21" w14:textId="77777777" w:rsidR="006D032C" w:rsidRDefault="006D032C" w:rsidP="004D77F1">
                            <w:r>
                              <w:t xml:space="preserve">    weight -5 </w:t>
                            </w:r>
                          </w:p>
                          <w:p w14:paraId="41A835FE" w14:textId="77777777" w:rsidR="006D032C" w:rsidRDefault="006D032C" w:rsidP="004D77F1">
                            <w:r>
                              <w:t xml:space="preserve">    fall 3  </w:t>
                            </w:r>
                          </w:p>
                          <w:p w14:paraId="6D2C256A" w14:textId="77777777" w:rsidR="006D032C" w:rsidRDefault="006D032C" w:rsidP="004D77F1">
                            <w:r>
                              <w:t xml:space="preserve">    rise 2 </w:t>
                            </w:r>
                          </w:p>
                          <w:p w14:paraId="2812601B" w14:textId="2BCEBC86" w:rsidR="006D032C" w:rsidRDefault="006D032C" w:rsidP="004D77F1">
                            <w:r>
                              <w:t>}</w:t>
                            </w:r>
                          </w:p>
                          <w:p w14:paraId="63FDAB7F" w14:textId="77777777" w:rsidR="006D032C" w:rsidRDefault="006D032C" w:rsidP="004D77F1">
                            <w:r>
                              <w:t>vrrp_instance VI_1 {</w:t>
                            </w:r>
                          </w:p>
                          <w:p w14:paraId="15A9101D" w14:textId="77777777" w:rsidR="006D032C" w:rsidRDefault="006D032C" w:rsidP="004D77F1">
                            <w:r>
                              <w:t xml:space="preserve">    state MASTER</w:t>
                            </w:r>
                          </w:p>
                          <w:p w14:paraId="11DBEE5F" w14:textId="77777777" w:rsidR="006D032C" w:rsidRDefault="006D032C" w:rsidP="004D77F1">
                            <w:r>
                              <w:t xml:space="preserve">    interface eth0</w:t>
                            </w:r>
                          </w:p>
                          <w:p w14:paraId="3D547114" w14:textId="77777777" w:rsidR="006D032C" w:rsidRDefault="006D032C" w:rsidP="004D77F1">
                            <w:r>
                              <w:t xml:space="preserve">    mcast_src_ip 192.168.9.12</w:t>
                            </w:r>
                          </w:p>
                          <w:p w14:paraId="6B82D970" w14:textId="77777777" w:rsidR="006D032C" w:rsidRDefault="006D032C" w:rsidP="004D77F1">
                            <w:r>
                              <w:t xml:space="preserve">    virtual_router_id 51</w:t>
                            </w:r>
                          </w:p>
                          <w:p w14:paraId="15DCA157" w14:textId="77777777" w:rsidR="006D032C" w:rsidRDefault="006D032C" w:rsidP="004D77F1">
                            <w:r>
                              <w:t xml:space="preserve">    priority 101</w:t>
                            </w:r>
                          </w:p>
                          <w:p w14:paraId="4C263FA0" w14:textId="77777777" w:rsidR="006D032C" w:rsidRDefault="006D032C" w:rsidP="004D77F1">
                            <w:r>
                              <w:t xml:space="preserve">    advert_int 2</w:t>
                            </w:r>
                          </w:p>
                          <w:p w14:paraId="7263BFBA" w14:textId="77777777" w:rsidR="006D032C" w:rsidRDefault="006D032C" w:rsidP="004D77F1">
                            <w:r>
                              <w:t xml:space="preserve">    authentication {</w:t>
                            </w:r>
                          </w:p>
                          <w:p w14:paraId="77BF4445" w14:textId="77777777" w:rsidR="006D032C" w:rsidRDefault="006D032C" w:rsidP="004D77F1">
                            <w:r>
                              <w:t xml:space="preserve">        auth_type PASS</w:t>
                            </w:r>
                          </w:p>
                          <w:p w14:paraId="7FAAF516" w14:textId="77777777" w:rsidR="006D032C" w:rsidRDefault="006D032C" w:rsidP="004D77F1">
                            <w:r>
                              <w:t xml:space="preserve">        auth_pass 1111</w:t>
                            </w:r>
                          </w:p>
                          <w:p w14:paraId="5C894E18" w14:textId="77777777" w:rsidR="006D032C" w:rsidRDefault="006D032C" w:rsidP="004D77F1">
                            <w:r>
                              <w:t xml:space="preserve">    }</w:t>
                            </w:r>
                          </w:p>
                          <w:p w14:paraId="1A85C75D" w14:textId="77777777" w:rsidR="006D032C" w:rsidRDefault="006D032C" w:rsidP="004D77F1">
                            <w:r>
                              <w:t xml:space="preserve">    virtual_ipaddress {</w:t>
                            </w:r>
                          </w:p>
                          <w:p w14:paraId="193DE9B1" w14:textId="77777777" w:rsidR="006D032C" w:rsidRDefault="006D032C" w:rsidP="004D77F1">
                            <w:r>
                              <w:t xml:space="preserve">        192.168.9.3</w:t>
                            </w:r>
                          </w:p>
                          <w:p w14:paraId="773AF9E6" w14:textId="77777777" w:rsidR="006D032C" w:rsidRDefault="006D032C" w:rsidP="004D77F1">
                            <w:r>
                              <w:t xml:space="preserve">    }</w:t>
                            </w:r>
                          </w:p>
                          <w:p w14:paraId="2C91DB26" w14:textId="77777777" w:rsidR="006D032C" w:rsidRDefault="006D032C" w:rsidP="004D77F1">
                            <w:r>
                              <w:t xml:space="preserve">    track_script {</w:t>
                            </w:r>
                          </w:p>
                          <w:p w14:paraId="72911E8A" w14:textId="77777777" w:rsidR="006D032C" w:rsidRDefault="006D032C" w:rsidP="004D77F1">
                            <w:r>
                              <w:t xml:space="preserve">       chk_nginx </w:t>
                            </w:r>
                          </w:p>
                          <w:p w14:paraId="444D76E3" w14:textId="77777777" w:rsidR="006D032C" w:rsidRDefault="006D032C" w:rsidP="004D77F1">
                            <w:r>
                              <w:t xml:space="preserve">    }</w:t>
                            </w:r>
                          </w:p>
                          <w:p w14:paraId="65F00874" w14:textId="504697E9" w:rsidR="006D032C" w:rsidRDefault="006D032C" w:rsidP="004D77F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561A7" id="文本框 25" o:spid="_x0000_s1029" type="#_x0000_t202" style="position:absolute;left:0;text-align:left;margin-left:2.85pt;margin-top:46.55pt;width:421.75pt;height:39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" fillcolor="white [3201]" strokeweight=".5pt">
                <v:textbox>
                  <w:txbxContent>
                    <w:p w14:paraId="20D63524" w14:textId="77777777" w:rsidR="006D032C" w:rsidRDefault="006D032C" w:rsidP="004D77F1">
                      <w:r>
                        <w:t>vrrp_script chk_nginx {</w:t>
                      </w:r>
                    </w:p>
                    <w:p w14:paraId="54C17520" w14:textId="7723D18C" w:rsidR="006D032C" w:rsidRDefault="006D032C" w:rsidP="004D77F1">
                      <w:r>
                        <w:t xml:space="preserve">    script "/etc/keepalived/check_nginx.sh" </w:t>
                      </w:r>
                    </w:p>
                    <w:p w14:paraId="1CB73EAB" w14:textId="77777777" w:rsidR="006D032C" w:rsidRDefault="006D032C" w:rsidP="004D77F1">
                      <w:r>
                        <w:t xml:space="preserve">    interval 2 </w:t>
                      </w:r>
                    </w:p>
                    <w:p w14:paraId="3CEBEB21" w14:textId="77777777" w:rsidR="006D032C" w:rsidRDefault="006D032C" w:rsidP="004D77F1">
                      <w:r>
                        <w:t xml:space="preserve">    weight -5 </w:t>
                      </w:r>
                    </w:p>
                    <w:p w14:paraId="41A835FE" w14:textId="77777777" w:rsidR="006D032C" w:rsidRDefault="006D032C" w:rsidP="004D77F1">
                      <w:r>
                        <w:t xml:space="preserve">    fall 3  </w:t>
                      </w:r>
                    </w:p>
                    <w:p w14:paraId="6D2C256A" w14:textId="77777777" w:rsidR="006D032C" w:rsidRDefault="006D032C" w:rsidP="004D77F1">
                      <w:r>
                        <w:t xml:space="preserve">    rise 2 </w:t>
                      </w:r>
                    </w:p>
                    <w:p w14:paraId="2812601B" w14:textId="2BCEBC86" w:rsidR="006D032C" w:rsidRDefault="006D032C" w:rsidP="004D77F1">
                      <w:r>
                        <w:t>}</w:t>
                      </w:r>
                    </w:p>
                    <w:p w14:paraId="63FDAB7F" w14:textId="77777777" w:rsidR="006D032C" w:rsidRDefault="006D032C" w:rsidP="004D77F1">
                      <w:r>
                        <w:t>vrrp_instance VI_1 {</w:t>
                      </w:r>
                    </w:p>
                    <w:p w14:paraId="15A9101D" w14:textId="77777777" w:rsidR="006D032C" w:rsidRDefault="006D032C" w:rsidP="004D77F1">
                      <w:r>
                        <w:t xml:space="preserve">    state MASTER</w:t>
                      </w:r>
                    </w:p>
                    <w:p w14:paraId="11DBEE5F" w14:textId="77777777" w:rsidR="006D032C" w:rsidRDefault="006D032C" w:rsidP="004D77F1">
                      <w:r>
                        <w:t xml:space="preserve">    interface eth0</w:t>
                      </w:r>
                    </w:p>
                    <w:p w14:paraId="3D547114" w14:textId="77777777" w:rsidR="006D032C" w:rsidRDefault="006D032C" w:rsidP="004D77F1">
                      <w:r>
                        <w:t xml:space="preserve">    mcast_src_ip 192.168.9.12</w:t>
                      </w:r>
                    </w:p>
                    <w:p w14:paraId="6B82D970" w14:textId="77777777" w:rsidR="006D032C" w:rsidRDefault="006D032C" w:rsidP="004D77F1">
                      <w:r>
                        <w:t xml:space="preserve">    virtual_router_id 51</w:t>
                      </w:r>
                    </w:p>
                    <w:p w14:paraId="15DCA157" w14:textId="77777777" w:rsidR="006D032C" w:rsidRDefault="006D032C" w:rsidP="004D77F1">
                      <w:r>
                        <w:t xml:space="preserve">    priority 101</w:t>
                      </w:r>
                    </w:p>
                    <w:p w14:paraId="4C263FA0" w14:textId="77777777" w:rsidR="006D032C" w:rsidRDefault="006D032C" w:rsidP="004D77F1">
                      <w:r>
                        <w:t xml:space="preserve">    advert_int 2</w:t>
                      </w:r>
                    </w:p>
                    <w:p w14:paraId="7263BFBA" w14:textId="77777777" w:rsidR="006D032C" w:rsidRDefault="006D032C" w:rsidP="004D77F1">
                      <w:r>
                        <w:t xml:space="preserve">    authentication {</w:t>
                      </w:r>
                    </w:p>
                    <w:p w14:paraId="77BF4445" w14:textId="77777777" w:rsidR="006D032C" w:rsidRDefault="006D032C" w:rsidP="004D77F1">
                      <w:r>
                        <w:t xml:space="preserve">        auth_type PASS</w:t>
                      </w:r>
                    </w:p>
                    <w:p w14:paraId="7FAAF516" w14:textId="77777777" w:rsidR="006D032C" w:rsidRDefault="006D032C" w:rsidP="004D77F1">
                      <w:r>
                        <w:t xml:space="preserve">        auth_pass 1111</w:t>
                      </w:r>
                    </w:p>
                    <w:p w14:paraId="5C894E18" w14:textId="77777777" w:rsidR="006D032C" w:rsidRDefault="006D032C" w:rsidP="004D77F1">
                      <w:r>
                        <w:t xml:space="preserve">    }</w:t>
                      </w:r>
                    </w:p>
                    <w:p w14:paraId="1A85C75D" w14:textId="77777777" w:rsidR="006D032C" w:rsidRDefault="006D032C" w:rsidP="004D77F1">
                      <w:r>
                        <w:t xml:space="preserve">    virtual_ipaddress {</w:t>
                      </w:r>
                    </w:p>
                    <w:p w14:paraId="193DE9B1" w14:textId="77777777" w:rsidR="006D032C" w:rsidRDefault="006D032C" w:rsidP="004D77F1">
                      <w:r>
                        <w:t xml:space="preserve">        192.168.9.3</w:t>
                      </w:r>
                    </w:p>
                    <w:p w14:paraId="773AF9E6" w14:textId="77777777" w:rsidR="006D032C" w:rsidRDefault="006D032C" w:rsidP="004D77F1">
                      <w:r>
                        <w:t xml:space="preserve">    }</w:t>
                      </w:r>
                    </w:p>
                    <w:p w14:paraId="2C91DB26" w14:textId="77777777" w:rsidR="006D032C" w:rsidRDefault="006D032C" w:rsidP="004D77F1">
                      <w:r>
                        <w:t xml:space="preserve">    track_script {</w:t>
                      </w:r>
                    </w:p>
                    <w:p w14:paraId="72911E8A" w14:textId="77777777" w:rsidR="006D032C" w:rsidRDefault="006D032C" w:rsidP="004D77F1">
                      <w:r>
                        <w:t xml:space="preserve">       chk_nginx </w:t>
                      </w:r>
                    </w:p>
                    <w:p w14:paraId="444D76E3" w14:textId="77777777" w:rsidR="006D032C" w:rsidRDefault="006D032C" w:rsidP="004D77F1">
                      <w:r>
                        <w:t xml:space="preserve">    }</w:t>
                      </w:r>
                    </w:p>
                    <w:p w14:paraId="65F00874" w14:textId="504697E9" w:rsidR="006D032C" w:rsidRDefault="006D032C" w:rsidP="004D77F1">
                      <w:r>
                        <w:t>}</w:t>
                      </w:r>
                    </w:p>
                  </w:txbxContent>
                </v:textbox>
                <w10:wrap type="topAndBottom"/>
              </v:shape>
            </w:pict>
          </mc:Fallback>
        </mc:AlternateContent>
      </w:r>
      <w:r w:rsidR="007F0748">
        <w:rPr>
          <w:rFonts w:hint="eastAsia"/>
        </w:rPr>
        <w:t>配置</w:t>
      </w:r>
      <w:r w:rsidR="007F0748">
        <w:rPr>
          <w:rFonts w:hint="eastAsia"/>
        </w:rPr>
        <w:t>KeepAlived</w:t>
      </w:r>
      <w:r w:rsidR="007F0748">
        <w:rPr>
          <w:rFonts w:hint="eastAsia"/>
        </w:rPr>
        <w:t>配置文件</w:t>
      </w:r>
      <w:r w:rsidR="001849D9">
        <w:rPr>
          <w:rFonts w:hint="eastAsia"/>
        </w:rPr>
        <w:t>，</w:t>
      </w:r>
      <w:r w:rsidR="00CC71A9">
        <w:rPr>
          <w:rFonts w:hint="eastAsia"/>
        </w:rPr>
        <w:t>路径</w:t>
      </w:r>
      <w:r w:rsidR="00904B22">
        <w:rPr>
          <w:rFonts w:hint="eastAsia"/>
        </w:rPr>
        <w:t>位于</w:t>
      </w:r>
      <w:r w:rsidR="00904B22">
        <w:rPr>
          <w:rFonts w:hint="eastAsia"/>
        </w:rPr>
        <w:t>/etc</w:t>
      </w:r>
      <w:r w:rsidR="00904B22">
        <w:t>/keepalived</w:t>
      </w:r>
      <w:r w:rsidR="00904B22">
        <w:t>目录下，</w:t>
      </w:r>
      <w:r w:rsidR="000B15F4">
        <w:t>文件名为</w:t>
      </w:r>
      <w:r w:rsidR="000B15F4">
        <w:rPr>
          <w:rFonts w:hint="eastAsia"/>
        </w:rPr>
        <w:t>keepalived.</w:t>
      </w:r>
      <w:r w:rsidR="000B15F4">
        <w:t>conf</w:t>
      </w:r>
      <w:r w:rsidR="00A91051">
        <w:t>。</w:t>
      </w:r>
      <w:r w:rsidR="001849D9">
        <w:rPr>
          <w:rFonts w:hint="eastAsia"/>
        </w:rPr>
        <w:t>配置信息如下所示</w:t>
      </w:r>
      <w:r w:rsidR="003A63E6">
        <w:rPr>
          <w:rFonts w:hint="eastAsia"/>
        </w:rPr>
        <w:t>。</w:t>
      </w:r>
    </w:p>
    <w:p w14:paraId="1EACE816" w14:textId="1C6D272C" w:rsidR="0055413E" w:rsidRDefault="00E07C3D" w:rsidP="00301A94">
      <w:pPr>
        <w:pStyle w:val="aa"/>
        <w:numPr>
          <w:ilvl w:val="0"/>
          <w:numId w:val="30"/>
        </w:numPr>
        <w:ind w:firstLineChars="0"/>
      </w:pPr>
      <w:r>
        <w:rPr>
          <w:rFonts w:hint="eastAsia"/>
          <w:noProof/>
        </w:rPr>
        <mc:AlternateContent>
          <mc:Choice Requires="wps">
            <w:drawing>
              <wp:anchor distT="0" distB="0" distL="114300" distR="114300" simplePos="0" relativeHeight="251667456" behindDoc="1" locked="0" layoutInCell="1" allowOverlap="1" wp14:anchorId="3FA44FCF" wp14:editId="1BD94F2C">
                <wp:simplePos x="0" y="0"/>
                <wp:positionH relativeFrom="column">
                  <wp:posOffset>3175</wp:posOffset>
                </wp:positionH>
                <wp:positionV relativeFrom="paragraph">
                  <wp:posOffset>5511791</wp:posOffset>
                </wp:positionV>
                <wp:extent cx="5356225" cy="511175"/>
                <wp:effectExtent l="0" t="0" r="15875" b="22225"/>
                <wp:wrapTight wrapText="bothSides">
                  <wp:wrapPolygon edited="0">
                    <wp:start x="0" y="0"/>
                    <wp:lineTo x="0" y="21734"/>
                    <wp:lineTo x="21587" y="21734"/>
                    <wp:lineTo x="21587" y="0"/>
                    <wp:lineTo x="0" y="0"/>
                  </wp:wrapPolygon>
                </wp:wrapTight>
                <wp:docPr id="26" name="文本框 26"/>
                <wp:cNvGraphicFramePr/>
                <a:graphic xmlns:a="http://schemas.openxmlformats.org/drawingml/2006/main">
                  <a:graphicData uri="http://schemas.microsoft.com/office/word/2010/wordprocessingShape">
                    <wps:wsp>
                      <wps:cNvSpPr txBox="1"/>
                      <wps:spPr>
                        <a:xfrm>
                          <a:off x="0" y="0"/>
                          <a:ext cx="5356225" cy="51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3E52" w14:textId="337D3E8F" w:rsidR="006D032C" w:rsidRPr="00D35EBE" w:rsidRDefault="006D032C" w:rsidP="00D35EBE">
                            <w:pPr>
                              <w:rPr>
                                <w:rFonts w:ascii="Times New Roman" w:eastAsia="宋体" w:hAnsi="Times New Roman" w:cs="Times New Roman"/>
                                <w:szCs w:val="24"/>
                              </w:rPr>
                            </w:pPr>
                            <w:r w:rsidRPr="00D35EBE">
                              <w:rPr>
                                <w:rFonts w:ascii="Times New Roman" w:eastAsia="宋体" w:hAnsi="Times New Roman" w:cs="Times New Roman"/>
                                <w:szCs w:val="24"/>
                              </w:rPr>
                              <w:t>[root@</w:t>
                            </w:r>
                            <w:r>
                              <w:rPr>
                                <w:rFonts w:ascii="Times New Roman" w:eastAsia="宋体" w:hAnsi="Times New Roman" w:cs="Times New Roman"/>
                                <w:szCs w:val="24"/>
                              </w:rPr>
                              <w:t>master</w:t>
                            </w:r>
                            <w:r w:rsidRPr="00D35EBE">
                              <w:rPr>
                                <w:rFonts w:ascii="Times New Roman" w:eastAsia="宋体" w:hAnsi="Times New Roman" w:cs="Times New Roman"/>
                                <w:szCs w:val="24"/>
                              </w:rPr>
                              <w:t xml:space="preserve"> ~]# /etc/rc.d/init.d/keepalived start</w:t>
                            </w:r>
                          </w:p>
                          <w:p w14:paraId="2970DF24" w14:textId="284E9DCB" w:rsidR="006D032C" w:rsidRPr="00602CA2" w:rsidRDefault="006D032C" w:rsidP="00D35EBE">
                            <w:r w:rsidRPr="00D35EBE">
                              <w:rPr>
                                <w:rFonts w:ascii="Times New Roman" w:eastAsia="宋体" w:hAnsi="Times New Roman" w:cs="Times New Roman"/>
                                <w:szCs w:val="24"/>
                              </w:rPr>
                              <w:t>Starting keepalived: [ 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44FCF" id="文本框 26" o:spid="_x0000_s1030" type="#_x0000_t202" style="position:absolute;left:0;text-align:left;margin-left:.25pt;margin-top:434pt;width:421.75pt;height:40.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" fillcolor="white [3201]" strokeweight=".5pt">
                <v:textbox>
                  <w:txbxContent>
                    <w:p w14:paraId="1EE73E52" w14:textId="337D3E8F" w:rsidR="006D032C" w:rsidRPr="00D35EBE" w:rsidRDefault="006D032C" w:rsidP="00D35EBE">
                      <w:pPr>
                        <w:rPr>
                          <w:rFonts w:ascii="Times New Roman" w:eastAsia="宋体" w:hAnsi="Times New Roman" w:cs="Times New Roman"/>
                          <w:szCs w:val="24"/>
                        </w:rPr>
                      </w:pPr>
                      <w:r w:rsidRPr="00D35EBE">
                        <w:rPr>
                          <w:rFonts w:ascii="Times New Roman" w:eastAsia="宋体" w:hAnsi="Times New Roman" w:cs="Times New Roman"/>
                          <w:szCs w:val="24"/>
                        </w:rPr>
                        <w:t>[root@</w:t>
                      </w:r>
                      <w:r>
                        <w:rPr>
                          <w:rFonts w:ascii="Times New Roman" w:eastAsia="宋体" w:hAnsi="Times New Roman" w:cs="Times New Roman"/>
                          <w:szCs w:val="24"/>
                        </w:rPr>
                        <w:t>master</w:t>
                      </w:r>
                      <w:r w:rsidRPr="00D35EBE">
                        <w:rPr>
                          <w:rFonts w:ascii="Times New Roman" w:eastAsia="宋体" w:hAnsi="Times New Roman" w:cs="Times New Roman"/>
                          <w:szCs w:val="24"/>
                        </w:rPr>
                        <w:t xml:space="preserve"> ~]# /etc/rc.d/init.d/keepalived start</w:t>
                      </w:r>
                    </w:p>
                    <w:p w14:paraId="2970DF24" w14:textId="284E9DCB" w:rsidR="006D032C" w:rsidRPr="00602CA2" w:rsidRDefault="006D032C" w:rsidP="00D35EBE">
                      <w:r w:rsidRPr="00D35EBE">
                        <w:rPr>
                          <w:rFonts w:ascii="Times New Roman" w:eastAsia="宋体" w:hAnsi="Times New Roman" w:cs="Times New Roman"/>
                          <w:szCs w:val="24"/>
                        </w:rPr>
                        <w:t>Starting keepalived: [ OK ]</w:t>
                      </w:r>
                    </w:p>
                  </w:txbxContent>
                </v:textbox>
                <w10:wrap type="tight"/>
              </v:shape>
            </w:pict>
          </mc:Fallback>
        </mc:AlternateContent>
      </w:r>
      <w:r w:rsidR="006C5239">
        <w:rPr>
          <w:rFonts w:hint="eastAsia"/>
        </w:rPr>
        <w:t>配置完成后，启动</w:t>
      </w:r>
      <w:r w:rsidR="006C5239">
        <w:rPr>
          <w:rFonts w:hint="eastAsia"/>
        </w:rPr>
        <w:t>Keep</w:t>
      </w:r>
      <w:r w:rsidR="006C5239">
        <w:t>Alived</w:t>
      </w:r>
      <w:r w:rsidR="00301A94">
        <w:t>：</w:t>
      </w:r>
    </w:p>
    <w:p w14:paraId="3EE970D6" w14:textId="1762D593" w:rsidR="00EC7958" w:rsidRDefault="00FE3372" w:rsidP="00FE3372">
      <w:pPr>
        <w:pStyle w:val="aa"/>
      </w:pPr>
      <w:r w:rsidRPr="00FE3372">
        <w:rPr>
          <w:rFonts w:hint="eastAsia"/>
        </w:rPr>
        <w:t>此时将会看到</w:t>
      </w:r>
      <w:r>
        <w:rPr>
          <w:rFonts w:hint="eastAsia"/>
        </w:rPr>
        <w:t>KeepAlived</w:t>
      </w:r>
      <w:r>
        <w:rPr>
          <w:rFonts w:hint="eastAsia"/>
        </w:rPr>
        <w:t>相关启动信息，若想关闭</w:t>
      </w:r>
      <w:r>
        <w:rPr>
          <w:rFonts w:hint="eastAsia"/>
        </w:rPr>
        <w:t>KeepAlived</w:t>
      </w:r>
      <w:r>
        <w:rPr>
          <w:rFonts w:hint="eastAsia"/>
        </w:rPr>
        <w:t>或重启</w:t>
      </w:r>
      <w:r>
        <w:rPr>
          <w:rFonts w:hint="eastAsia"/>
        </w:rPr>
        <w:t>KeepAlived</w:t>
      </w:r>
      <w:r>
        <w:rPr>
          <w:rFonts w:hint="eastAsia"/>
        </w:rPr>
        <w:t>，只需将</w:t>
      </w:r>
      <w:r>
        <w:rPr>
          <w:rFonts w:hint="eastAsia"/>
        </w:rPr>
        <w:t>start</w:t>
      </w:r>
      <w:r>
        <w:rPr>
          <w:rFonts w:hint="eastAsia"/>
        </w:rPr>
        <w:t>参数替换成</w:t>
      </w:r>
      <w:r>
        <w:rPr>
          <w:rFonts w:hint="eastAsia"/>
        </w:rPr>
        <w:t>stop</w:t>
      </w:r>
      <w:r>
        <w:rPr>
          <w:rFonts w:hint="eastAsia"/>
        </w:rPr>
        <w:t>或</w:t>
      </w:r>
      <w:r>
        <w:rPr>
          <w:rFonts w:hint="eastAsia"/>
        </w:rPr>
        <w:t>restart</w:t>
      </w:r>
      <w:r>
        <w:rPr>
          <w:rFonts w:hint="eastAsia"/>
        </w:rPr>
        <w:t>即可。</w:t>
      </w:r>
      <w:r w:rsidR="00550466">
        <w:rPr>
          <w:rFonts w:hint="eastAsia"/>
        </w:rPr>
        <w:t>通过命令“</w:t>
      </w:r>
      <w:r w:rsidR="00550466">
        <w:rPr>
          <w:rFonts w:hint="eastAsia"/>
        </w:rPr>
        <w:t>ip</w:t>
      </w:r>
      <w:r w:rsidR="00550466">
        <w:t xml:space="preserve"> addr show eth0</w:t>
      </w:r>
      <w:r w:rsidR="00550466">
        <w:rPr>
          <w:rFonts w:hint="eastAsia"/>
        </w:rPr>
        <w:t>”可以看到相关</w:t>
      </w:r>
      <w:r w:rsidR="00550466">
        <w:rPr>
          <w:rFonts w:hint="eastAsia"/>
        </w:rPr>
        <w:t>VIP</w:t>
      </w:r>
      <w:r w:rsidR="00550466">
        <w:rPr>
          <w:rFonts w:hint="eastAsia"/>
        </w:rPr>
        <w:t>信息，查看</w:t>
      </w:r>
      <w:r w:rsidR="00550466">
        <w:rPr>
          <w:rFonts w:hint="eastAsia"/>
        </w:rPr>
        <w:t>VIP</w:t>
      </w:r>
      <w:r w:rsidR="00550466">
        <w:rPr>
          <w:rFonts w:hint="eastAsia"/>
        </w:rPr>
        <w:t>是否绑定。</w:t>
      </w:r>
      <w:r w:rsidR="003C5190">
        <w:rPr>
          <w:rFonts w:hint="eastAsia"/>
        </w:rPr>
        <w:t>至此，</w:t>
      </w:r>
      <w:r w:rsidR="003C5190">
        <w:rPr>
          <w:rFonts w:hint="eastAsia"/>
        </w:rPr>
        <w:t>KeepAlived</w:t>
      </w:r>
      <w:r w:rsidR="003C5190">
        <w:rPr>
          <w:rFonts w:hint="eastAsia"/>
        </w:rPr>
        <w:t>配置完成。</w:t>
      </w:r>
    </w:p>
    <w:p w14:paraId="4E8A0E61" w14:textId="77777777" w:rsidR="008D3DF0" w:rsidRDefault="008D3DF0" w:rsidP="008D3DF0">
      <w:pPr>
        <w:pStyle w:val="aa"/>
      </w:pPr>
    </w:p>
    <w:p w14:paraId="51DC47A1" w14:textId="5D0E14DA" w:rsidR="00076278" w:rsidRDefault="008D3DF0" w:rsidP="00E01460">
      <w:pPr>
        <w:pStyle w:val="af4"/>
        <w:ind w:right="240"/>
      </w:pPr>
      <w:bookmarkStart w:id="215" w:name="_Toc474308136"/>
      <w:r>
        <w:rPr>
          <w:rFonts w:hint="eastAsia"/>
        </w:rPr>
        <w:t>4.3.2 Redis</w:t>
      </w:r>
      <w:r>
        <w:t xml:space="preserve"> Cluster</w:t>
      </w:r>
      <w:r>
        <w:t>搭建</w:t>
      </w:r>
      <w:bookmarkEnd w:id="215"/>
    </w:p>
    <w:p w14:paraId="72980F26" w14:textId="2708B68D" w:rsidR="008D3DF0" w:rsidRDefault="00A86C2E" w:rsidP="00C52041">
      <w:pPr>
        <w:pStyle w:val="aa"/>
      </w:pPr>
      <w:r>
        <w:t>在</w:t>
      </w:r>
      <w:r>
        <w:rPr>
          <w:rFonts w:hint="eastAsia"/>
        </w:rPr>
        <w:t>Master</w:t>
      </w:r>
      <w:r>
        <w:rPr>
          <w:rFonts w:hint="eastAsia"/>
        </w:rPr>
        <w:t>实例</w:t>
      </w:r>
      <w:r w:rsidR="007A0DA5">
        <w:rPr>
          <w:rFonts w:hint="eastAsia"/>
        </w:rPr>
        <w:t>服务器</w:t>
      </w:r>
      <w:r>
        <w:rPr>
          <w:rFonts w:hint="eastAsia"/>
        </w:rPr>
        <w:t>和</w:t>
      </w:r>
      <w:r>
        <w:rPr>
          <w:rFonts w:hint="eastAsia"/>
        </w:rPr>
        <w:t>Slave</w:t>
      </w:r>
      <w:r>
        <w:rPr>
          <w:rFonts w:hint="eastAsia"/>
        </w:rPr>
        <w:t>实例</w:t>
      </w:r>
      <w:r w:rsidR="004629CF">
        <w:rPr>
          <w:rFonts w:hint="eastAsia"/>
        </w:rPr>
        <w:t>服务器上分别安装</w:t>
      </w:r>
      <w:r w:rsidR="004629CF">
        <w:rPr>
          <w:rFonts w:hint="eastAsia"/>
        </w:rPr>
        <w:t>Redis</w:t>
      </w:r>
      <w:r w:rsidR="004629CF">
        <w:rPr>
          <w:rFonts w:hint="eastAsia"/>
        </w:rPr>
        <w:t>程序</w:t>
      </w:r>
      <w:r w:rsidR="007A0DA5">
        <w:rPr>
          <w:rFonts w:hint="eastAsia"/>
        </w:rPr>
        <w:t>，</w:t>
      </w:r>
      <w:r w:rsidR="00A5501B">
        <w:rPr>
          <w:rFonts w:hint="eastAsia"/>
        </w:rPr>
        <w:t>主要流程如下所示：</w:t>
      </w:r>
    </w:p>
    <w:p w14:paraId="14500C67" w14:textId="6DE66042" w:rsidR="00A5501B" w:rsidRDefault="00000B94" w:rsidP="00000B94">
      <w:pPr>
        <w:pStyle w:val="aa"/>
        <w:numPr>
          <w:ilvl w:val="0"/>
          <w:numId w:val="31"/>
        </w:numPr>
        <w:ind w:firstLineChars="0"/>
      </w:pPr>
      <w:r>
        <w:rPr>
          <w:rFonts w:hint="eastAsia"/>
        </w:rPr>
        <w:lastRenderedPageBreak/>
        <w:t>从</w:t>
      </w:r>
      <w:r>
        <w:rPr>
          <w:rFonts w:hint="eastAsia"/>
        </w:rPr>
        <w:t>Redis</w:t>
      </w:r>
      <w:r>
        <w:rPr>
          <w:rFonts w:hint="eastAsia"/>
        </w:rPr>
        <w:t>官方网站</w:t>
      </w:r>
      <w:r w:rsidR="00FC24F4" w:rsidRPr="00FC24F4">
        <w:rPr>
          <w:vertAlign w:val="superscript"/>
        </w:rPr>
        <w:fldChar w:fldCharType="begin"/>
      </w:r>
      <w:r w:rsidR="00FC24F4" w:rsidRPr="00FC24F4">
        <w:rPr>
          <w:vertAlign w:val="superscript"/>
        </w:rPr>
        <w:instrText xml:space="preserve"> </w:instrText>
      </w:r>
      <w:r w:rsidR="00FC24F4" w:rsidRPr="00FC24F4">
        <w:rPr>
          <w:rFonts w:hint="eastAsia"/>
          <w:vertAlign w:val="superscript"/>
        </w:rPr>
        <w:instrText>NOTEREF _Ref474411624</w:instrText>
      </w:r>
      <w:r w:rsidR="00FC24F4" w:rsidRPr="00FC24F4">
        <w:rPr>
          <w:vertAlign w:val="superscript"/>
        </w:rPr>
        <w:instrText xml:space="preserve"> </w:instrText>
      </w:r>
      <w:r w:rsidR="00FC24F4">
        <w:rPr>
          <w:vertAlign w:val="superscript"/>
        </w:rPr>
        <w:instrText xml:space="preserve"> \* MERGEFORMAT </w:instrText>
      </w:r>
      <w:r w:rsidR="00FC24F4" w:rsidRPr="00FC24F4">
        <w:rPr>
          <w:vertAlign w:val="superscript"/>
        </w:rPr>
        <w:fldChar w:fldCharType="separate"/>
      </w:r>
      <w:r w:rsidR="00FC24F4" w:rsidRPr="00FC24F4">
        <w:rPr>
          <w:vertAlign w:val="superscript"/>
        </w:rPr>
        <w:t>16</w:t>
      </w:r>
      <w:r w:rsidR="00FC24F4" w:rsidRPr="00FC24F4">
        <w:rPr>
          <w:vertAlign w:val="superscript"/>
        </w:rPr>
        <w:fldChar w:fldCharType="end"/>
      </w:r>
      <w:r>
        <w:rPr>
          <w:rFonts w:hint="eastAsia"/>
        </w:rPr>
        <w:t>上下载</w:t>
      </w:r>
      <w:r w:rsidR="000F27FB">
        <w:rPr>
          <w:rFonts w:hint="eastAsia"/>
        </w:rPr>
        <w:t>最新版</w:t>
      </w:r>
      <w:r w:rsidR="000F27FB">
        <w:rPr>
          <w:rFonts w:hint="eastAsia"/>
        </w:rPr>
        <w:t>Redis</w:t>
      </w:r>
      <w:r w:rsidR="000F27FB">
        <w:rPr>
          <w:rFonts w:hint="eastAsia"/>
        </w:rPr>
        <w:t>安装程序。</w:t>
      </w:r>
      <w:r w:rsidR="008D44E0">
        <w:rPr>
          <w:rFonts w:hint="eastAsia"/>
        </w:rPr>
        <w:t>目前稳定版本</w:t>
      </w:r>
      <w:r w:rsidR="00424E89">
        <w:rPr>
          <w:rFonts w:hint="eastAsia"/>
        </w:rPr>
        <w:t>3.2</w:t>
      </w:r>
      <w:r w:rsidR="00424E89">
        <w:rPr>
          <w:rFonts w:hint="eastAsia"/>
        </w:rPr>
        <w:t>。</w:t>
      </w:r>
    </w:p>
    <w:p w14:paraId="4AE53945" w14:textId="55655C2D" w:rsidR="00424E89" w:rsidRDefault="00410D83" w:rsidP="00000B94">
      <w:pPr>
        <w:pStyle w:val="aa"/>
        <w:numPr>
          <w:ilvl w:val="0"/>
          <w:numId w:val="31"/>
        </w:numPr>
        <w:ind w:firstLineChars="0"/>
      </w:pPr>
      <w:r>
        <w:rPr>
          <w:rFonts w:hint="eastAsia"/>
        </w:rPr>
        <w:t>将</w:t>
      </w:r>
      <w:r>
        <w:rPr>
          <w:rFonts w:hint="eastAsia"/>
        </w:rPr>
        <w:t>Redis</w:t>
      </w:r>
      <w:r>
        <w:rPr>
          <w:rFonts w:hint="eastAsia"/>
        </w:rPr>
        <w:t>安装程序通过</w:t>
      </w:r>
      <w:r>
        <w:rPr>
          <w:rFonts w:hint="eastAsia"/>
        </w:rPr>
        <w:t>SCP</w:t>
      </w:r>
      <w:r>
        <w:rPr>
          <w:rFonts w:hint="eastAsia"/>
        </w:rPr>
        <w:t>命令分别部署至</w:t>
      </w:r>
      <w:r>
        <w:rPr>
          <w:rFonts w:hint="eastAsia"/>
        </w:rPr>
        <w:t>Master</w:t>
      </w:r>
      <w:r>
        <w:rPr>
          <w:rFonts w:hint="eastAsia"/>
        </w:rPr>
        <w:t>和</w:t>
      </w:r>
      <w:r>
        <w:rPr>
          <w:rFonts w:hint="eastAsia"/>
        </w:rPr>
        <w:t>Slave</w:t>
      </w:r>
      <w:r>
        <w:rPr>
          <w:rFonts w:hint="eastAsia"/>
        </w:rPr>
        <w:t>实例服务器上（需先开启</w:t>
      </w:r>
      <w:r>
        <w:rPr>
          <w:rFonts w:hint="eastAsia"/>
        </w:rPr>
        <w:t>SSH</w:t>
      </w:r>
      <w:r>
        <w:rPr>
          <w:rFonts w:hint="eastAsia"/>
        </w:rPr>
        <w:t>免密登录）。</w:t>
      </w:r>
    </w:p>
    <w:p w14:paraId="3F066DF5" w14:textId="77777777" w:rsidR="00623D8D" w:rsidRDefault="00B06AA0" w:rsidP="00623D8D">
      <w:pPr>
        <w:pStyle w:val="aa"/>
        <w:numPr>
          <w:ilvl w:val="0"/>
          <w:numId w:val="31"/>
        </w:numPr>
        <w:ind w:firstLineChars="0"/>
      </w:pPr>
      <w:r>
        <w:rPr>
          <w:rFonts w:hint="eastAsia"/>
          <w:noProof/>
        </w:rPr>
        <mc:AlternateContent>
          <mc:Choice Requires="wps">
            <w:drawing>
              <wp:anchor distT="0" distB="0" distL="114300" distR="114300" simplePos="0" relativeHeight="251668480" behindDoc="1" locked="0" layoutInCell="1" allowOverlap="1" wp14:anchorId="5B62E7A3" wp14:editId="7ABF189B">
                <wp:simplePos x="0" y="0"/>
                <wp:positionH relativeFrom="column">
                  <wp:posOffset>2540</wp:posOffset>
                </wp:positionH>
                <wp:positionV relativeFrom="paragraph">
                  <wp:posOffset>330454</wp:posOffset>
                </wp:positionV>
                <wp:extent cx="5356225" cy="718820"/>
                <wp:effectExtent l="0" t="0" r="15875" b="24130"/>
                <wp:wrapTight wrapText="bothSides">
                  <wp:wrapPolygon edited="0">
                    <wp:start x="0" y="0"/>
                    <wp:lineTo x="0" y="21753"/>
                    <wp:lineTo x="21587" y="21753"/>
                    <wp:lineTo x="21587" y="0"/>
                    <wp:lineTo x="0" y="0"/>
                  </wp:wrapPolygon>
                </wp:wrapTight>
                <wp:docPr id="36" name="文本框 36"/>
                <wp:cNvGraphicFramePr/>
                <a:graphic xmlns:a="http://schemas.openxmlformats.org/drawingml/2006/main">
                  <a:graphicData uri="http://schemas.microsoft.com/office/word/2010/wordprocessingShape">
                    <wps:wsp>
                      <wps:cNvSpPr txBox="1"/>
                      <wps:spPr>
                        <a:xfrm>
                          <a:off x="0" y="0"/>
                          <a:ext cx="5356225" cy="718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B2E091" w14:textId="3CE87C55" w:rsidR="006D032C" w:rsidRDefault="006D032C" w:rsidP="00B06AA0">
                            <w:pPr>
                              <w:rPr>
                                <w:rFonts w:ascii="Times New Roman" w:eastAsia="宋体" w:hAnsi="Times New Roman" w:cs="Times New Roman"/>
                                <w:szCs w:val="24"/>
                              </w:rPr>
                            </w:pPr>
                            <w:r>
                              <w:rPr>
                                <w:rFonts w:ascii="Times New Roman" w:eastAsia="宋体" w:hAnsi="Times New Roman" w:cs="Times New Roman"/>
                                <w:szCs w:val="24"/>
                              </w:rPr>
                              <w:t>port 6379</w:t>
                            </w:r>
                          </w:p>
                          <w:p w14:paraId="389B67C3" w14:textId="37073E76" w:rsidR="006D032C" w:rsidRDefault="006D032C" w:rsidP="00B06AA0">
                            <w:pPr>
                              <w:rPr>
                                <w:rFonts w:ascii="Times New Roman" w:eastAsia="宋体" w:hAnsi="Times New Roman" w:cs="Times New Roman"/>
                                <w:szCs w:val="24"/>
                              </w:rPr>
                            </w:pPr>
                            <w:r>
                              <w:rPr>
                                <w:rFonts w:ascii="Times New Roman" w:eastAsia="宋体" w:hAnsi="Times New Roman" w:cs="Times New Roman"/>
                                <w:szCs w:val="24"/>
                              </w:rPr>
                              <w:t>bind 0.0.0.0</w:t>
                            </w:r>
                          </w:p>
                          <w:p w14:paraId="3DF69036" w14:textId="396E645C" w:rsidR="006D032C" w:rsidRPr="00602CA2" w:rsidRDefault="006D032C" w:rsidP="00B06AA0">
                            <w:r>
                              <w:rPr>
                                <w:rFonts w:ascii="Times New Roman" w:eastAsia="宋体" w:hAnsi="Times New Roman" w:cs="Times New Roman"/>
                                <w:szCs w:val="24"/>
                              </w:rPr>
                              <w:t>timeout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7A3" id="文本框 36" o:spid="_x0000_s1031" type="#_x0000_t202" style="position:absolute;left:0;text-align:left;margin-left:.2pt;margin-top:26pt;width:421.75pt;height:56.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" fillcolor="white [3201]" strokeweight=".5pt">
                <v:textbox>
                  <w:txbxContent>
                    <w:p w14:paraId="5DB2E091" w14:textId="3CE87C55" w:rsidR="006D032C" w:rsidRDefault="006D032C" w:rsidP="00B06AA0">
                      <w:pPr>
                        <w:rPr>
                          <w:rFonts w:ascii="Times New Roman" w:eastAsia="宋体" w:hAnsi="Times New Roman" w:cs="Times New Roman"/>
                          <w:szCs w:val="24"/>
                        </w:rPr>
                      </w:pPr>
                      <w:r>
                        <w:rPr>
                          <w:rFonts w:ascii="Times New Roman" w:eastAsia="宋体" w:hAnsi="Times New Roman" w:cs="Times New Roman"/>
                          <w:szCs w:val="24"/>
                        </w:rPr>
                        <w:t>port 6379</w:t>
                      </w:r>
                    </w:p>
                    <w:p w14:paraId="389B67C3" w14:textId="37073E76" w:rsidR="006D032C" w:rsidRDefault="006D032C" w:rsidP="00B06AA0">
                      <w:pPr>
                        <w:rPr>
                          <w:rFonts w:ascii="Times New Roman" w:eastAsia="宋体" w:hAnsi="Times New Roman" w:cs="Times New Roman"/>
                          <w:szCs w:val="24"/>
                        </w:rPr>
                      </w:pPr>
                      <w:r>
                        <w:rPr>
                          <w:rFonts w:ascii="Times New Roman" w:eastAsia="宋体" w:hAnsi="Times New Roman" w:cs="Times New Roman"/>
                          <w:szCs w:val="24"/>
                        </w:rPr>
                        <w:t>bind 0.0.0.0</w:t>
                      </w:r>
                    </w:p>
                    <w:p w14:paraId="3DF69036" w14:textId="396E645C" w:rsidR="006D032C" w:rsidRPr="00602CA2" w:rsidRDefault="006D032C" w:rsidP="00B06AA0">
                      <w:r>
                        <w:rPr>
                          <w:rFonts w:ascii="Times New Roman" w:eastAsia="宋体" w:hAnsi="Times New Roman" w:cs="Times New Roman"/>
                          <w:szCs w:val="24"/>
                        </w:rPr>
                        <w:t>timeout 300</w:t>
                      </w:r>
                    </w:p>
                  </w:txbxContent>
                </v:textbox>
                <w10:wrap type="tight"/>
              </v:shape>
            </w:pict>
          </mc:Fallback>
        </mc:AlternateContent>
      </w:r>
      <w:r w:rsidR="006D58CD">
        <w:rPr>
          <w:rFonts w:hint="eastAsia"/>
        </w:rPr>
        <w:t>在</w:t>
      </w:r>
      <w:r w:rsidR="006D58CD">
        <w:rPr>
          <w:rFonts w:hint="eastAsia"/>
        </w:rPr>
        <w:t>Master</w:t>
      </w:r>
      <w:r w:rsidR="006D58CD">
        <w:rPr>
          <w:rFonts w:hint="eastAsia"/>
        </w:rPr>
        <w:t>实例服务器上，修改</w:t>
      </w:r>
      <w:r w:rsidR="00E37CF1">
        <w:rPr>
          <w:rFonts w:hint="eastAsia"/>
        </w:rPr>
        <w:t>/etc/redis.conf</w:t>
      </w:r>
      <w:r w:rsidR="00E37CF1">
        <w:rPr>
          <w:rFonts w:hint="eastAsia"/>
        </w:rPr>
        <w:t>文件内容</w:t>
      </w:r>
      <w:r w:rsidR="002A2192">
        <w:rPr>
          <w:rFonts w:hint="eastAsia"/>
        </w:rPr>
        <w:t>，具体如下：</w:t>
      </w:r>
    </w:p>
    <w:p w14:paraId="61C31B4A" w14:textId="1D37D139" w:rsidR="00623D8D" w:rsidRDefault="00623D8D" w:rsidP="00623D8D">
      <w:pPr>
        <w:pStyle w:val="aa"/>
        <w:numPr>
          <w:ilvl w:val="0"/>
          <w:numId w:val="31"/>
        </w:numPr>
        <w:ind w:firstLineChars="0"/>
      </w:pPr>
      <w:r>
        <w:rPr>
          <w:rFonts w:hint="eastAsia"/>
          <w:noProof/>
        </w:rPr>
        <mc:AlternateContent>
          <mc:Choice Requires="wps">
            <w:drawing>
              <wp:anchor distT="0" distB="0" distL="114300" distR="114300" simplePos="0" relativeHeight="251669504" behindDoc="1" locked="0" layoutInCell="1" allowOverlap="1" wp14:anchorId="4DE04999" wp14:editId="101FF968">
                <wp:simplePos x="0" y="0"/>
                <wp:positionH relativeFrom="column">
                  <wp:posOffset>2540</wp:posOffset>
                </wp:positionH>
                <wp:positionV relativeFrom="paragraph">
                  <wp:posOffset>405511</wp:posOffset>
                </wp:positionV>
                <wp:extent cx="5356225" cy="914400"/>
                <wp:effectExtent l="0" t="0" r="15875" b="19050"/>
                <wp:wrapTight wrapText="bothSides">
                  <wp:wrapPolygon edited="0">
                    <wp:start x="0" y="0"/>
                    <wp:lineTo x="0" y="21600"/>
                    <wp:lineTo x="21587" y="21600"/>
                    <wp:lineTo x="21587" y="0"/>
                    <wp:lineTo x="0" y="0"/>
                  </wp:wrapPolygon>
                </wp:wrapTight>
                <wp:docPr id="37" name="文本框 37"/>
                <wp:cNvGraphicFramePr/>
                <a:graphic xmlns:a="http://schemas.openxmlformats.org/drawingml/2006/main">
                  <a:graphicData uri="http://schemas.microsoft.com/office/word/2010/wordprocessingShape">
                    <wps:wsp>
                      <wps:cNvSpPr txBox="1"/>
                      <wps:spPr>
                        <a:xfrm>
                          <a:off x="0" y="0"/>
                          <a:ext cx="53562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E04ED2" w14:textId="77777777" w:rsidR="006D032C" w:rsidRDefault="006D032C" w:rsidP="00920738">
                            <w:pPr>
                              <w:rPr>
                                <w:rFonts w:ascii="Times New Roman" w:eastAsia="宋体" w:hAnsi="Times New Roman" w:cs="Times New Roman"/>
                                <w:szCs w:val="24"/>
                              </w:rPr>
                            </w:pPr>
                            <w:r>
                              <w:rPr>
                                <w:rFonts w:ascii="Times New Roman" w:eastAsia="宋体" w:hAnsi="Times New Roman" w:cs="Times New Roman"/>
                                <w:szCs w:val="24"/>
                              </w:rPr>
                              <w:t>port 6379</w:t>
                            </w:r>
                          </w:p>
                          <w:p w14:paraId="143C9134" w14:textId="77777777" w:rsidR="006D032C" w:rsidRDefault="006D032C" w:rsidP="00920738">
                            <w:pPr>
                              <w:rPr>
                                <w:rFonts w:ascii="Times New Roman" w:eastAsia="宋体" w:hAnsi="Times New Roman" w:cs="Times New Roman"/>
                                <w:szCs w:val="24"/>
                              </w:rPr>
                            </w:pPr>
                            <w:r>
                              <w:rPr>
                                <w:rFonts w:ascii="Times New Roman" w:eastAsia="宋体" w:hAnsi="Times New Roman" w:cs="Times New Roman"/>
                                <w:szCs w:val="24"/>
                              </w:rPr>
                              <w:t>bind 0.0.0.0</w:t>
                            </w:r>
                          </w:p>
                          <w:p w14:paraId="729B333B" w14:textId="77777777" w:rsidR="006D032C" w:rsidRDefault="006D032C" w:rsidP="00920738">
                            <w:pPr>
                              <w:rPr>
                                <w:rFonts w:ascii="Times New Roman" w:eastAsia="宋体" w:hAnsi="Times New Roman" w:cs="Times New Roman"/>
                                <w:szCs w:val="24"/>
                              </w:rPr>
                            </w:pPr>
                            <w:r>
                              <w:rPr>
                                <w:rFonts w:ascii="Times New Roman" w:eastAsia="宋体" w:hAnsi="Times New Roman" w:cs="Times New Roman"/>
                                <w:szCs w:val="24"/>
                              </w:rPr>
                              <w:t>timeout 300</w:t>
                            </w:r>
                          </w:p>
                          <w:p w14:paraId="5A4EC7FE" w14:textId="3AF7FD34" w:rsidR="006D032C" w:rsidRPr="00602CA2" w:rsidRDefault="006D032C" w:rsidP="00920738">
                            <w:r>
                              <w:rPr>
                                <w:rFonts w:ascii="Times New Roman" w:eastAsia="宋体" w:hAnsi="Times New Roman" w:cs="Times New Roman"/>
                                <w:szCs w:val="24"/>
                              </w:rPr>
                              <w:t>slaveof 192.168.9.** 6379 // **</w:t>
                            </w:r>
                            <w:r>
                              <w:rPr>
                                <w:rFonts w:ascii="Times New Roman" w:eastAsia="宋体" w:hAnsi="Times New Roman" w:cs="Times New Roman"/>
                                <w:szCs w:val="24"/>
                              </w:rPr>
                              <w:t>表示</w:t>
                            </w:r>
                            <w:r>
                              <w:rPr>
                                <w:rFonts w:ascii="Times New Roman" w:eastAsia="宋体" w:hAnsi="Times New Roman" w:cs="Times New Roman" w:hint="eastAsia"/>
                                <w:szCs w:val="24"/>
                              </w:rPr>
                              <w:t>当前</w:t>
                            </w:r>
                            <w:r>
                              <w:rPr>
                                <w:rFonts w:ascii="Times New Roman" w:eastAsia="宋体" w:hAnsi="Times New Roman" w:cs="Times New Roman"/>
                                <w:szCs w:val="24"/>
                              </w:rPr>
                              <w:t>Master</w:t>
                            </w:r>
                            <w:r>
                              <w:rPr>
                                <w:rFonts w:ascii="Times New Roman" w:eastAsia="宋体" w:hAnsi="Times New Roman" w:cs="Times New Roman"/>
                                <w:szCs w:val="24"/>
                              </w:rPr>
                              <w:t>实例服务器</w:t>
                            </w:r>
                            <w:r>
                              <w:rPr>
                                <w:rFonts w:ascii="Times New Roman" w:eastAsia="宋体" w:hAnsi="Times New Roman" w:cs="Times New Roman" w:hint="eastAsia"/>
                                <w:szCs w:val="24"/>
                              </w:rPr>
                              <w:t>IP</w:t>
                            </w:r>
                            <w:r>
                              <w:rPr>
                                <w:rFonts w:ascii="Times New Roman" w:eastAsia="宋体" w:hAnsi="Times New Roman" w:cs="Times New Roman"/>
                                <w:szCs w:val="24"/>
                              </w:rPr>
                              <w:t>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04999" id="文本框 37" o:spid="_x0000_s1032" type="#_x0000_t202" style="position:absolute;left:0;text-align:left;margin-left:.2pt;margin-top:31.95pt;width:421.75pt;height:1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" fillcolor="white [3201]" strokeweight=".5pt">
                <v:textbox>
                  <w:txbxContent>
                    <w:p w14:paraId="0CE04ED2" w14:textId="77777777" w:rsidR="006D032C" w:rsidRDefault="006D032C" w:rsidP="00920738">
                      <w:pPr>
                        <w:rPr>
                          <w:rFonts w:ascii="Times New Roman" w:eastAsia="宋体" w:hAnsi="Times New Roman" w:cs="Times New Roman"/>
                          <w:szCs w:val="24"/>
                        </w:rPr>
                      </w:pPr>
                      <w:r>
                        <w:rPr>
                          <w:rFonts w:ascii="Times New Roman" w:eastAsia="宋体" w:hAnsi="Times New Roman" w:cs="Times New Roman"/>
                          <w:szCs w:val="24"/>
                        </w:rPr>
                        <w:t>port 6379</w:t>
                      </w:r>
                    </w:p>
                    <w:p w14:paraId="143C9134" w14:textId="77777777" w:rsidR="006D032C" w:rsidRDefault="006D032C" w:rsidP="00920738">
                      <w:pPr>
                        <w:rPr>
                          <w:rFonts w:ascii="Times New Roman" w:eastAsia="宋体" w:hAnsi="Times New Roman" w:cs="Times New Roman"/>
                          <w:szCs w:val="24"/>
                        </w:rPr>
                      </w:pPr>
                      <w:r>
                        <w:rPr>
                          <w:rFonts w:ascii="Times New Roman" w:eastAsia="宋体" w:hAnsi="Times New Roman" w:cs="Times New Roman"/>
                          <w:szCs w:val="24"/>
                        </w:rPr>
                        <w:t>bind 0.0.0.0</w:t>
                      </w:r>
                    </w:p>
                    <w:p w14:paraId="729B333B" w14:textId="77777777" w:rsidR="006D032C" w:rsidRDefault="006D032C" w:rsidP="00920738">
                      <w:pPr>
                        <w:rPr>
                          <w:rFonts w:ascii="Times New Roman" w:eastAsia="宋体" w:hAnsi="Times New Roman" w:cs="Times New Roman"/>
                          <w:szCs w:val="24"/>
                        </w:rPr>
                      </w:pPr>
                      <w:r>
                        <w:rPr>
                          <w:rFonts w:ascii="Times New Roman" w:eastAsia="宋体" w:hAnsi="Times New Roman" w:cs="Times New Roman"/>
                          <w:szCs w:val="24"/>
                        </w:rPr>
                        <w:t>timeout 300</w:t>
                      </w:r>
                    </w:p>
                    <w:p w14:paraId="5A4EC7FE" w14:textId="3AF7FD34" w:rsidR="006D032C" w:rsidRPr="00602CA2" w:rsidRDefault="006D032C" w:rsidP="00920738">
                      <w:r>
                        <w:rPr>
                          <w:rFonts w:ascii="Times New Roman" w:eastAsia="宋体" w:hAnsi="Times New Roman" w:cs="Times New Roman"/>
                          <w:szCs w:val="24"/>
                        </w:rPr>
                        <w:t>slaveof 192.168.9.** 6379 // **</w:t>
                      </w:r>
                      <w:r>
                        <w:rPr>
                          <w:rFonts w:ascii="Times New Roman" w:eastAsia="宋体" w:hAnsi="Times New Roman" w:cs="Times New Roman"/>
                          <w:szCs w:val="24"/>
                        </w:rPr>
                        <w:t>表示</w:t>
                      </w:r>
                      <w:r>
                        <w:rPr>
                          <w:rFonts w:ascii="Times New Roman" w:eastAsia="宋体" w:hAnsi="Times New Roman" w:cs="Times New Roman" w:hint="eastAsia"/>
                          <w:szCs w:val="24"/>
                        </w:rPr>
                        <w:t>当前</w:t>
                      </w:r>
                      <w:r>
                        <w:rPr>
                          <w:rFonts w:ascii="Times New Roman" w:eastAsia="宋体" w:hAnsi="Times New Roman" w:cs="Times New Roman"/>
                          <w:szCs w:val="24"/>
                        </w:rPr>
                        <w:t>Master</w:t>
                      </w:r>
                      <w:r>
                        <w:rPr>
                          <w:rFonts w:ascii="Times New Roman" w:eastAsia="宋体" w:hAnsi="Times New Roman" w:cs="Times New Roman"/>
                          <w:szCs w:val="24"/>
                        </w:rPr>
                        <w:t>实例服务器</w:t>
                      </w:r>
                      <w:r>
                        <w:rPr>
                          <w:rFonts w:ascii="Times New Roman" w:eastAsia="宋体" w:hAnsi="Times New Roman" w:cs="Times New Roman" w:hint="eastAsia"/>
                          <w:szCs w:val="24"/>
                        </w:rPr>
                        <w:t>IP</w:t>
                      </w:r>
                      <w:r>
                        <w:rPr>
                          <w:rFonts w:ascii="Times New Roman" w:eastAsia="宋体" w:hAnsi="Times New Roman" w:cs="Times New Roman"/>
                          <w:szCs w:val="24"/>
                        </w:rPr>
                        <w:t>地址</w:t>
                      </w:r>
                    </w:p>
                  </w:txbxContent>
                </v:textbox>
                <w10:wrap type="tight"/>
              </v:shape>
            </w:pict>
          </mc:Fallback>
        </mc:AlternateContent>
      </w:r>
      <w:r w:rsidR="00027810">
        <w:rPr>
          <w:rFonts w:hint="eastAsia"/>
        </w:rPr>
        <w:t>在</w:t>
      </w:r>
      <w:r w:rsidR="00027810">
        <w:rPr>
          <w:rFonts w:hint="eastAsia"/>
        </w:rPr>
        <w:t>Slave</w:t>
      </w:r>
      <w:r w:rsidR="00027810">
        <w:rPr>
          <w:rFonts w:hint="eastAsia"/>
        </w:rPr>
        <w:t>实例服务器上，修改</w:t>
      </w:r>
      <w:r w:rsidR="00027810">
        <w:rPr>
          <w:rFonts w:hint="eastAsia"/>
        </w:rPr>
        <w:t>/etc/redis.conf</w:t>
      </w:r>
      <w:r w:rsidR="00027810">
        <w:rPr>
          <w:rFonts w:hint="eastAsia"/>
        </w:rPr>
        <w:t>文件内容，具体如下：</w:t>
      </w:r>
    </w:p>
    <w:p w14:paraId="5FA3FA9A" w14:textId="17726E47" w:rsidR="00920738" w:rsidRPr="00C52041" w:rsidRDefault="00623D8D" w:rsidP="00623D8D">
      <w:pPr>
        <w:pStyle w:val="aa"/>
        <w:numPr>
          <w:ilvl w:val="0"/>
          <w:numId w:val="31"/>
        </w:numPr>
        <w:ind w:firstLineChars="0"/>
      </w:pPr>
      <w:r>
        <w:rPr>
          <w:rFonts w:hint="eastAsia"/>
        </w:rPr>
        <w:t>启动</w:t>
      </w:r>
      <w:r>
        <w:rPr>
          <w:rFonts w:hint="eastAsia"/>
        </w:rPr>
        <w:t>Redis</w:t>
      </w:r>
      <w:r>
        <w:rPr>
          <w:rFonts w:hint="eastAsia"/>
        </w:rPr>
        <w:t>服务</w:t>
      </w:r>
      <w:r w:rsidR="00C76234">
        <w:rPr>
          <w:rFonts w:hint="eastAsia"/>
        </w:rPr>
        <w:t>，并</w:t>
      </w:r>
      <w:r w:rsidR="00F40040">
        <w:rPr>
          <w:rFonts w:hint="eastAsia"/>
        </w:rPr>
        <w:t>验证</w:t>
      </w:r>
      <w:r w:rsidR="00C76234">
        <w:rPr>
          <w:rFonts w:hint="eastAsia"/>
        </w:rPr>
        <w:t>是否</w:t>
      </w:r>
      <w:r w:rsidR="00035E5E">
        <w:rPr>
          <w:rFonts w:hint="eastAsia"/>
        </w:rPr>
        <w:t>配置完成。</w:t>
      </w:r>
    </w:p>
    <w:p w14:paraId="67F4374B" w14:textId="4DC799A1" w:rsidR="00B55183" w:rsidRDefault="008D3DF0" w:rsidP="00BE4407">
      <w:pPr>
        <w:pStyle w:val="af4"/>
        <w:ind w:right="240"/>
      </w:pPr>
      <w:bookmarkStart w:id="216" w:name="_Toc474308137"/>
      <w:r>
        <w:rPr>
          <w:rFonts w:hint="eastAsia"/>
        </w:rPr>
        <w:t>4.3.3</w:t>
      </w:r>
      <w:r w:rsidR="00E00157">
        <w:rPr>
          <w:rFonts w:hint="eastAsia"/>
        </w:rPr>
        <w:t xml:space="preserve"> TwemProxy</w:t>
      </w:r>
      <w:r w:rsidR="006E1847">
        <w:rPr>
          <w:rFonts w:hint="eastAsia"/>
        </w:rPr>
        <w:t>配置</w:t>
      </w:r>
      <w:bookmarkEnd w:id="216"/>
    </w:p>
    <w:p w14:paraId="50EA9B87" w14:textId="61306DC9" w:rsidR="008F7A4B" w:rsidRDefault="00880D75" w:rsidP="00A3150A">
      <w:pPr>
        <w:pStyle w:val="aa"/>
      </w:pPr>
      <w:r>
        <w:rPr>
          <w:rFonts w:hint="eastAsia"/>
        </w:rPr>
        <w:t>TwemProxy</w:t>
      </w:r>
      <w:r>
        <w:rPr>
          <w:rFonts w:hint="eastAsia"/>
        </w:rPr>
        <w:t>的安装需要</w:t>
      </w:r>
      <w:r w:rsidR="00554339">
        <w:rPr>
          <w:rFonts w:hint="eastAsia"/>
        </w:rPr>
        <w:t>先完成</w:t>
      </w:r>
      <w:r w:rsidR="00554339">
        <w:rPr>
          <w:rFonts w:hint="eastAsia"/>
        </w:rPr>
        <w:t>Redis</w:t>
      </w:r>
      <w:r w:rsidR="00554339">
        <w:t xml:space="preserve"> Cluster</w:t>
      </w:r>
      <w:r w:rsidR="00C754EC">
        <w:t>的安装</w:t>
      </w:r>
      <w:r w:rsidR="000C419F">
        <w:t>，</w:t>
      </w:r>
      <w:r w:rsidR="000C419F">
        <w:rPr>
          <w:rFonts w:hint="eastAsia"/>
        </w:rPr>
        <w:t>TwemProxy</w:t>
      </w:r>
      <w:r w:rsidR="000C419F">
        <w:rPr>
          <w:rFonts w:hint="eastAsia"/>
        </w:rPr>
        <w:t>安装流程如下所示：</w:t>
      </w:r>
    </w:p>
    <w:p w14:paraId="19F0AEC9" w14:textId="563CA7BE" w:rsidR="000C419F" w:rsidRDefault="008425EA" w:rsidP="008425EA">
      <w:pPr>
        <w:pStyle w:val="aa"/>
        <w:numPr>
          <w:ilvl w:val="0"/>
          <w:numId w:val="32"/>
        </w:numPr>
        <w:ind w:firstLineChars="0"/>
      </w:pPr>
      <w:r>
        <w:rPr>
          <w:rFonts w:hint="eastAsia"/>
        </w:rPr>
        <w:t>从</w:t>
      </w:r>
      <w:r w:rsidR="005108F3">
        <w:rPr>
          <w:rFonts w:hint="eastAsia"/>
        </w:rPr>
        <w:t>官方网站</w:t>
      </w:r>
      <w:r w:rsidR="0087531C">
        <w:rPr>
          <w:rFonts w:hint="eastAsia"/>
        </w:rPr>
        <w:t>下载最新版</w:t>
      </w:r>
      <w:r w:rsidR="0087531C">
        <w:rPr>
          <w:rFonts w:hint="eastAsia"/>
        </w:rPr>
        <w:t>TwemProxy</w:t>
      </w:r>
      <w:r w:rsidR="003C7985">
        <w:rPr>
          <w:rFonts w:hint="eastAsia"/>
        </w:rPr>
        <w:t>安装包，并将安装包通过</w:t>
      </w:r>
      <w:r w:rsidR="003C7985">
        <w:rPr>
          <w:rFonts w:hint="eastAsia"/>
        </w:rPr>
        <w:t>SCP</w:t>
      </w:r>
      <w:r w:rsidR="003C7985">
        <w:rPr>
          <w:rFonts w:hint="eastAsia"/>
        </w:rPr>
        <w:t>命令复制到</w:t>
      </w:r>
      <w:r w:rsidR="003C7985">
        <w:rPr>
          <w:rFonts w:hint="eastAsia"/>
        </w:rPr>
        <w:t>Redis</w:t>
      </w:r>
      <w:r w:rsidR="003C7985">
        <w:rPr>
          <w:rFonts w:hint="eastAsia"/>
        </w:rPr>
        <w:t>的</w:t>
      </w:r>
      <w:r w:rsidR="003C7985">
        <w:rPr>
          <w:rFonts w:hint="eastAsia"/>
        </w:rPr>
        <w:t>Master</w:t>
      </w:r>
      <w:r w:rsidR="003C7985">
        <w:rPr>
          <w:rFonts w:hint="eastAsia"/>
        </w:rPr>
        <w:t>和</w:t>
      </w:r>
      <w:r w:rsidR="003C7985">
        <w:rPr>
          <w:rFonts w:hint="eastAsia"/>
        </w:rPr>
        <w:t>Slave</w:t>
      </w:r>
      <w:r w:rsidR="003C7985">
        <w:rPr>
          <w:rFonts w:hint="eastAsia"/>
        </w:rPr>
        <w:t>实例中。</w:t>
      </w:r>
    </w:p>
    <w:p w14:paraId="416F7FE1" w14:textId="588205A0" w:rsidR="00AD08A3" w:rsidRDefault="00AC4F07" w:rsidP="00127C53">
      <w:pPr>
        <w:pStyle w:val="aa"/>
        <w:numPr>
          <w:ilvl w:val="0"/>
          <w:numId w:val="32"/>
        </w:numPr>
        <w:ind w:firstLineChars="0"/>
      </w:pPr>
      <w:r>
        <w:rPr>
          <w:rFonts w:hint="eastAsia"/>
        </w:rPr>
        <w:t>配置</w:t>
      </w:r>
      <w:r>
        <w:rPr>
          <w:rFonts w:hint="eastAsia"/>
        </w:rPr>
        <w:t>TwemProxy</w:t>
      </w:r>
      <w:r w:rsidR="00AD08A3">
        <w:rPr>
          <w:rFonts w:hint="eastAsia"/>
        </w:rPr>
        <w:t xml:space="preserve"> Master</w:t>
      </w:r>
      <w:r w:rsidR="00D830E1">
        <w:t>与</w:t>
      </w:r>
      <w:r w:rsidR="00D830E1">
        <w:rPr>
          <w:rFonts w:hint="eastAsia"/>
        </w:rPr>
        <w:t>Slave</w:t>
      </w:r>
      <w:r w:rsidR="00215D0C">
        <w:rPr>
          <w:rFonts w:hint="eastAsia"/>
        </w:rPr>
        <w:t>，</w:t>
      </w:r>
      <w:r w:rsidR="00E374DB">
        <w:rPr>
          <w:rFonts w:hint="eastAsia"/>
        </w:rPr>
        <w:t>修改</w:t>
      </w:r>
      <w:r w:rsidR="00E374DB">
        <w:rPr>
          <w:rFonts w:hint="eastAsia"/>
        </w:rPr>
        <w:t>/usr/</w:t>
      </w:r>
      <w:r w:rsidR="00E374DB">
        <w:t>local/twemproxy</w:t>
      </w:r>
      <w:r w:rsidR="00E374DB">
        <w:t>文件夹下的</w:t>
      </w:r>
      <w:r w:rsidR="00E374DB">
        <w:t>nutcracker.yml</w:t>
      </w:r>
      <w:r w:rsidR="00E374DB">
        <w:t>文件</w:t>
      </w:r>
      <w:r w:rsidR="00E6113F">
        <w:t>，修改内容如下</w:t>
      </w:r>
      <w:r w:rsidR="0057206C">
        <w:t>所示。</w:t>
      </w:r>
    </w:p>
    <w:p w14:paraId="0F1EC0B1" w14:textId="33987848" w:rsidR="0057206C" w:rsidRDefault="00BA0180" w:rsidP="00127C53">
      <w:pPr>
        <w:pStyle w:val="aa"/>
        <w:numPr>
          <w:ilvl w:val="0"/>
          <w:numId w:val="32"/>
        </w:numPr>
        <w:ind w:firstLineChars="0"/>
      </w:pPr>
      <w:r>
        <w:rPr>
          <w:rFonts w:hint="eastAsia"/>
        </w:rPr>
        <w:t>使用</w:t>
      </w:r>
      <w:r>
        <w:rPr>
          <w:rFonts w:hint="eastAsia"/>
        </w:rPr>
        <w:t>TwemProxy</w:t>
      </w:r>
      <w:r>
        <w:rPr>
          <w:rFonts w:hint="eastAsia"/>
        </w:rPr>
        <w:t>启动脚本启动</w:t>
      </w:r>
      <w:r>
        <w:rPr>
          <w:rFonts w:hint="eastAsia"/>
        </w:rPr>
        <w:t>TwemProxy</w:t>
      </w:r>
      <w:r>
        <w:t xml:space="preserve"> </w:t>
      </w:r>
      <w:r>
        <w:rPr>
          <w:rFonts w:hint="eastAsia"/>
        </w:rPr>
        <w:t>Master</w:t>
      </w:r>
      <w:r>
        <w:t>与</w:t>
      </w:r>
      <w:r>
        <w:rPr>
          <w:rFonts w:hint="eastAsia"/>
        </w:rPr>
        <w:t>TwemProxy</w:t>
      </w:r>
      <w:r>
        <w:t xml:space="preserve"> Slave</w:t>
      </w:r>
      <w:r w:rsidR="006B3491">
        <w:t>。</w:t>
      </w:r>
    </w:p>
    <w:p w14:paraId="77306428" w14:textId="59CBD2AD" w:rsidR="0057206C" w:rsidRDefault="001C35A5" w:rsidP="00935FB1">
      <w:pPr>
        <w:pStyle w:val="aa"/>
        <w:numPr>
          <w:ilvl w:val="0"/>
          <w:numId w:val="32"/>
        </w:numPr>
        <w:ind w:firstLineChars="0"/>
      </w:pPr>
      <w:r>
        <w:rPr>
          <w:rFonts w:hint="eastAsia"/>
          <w:noProof/>
        </w:rPr>
        <mc:AlternateContent>
          <mc:Choice Requires="wps">
            <w:drawing>
              <wp:anchor distT="0" distB="0" distL="114300" distR="114300" simplePos="0" relativeHeight="251652096" behindDoc="1" locked="0" layoutInCell="1" allowOverlap="1" wp14:anchorId="57D296A2" wp14:editId="35AFD171">
                <wp:simplePos x="0" y="0"/>
                <wp:positionH relativeFrom="column">
                  <wp:posOffset>430</wp:posOffset>
                </wp:positionH>
                <wp:positionV relativeFrom="paragraph">
                  <wp:posOffset>366530</wp:posOffset>
                </wp:positionV>
                <wp:extent cx="5356225" cy="1834515"/>
                <wp:effectExtent l="0" t="0" r="15875" b="13335"/>
                <wp:wrapTight wrapText="bothSides">
                  <wp:wrapPolygon edited="0">
                    <wp:start x="0" y="0"/>
                    <wp:lineTo x="0" y="21533"/>
                    <wp:lineTo x="21587" y="21533"/>
                    <wp:lineTo x="21587" y="0"/>
                    <wp:lineTo x="0" y="0"/>
                  </wp:wrapPolygon>
                </wp:wrapTight>
                <wp:docPr id="39" name="文本框 39"/>
                <wp:cNvGraphicFramePr/>
                <a:graphic xmlns:a="http://schemas.openxmlformats.org/drawingml/2006/main">
                  <a:graphicData uri="http://schemas.microsoft.com/office/word/2010/wordprocessingShape">
                    <wps:wsp>
                      <wps:cNvSpPr txBox="1"/>
                      <wps:spPr>
                        <a:xfrm>
                          <a:off x="0" y="0"/>
                          <a:ext cx="5356225" cy="1834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B5FD37" w14:textId="78D8B2A6" w:rsidR="006D032C" w:rsidRDefault="006D032C" w:rsidP="00E508D9">
                            <w:r>
                              <w:t>R</w:t>
                            </w:r>
                            <w:r>
                              <w:rPr>
                                <w:rFonts w:hint="eastAsia"/>
                              </w:rPr>
                              <w:t>edis</w:t>
                            </w:r>
                            <w:r>
                              <w:t>1:</w:t>
                            </w:r>
                          </w:p>
                          <w:p w14:paraId="50F59818" w14:textId="24E5A83A" w:rsidR="006D032C" w:rsidRDefault="006D032C" w:rsidP="00E508D9">
                            <w:r>
                              <w:t>listen:0.0.0.0:22122  //</w:t>
                            </w:r>
                            <w:r>
                              <w:rPr>
                                <w:rFonts w:hint="eastAsia"/>
                              </w:rPr>
                              <w:t>监听</w:t>
                            </w:r>
                            <w:r>
                              <w:rPr>
                                <w:rFonts w:hint="eastAsia"/>
                              </w:rPr>
                              <w:t>IP</w:t>
                            </w:r>
                            <w:r>
                              <w:t>地址和端口号</w:t>
                            </w:r>
                          </w:p>
                          <w:p w14:paraId="1F9EC614" w14:textId="48593E70" w:rsidR="006D032C" w:rsidRDefault="006D032C" w:rsidP="00E508D9">
                            <w:r>
                              <w:t xml:space="preserve">hash:fnvla_64  </w:t>
                            </w:r>
                            <w:r>
                              <w:rPr>
                                <w:rFonts w:hint="eastAsia"/>
                              </w:rPr>
                              <w:t>//</w:t>
                            </w:r>
                            <w:r>
                              <w:t>指定</w:t>
                            </w:r>
                            <w:r>
                              <w:rPr>
                                <w:rFonts w:hint="eastAsia"/>
                              </w:rPr>
                              <w:t>key</w:t>
                            </w:r>
                            <w:r>
                              <w:t>值的哈希算法</w:t>
                            </w:r>
                          </w:p>
                          <w:p w14:paraId="19738593" w14:textId="0EDB5E26" w:rsidR="006D032C" w:rsidRDefault="006D032C" w:rsidP="00E508D9">
                            <w:r>
                              <w:rPr>
                                <w:rFonts w:hint="eastAsia"/>
                              </w:rPr>
                              <w:t>hash_tag:</w:t>
                            </w:r>
                            <w:r>
                              <w:t xml:space="preserve">”{}”  </w:t>
                            </w:r>
                            <w:r>
                              <w:rPr>
                                <w:rFonts w:hint="eastAsia"/>
                              </w:rPr>
                              <w:t>//</w:t>
                            </w:r>
                            <w:r>
                              <w:t>哈希</w:t>
                            </w:r>
                            <w:r>
                              <w:rPr>
                                <w:rFonts w:hint="eastAsia"/>
                              </w:rPr>
                              <w:t>标签，</w:t>
                            </w:r>
                            <w:r>
                              <w:t>指定计算部分</w:t>
                            </w:r>
                          </w:p>
                          <w:p w14:paraId="05A1E13C" w14:textId="6D3C42BD" w:rsidR="006D032C" w:rsidRDefault="006D032C" w:rsidP="00E508D9">
                            <w:r>
                              <w:rPr>
                                <w:rFonts w:hint="eastAsia"/>
                              </w:rPr>
                              <w:t>dis</w:t>
                            </w:r>
                            <w:r>
                              <w:t>tribution:ketama  //</w:t>
                            </w:r>
                            <w:r>
                              <w:t>一致性哈希算法</w:t>
                            </w:r>
                          </w:p>
                          <w:p w14:paraId="3BD9503C" w14:textId="1BE5B0DE" w:rsidR="006D032C" w:rsidRDefault="006D032C" w:rsidP="00E508D9">
                            <w:r>
                              <w:rPr>
                                <w:rFonts w:hint="eastAsia"/>
                              </w:rPr>
                              <w:t>auto_eject_host</w:t>
                            </w:r>
                            <w:r>
                              <w:t xml:space="preserve">s:true  </w:t>
                            </w:r>
                            <w:r>
                              <w:rPr>
                                <w:rFonts w:hint="eastAsia"/>
                              </w:rPr>
                              <w:t>//</w:t>
                            </w:r>
                            <w:r>
                              <w:t>是否根据</w:t>
                            </w:r>
                            <w:r>
                              <w:rPr>
                                <w:rFonts w:hint="eastAsia"/>
                              </w:rPr>
                              <w:t>server</w:t>
                            </w:r>
                            <w:r>
                              <w:t>的</w:t>
                            </w:r>
                            <w:r>
                              <w:rPr>
                                <w:rFonts w:hint="eastAsia"/>
                              </w:rPr>
                              <w:t>状态重建</w:t>
                            </w:r>
                            <w:r>
                              <w:t>集群</w:t>
                            </w:r>
                          </w:p>
                          <w:p w14:paraId="55BEE5A7" w14:textId="6CF0CAC4" w:rsidR="006D032C" w:rsidRDefault="006D032C" w:rsidP="00E508D9">
                            <w:r>
                              <w:rPr>
                                <w:rFonts w:hint="eastAsia"/>
                              </w:rPr>
                              <w:t>redis:true  //</w:t>
                            </w:r>
                            <w:r>
                              <w:t>指定当前的服务器</w:t>
                            </w:r>
                            <w:r>
                              <w:rPr>
                                <w:rFonts w:hint="eastAsia"/>
                              </w:rPr>
                              <w:t>通讯协议</w:t>
                            </w:r>
                          </w:p>
                          <w:p w14:paraId="0D5C50B3" w14:textId="721BBEEF" w:rsidR="006D032C" w:rsidRDefault="006D032C" w:rsidP="00E508D9">
                            <w:r>
                              <w:t>servers:  //</w:t>
                            </w:r>
                            <w:r>
                              <w:t>配置实例的</w:t>
                            </w:r>
                            <w:r>
                              <w:rPr>
                                <w:rFonts w:hint="eastAsia"/>
                              </w:rPr>
                              <w:t>IP</w:t>
                            </w:r>
                            <w:r>
                              <w:t>地址与端口号</w:t>
                            </w:r>
                            <w:r>
                              <w:rPr>
                                <w:rFonts w:hint="eastAsia"/>
                              </w:rPr>
                              <w:t>以及</w:t>
                            </w:r>
                            <w:r>
                              <w:t>权重</w:t>
                            </w:r>
                          </w:p>
                          <w:p w14:paraId="53F1E839" w14:textId="2C7A86EE" w:rsidR="006D032C" w:rsidRDefault="006D032C" w:rsidP="00074CE4">
                            <w:pPr>
                              <w:pStyle w:val="ac"/>
                              <w:numPr>
                                <w:ilvl w:val="0"/>
                                <w:numId w:val="33"/>
                              </w:numPr>
                              <w:ind w:firstLineChars="0"/>
                            </w:pPr>
                            <w:r>
                              <w:rPr>
                                <w:rFonts w:hint="eastAsia"/>
                              </w:rPr>
                              <w:t>192.168.9.</w:t>
                            </w:r>
                            <w:r>
                              <w:t>12</w:t>
                            </w:r>
                            <w:r>
                              <w:rPr>
                                <w:rFonts w:hint="eastAsia"/>
                              </w:rPr>
                              <w:t>:6379:</w:t>
                            </w:r>
                            <w:r>
                              <w:t xml:space="preserve"> 1 server1</w:t>
                            </w:r>
                          </w:p>
                          <w:p w14:paraId="233BB231" w14:textId="73972170" w:rsidR="006D032C" w:rsidRDefault="006D032C" w:rsidP="00074CE4">
                            <w:pPr>
                              <w:pStyle w:val="ac"/>
                              <w:numPr>
                                <w:ilvl w:val="0"/>
                                <w:numId w:val="33"/>
                              </w:numPr>
                              <w:ind w:firstLineChars="0"/>
                            </w:pPr>
                            <w:r>
                              <w:t>192.168.9.13:6379: 1 server2</w:t>
                            </w:r>
                          </w:p>
                          <w:p w14:paraId="41047589" w14:textId="77777777" w:rsidR="006D032C" w:rsidRDefault="006D032C" w:rsidP="00E508D9"/>
                          <w:p w14:paraId="42D1B377" w14:textId="77777777" w:rsidR="006D032C" w:rsidRPr="00602CA2" w:rsidRDefault="006D032C" w:rsidP="00E508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96A2" id="文本框 39" o:spid="_x0000_s1033" type="#_x0000_t202" style="position:absolute;left:0;text-align:left;margin-left:.05pt;margin-top:28.85pt;width:421.75pt;height:14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" fillcolor="white [3201]" strokeweight=".5pt">
                <v:textbox>
                  <w:txbxContent>
                    <w:p w14:paraId="58B5FD37" w14:textId="78D8B2A6" w:rsidR="006D032C" w:rsidRDefault="006D032C" w:rsidP="00E508D9">
                      <w:r>
                        <w:t>R</w:t>
                      </w:r>
                      <w:r>
                        <w:rPr>
                          <w:rFonts w:hint="eastAsia"/>
                        </w:rPr>
                        <w:t>edis</w:t>
                      </w:r>
                      <w:r>
                        <w:t>1:</w:t>
                      </w:r>
                    </w:p>
                    <w:p w14:paraId="50F59818" w14:textId="24E5A83A" w:rsidR="006D032C" w:rsidRDefault="006D032C" w:rsidP="00E508D9">
                      <w:r>
                        <w:t>listen:0.0.0.0:22122  //</w:t>
                      </w:r>
                      <w:r>
                        <w:rPr>
                          <w:rFonts w:hint="eastAsia"/>
                        </w:rPr>
                        <w:t>监听</w:t>
                      </w:r>
                      <w:r>
                        <w:rPr>
                          <w:rFonts w:hint="eastAsia"/>
                        </w:rPr>
                        <w:t>IP</w:t>
                      </w:r>
                      <w:r>
                        <w:t>地址和端口号</w:t>
                      </w:r>
                    </w:p>
                    <w:p w14:paraId="1F9EC614" w14:textId="48593E70" w:rsidR="006D032C" w:rsidRDefault="006D032C" w:rsidP="00E508D9">
                      <w:r>
                        <w:t xml:space="preserve">hash:fnvla_64  </w:t>
                      </w:r>
                      <w:r>
                        <w:rPr>
                          <w:rFonts w:hint="eastAsia"/>
                        </w:rPr>
                        <w:t>//</w:t>
                      </w:r>
                      <w:r>
                        <w:t>指定</w:t>
                      </w:r>
                      <w:r>
                        <w:rPr>
                          <w:rFonts w:hint="eastAsia"/>
                        </w:rPr>
                        <w:t>key</w:t>
                      </w:r>
                      <w:r>
                        <w:t>值的哈希算法</w:t>
                      </w:r>
                    </w:p>
                    <w:p w14:paraId="19738593" w14:textId="0EDB5E26" w:rsidR="006D032C" w:rsidRDefault="006D032C" w:rsidP="00E508D9">
                      <w:r>
                        <w:rPr>
                          <w:rFonts w:hint="eastAsia"/>
                        </w:rPr>
                        <w:t>hash_tag:</w:t>
                      </w:r>
                      <w:r>
                        <w:t xml:space="preserve">”{}”  </w:t>
                      </w:r>
                      <w:r>
                        <w:rPr>
                          <w:rFonts w:hint="eastAsia"/>
                        </w:rPr>
                        <w:t>//</w:t>
                      </w:r>
                      <w:r>
                        <w:t>哈希</w:t>
                      </w:r>
                      <w:r>
                        <w:rPr>
                          <w:rFonts w:hint="eastAsia"/>
                        </w:rPr>
                        <w:t>标签，</w:t>
                      </w:r>
                      <w:r>
                        <w:t>指定计算部分</w:t>
                      </w:r>
                    </w:p>
                    <w:p w14:paraId="05A1E13C" w14:textId="6D3C42BD" w:rsidR="006D032C" w:rsidRDefault="006D032C" w:rsidP="00E508D9">
                      <w:r>
                        <w:rPr>
                          <w:rFonts w:hint="eastAsia"/>
                        </w:rPr>
                        <w:t>dis</w:t>
                      </w:r>
                      <w:r>
                        <w:t>tribution:ketama  //</w:t>
                      </w:r>
                      <w:r>
                        <w:t>一致性哈希算法</w:t>
                      </w:r>
                    </w:p>
                    <w:p w14:paraId="3BD9503C" w14:textId="1BE5B0DE" w:rsidR="006D032C" w:rsidRDefault="006D032C" w:rsidP="00E508D9">
                      <w:r>
                        <w:rPr>
                          <w:rFonts w:hint="eastAsia"/>
                        </w:rPr>
                        <w:t>auto_eject_host</w:t>
                      </w:r>
                      <w:r>
                        <w:t xml:space="preserve">s:true  </w:t>
                      </w:r>
                      <w:r>
                        <w:rPr>
                          <w:rFonts w:hint="eastAsia"/>
                        </w:rPr>
                        <w:t>//</w:t>
                      </w:r>
                      <w:r>
                        <w:t>是否根据</w:t>
                      </w:r>
                      <w:r>
                        <w:rPr>
                          <w:rFonts w:hint="eastAsia"/>
                        </w:rPr>
                        <w:t>server</w:t>
                      </w:r>
                      <w:r>
                        <w:t>的</w:t>
                      </w:r>
                      <w:r>
                        <w:rPr>
                          <w:rFonts w:hint="eastAsia"/>
                        </w:rPr>
                        <w:t>状态重建</w:t>
                      </w:r>
                      <w:r>
                        <w:t>集群</w:t>
                      </w:r>
                    </w:p>
                    <w:p w14:paraId="55BEE5A7" w14:textId="6CF0CAC4" w:rsidR="006D032C" w:rsidRDefault="006D032C" w:rsidP="00E508D9">
                      <w:r>
                        <w:rPr>
                          <w:rFonts w:hint="eastAsia"/>
                        </w:rPr>
                        <w:t>redis:true  //</w:t>
                      </w:r>
                      <w:r>
                        <w:t>指定当前的服务器</w:t>
                      </w:r>
                      <w:r>
                        <w:rPr>
                          <w:rFonts w:hint="eastAsia"/>
                        </w:rPr>
                        <w:t>通讯协议</w:t>
                      </w:r>
                    </w:p>
                    <w:p w14:paraId="0D5C50B3" w14:textId="721BBEEF" w:rsidR="006D032C" w:rsidRDefault="006D032C" w:rsidP="00E508D9">
                      <w:r>
                        <w:t>servers:  //</w:t>
                      </w:r>
                      <w:r>
                        <w:t>配置实例的</w:t>
                      </w:r>
                      <w:r>
                        <w:rPr>
                          <w:rFonts w:hint="eastAsia"/>
                        </w:rPr>
                        <w:t>IP</w:t>
                      </w:r>
                      <w:r>
                        <w:t>地址与端口号</w:t>
                      </w:r>
                      <w:r>
                        <w:rPr>
                          <w:rFonts w:hint="eastAsia"/>
                        </w:rPr>
                        <w:t>以及</w:t>
                      </w:r>
                      <w:r>
                        <w:t>权重</w:t>
                      </w:r>
                    </w:p>
                    <w:p w14:paraId="53F1E839" w14:textId="2C7A86EE" w:rsidR="006D032C" w:rsidRDefault="006D032C" w:rsidP="00074CE4">
                      <w:pPr>
                        <w:pStyle w:val="ac"/>
                        <w:numPr>
                          <w:ilvl w:val="0"/>
                          <w:numId w:val="33"/>
                        </w:numPr>
                        <w:ind w:firstLineChars="0"/>
                      </w:pPr>
                      <w:r>
                        <w:rPr>
                          <w:rFonts w:hint="eastAsia"/>
                        </w:rPr>
                        <w:t>192.168.9.</w:t>
                      </w:r>
                      <w:r>
                        <w:t>12</w:t>
                      </w:r>
                      <w:r>
                        <w:rPr>
                          <w:rFonts w:hint="eastAsia"/>
                        </w:rPr>
                        <w:t>:6379:</w:t>
                      </w:r>
                      <w:r>
                        <w:t xml:space="preserve"> 1 server1</w:t>
                      </w:r>
                    </w:p>
                    <w:p w14:paraId="233BB231" w14:textId="73972170" w:rsidR="006D032C" w:rsidRDefault="006D032C" w:rsidP="00074CE4">
                      <w:pPr>
                        <w:pStyle w:val="ac"/>
                        <w:numPr>
                          <w:ilvl w:val="0"/>
                          <w:numId w:val="33"/>
                        </w:numPr>
                        <w:ind w:firstLineChars="0"/>
                      </w:pPr>
                      <w:r>
                        <w:t>192.168.9.13:6379: 1 server2</w:t>
                      </w:r>
                    </w:p>
                    <w:p w14:paraId="41047589" w14:textId="77777777" w:rsidR="006D032C" w:rsidRDefault="006D032C" w:rsidP="00E508D9"/>
                    <w:p w14:paraId="42D1B377" w14:textId="77777777" w:rsidR="006D032C" w:rsidRPr="00602CA2" w:rsidRDefault="006D032C" w:rsidP="00E508D9"/>
                  </w:txbxContent>
                </v:textbox>
                <w10:wrap type="tight"/>
              </v:shape>
            </w:pict>
          </mc:Fallback>
        </mc:AlternateContent>
      </w:r>
      <w:r w:rsidR="00185EF8">
        <w:t>测试</w:t>
      </w:r>
      <w:r w:rsidR="00185EF8">
        <w:t>Redis</w:t>
      </w:r>
      <w:r w:rsidR="00185EF8">
        <w:t>服务是否正常。</w:t>
      </w:r>
    </w:p>
    <w:p w14:paraId="2CFC5464" w14:textId="3EC2FF60" w:rsidR="001C35A5" w:rsidRDefault="001C35A5" w:rsidP="001C35A5">
      <w:pPr>
        <w:pStyle w:val="aa"/>
        <w:ind w:left="480" w:firstLineChars="0" w:firstLine="0"/>
      </w:pPr>
    </w:p>
    <w:p w14:paraId="2DC3A7FD" w14:textId="60B412BC" w:rsidR="0011418B" w:rsidRDefault="002355AE" w:rsidP="00B17C77">
      <w:pPr>
        <w:pStyle w:val="ad"/>
        <w:ind w:right="240"/>
      </w:pPr>
      <w:bookmarkStart w:id="217" w:name="_Toc474308138"/>
      <w:r>
        <w:rPr>
          <w:rFonts w:hint="eastAsia"/>
        </w:rPr>
        <w:lastRenderedPageBreak/>
        <w:t>4.4</w:t>
      </w:r>
      <w:r w:rsidR="00B17C77">
        <w:t xml:space="preserve"> </w:t>
      </w:r>
      <w:r w:rsidR="00EF54B5">
        <w:rPr>
          <w:rFonts w:hint="eastAsia"/>
        </w:rPr>
        <w:t>HBase</w:t>
      </w:r>
      <w:r w:rsidR="00EF54B5">
        <w:rPr>
          <w:rFonts w:hint="eastAsia"/>
        </w:rPr>
        <w:t>与缓存</w:t>
      </w:r>
      <w:r w:rsidR="001F4E71">
        <w:rPr>
          <w:rFonts w:hint="eastAsia"/>
        </w:rPr>
        <w:t>的</w:t>
      </w:r>
      <w:r w:rsidR="00EF54B5">
        <w:rPr>
          <w:rFonts w:hint="eastAsia"/>
        </w:rPr>
        <w:t>交互</w:t>
      </w:r>
      <w:bookmarkEnd w:id="217"/>
    </w:p>
    <w:p w14:paraId="094D5F6F" w14:textId="6984B275" w:rsidR="001A4B2F" w:rsidRDefault="001A4B2F" w:rsidP="005C4BBF">
      <w:pPr>
        <w:pStyle w:val="af4"/>
        <w:ind w:right="240"/>
      </w:pPr>
      <w:bookmarkStart w:id="218" w:name="_Toc474308139"/>
      <w:r>
        <w:rPr>
          <w:rFonts w:hint="eastAsia"/>
        </w:rPr>
        <w:t xml:space="preserve">4.4.1 </w:t>
      </w:r>
      <w:r>
        <w:rPr>
          <w:rFonts w:hint="eastAsia"/>
        </w:rPr>
        <w:t>本地缓存</w:t>
      </w:r>
      <w:bookmarkEnd w:id="218"/>
    </w:p>
    <w:p w14:paraId="2C26248A" w14:textId="23FF336B" w:rsidR="001A4B2F" w:rsidRDefault="00A25B24" w:rsidP="00A25B24">
      <w:pPr>
        <w:pStyle w:val="aa"/>
      </w:pPr>
      <w:r>
        <w:rPr>
          <w:rFonts w:hint="eastAsia"/>
        </w:rPr>
        <w:t>在</w:t>
      </w:r>
      <w:r w:rsidR="00BA11C4" w:rsidRPr="00BA11C4">
        <w:rPr>
          <w:rFonts w:hint="eastAsia"/>
        </w:rPr>
        <w:t>交通流数据</w:t>
      </w:r>
      <w:r w:rsidR="00BA11C4">
        <w:rPr>
          <w:rFonts w:hint="eastAsia"/>
        </w:rPr>
        <w:t>中，有一类数据</w:t>
      </w:r>
      <w:r w:rsidR="00B20FEF">
        <w:rPr>
          <w:rFonts w:hint="eastAsia"/>
        </w:rPr>
        <w:t>，如</w:t>
      </w:r>
      <w:r w:rsidR="00724BA9">
        <w:rPr>
          <w:rFonts w:hint="eastAsia"/>
        </w:rPr>
        <w:t>国家标准</w:t>
      </w:r>
      <w:r w:rsidR="00AE76AD">
        <w:rPr>
          <w:rFonts w:hint="eastAsia"/>
        </w:rPr>
        <w:t>车牌类型</w:t>
      </w:r>
      <w:r w:rsidR="00ED54BB">
        <w:rPr>
          <w:rFonts w:hint="eastAsia"/>
        </w:rPr>
        <w:t>数据</w:t>
      </w:r>
      <w:r w:rsidR="00EF6981">
        <w:rPr>
          <w:rFonts w:hint="eastAsia"/>
        </w:rPr>
        <w:t>等，具有访问频率高</w:t>
      </w:r>
      <w:r w:rsidR="00605040">
        <w:rPr>
          <w:rFonts w:hint="eastAsia"/>
        </w:rPr>
        <w:t>、</w:t>
      </w:r>
      <w:r w:rsidR="00DA558D">
        <w:rPr>
          <w:rFonts w:hint="eastAsia"/>
        </w:rPr>
        <w:t>数据量较小等特点，对于这类数据，</w:t>
      </w:r>
      <w:r w:rsidR="00DA558D" w:rsidRPr="00DA558D">
        <w:rPr>
          <w:rFonts w:hint="eastAsia"/>
        </w:rPr>
        <w:t>交通流数据实时存储与查询系统</w:t>
      </w:r>
      <w:r w:rsidR="00DA558D">
        <w:rPr>
          <w:rFonts w:hint="eastAsia"/>
        </w:rPr>
        <w:t>提供了一种可配置开放的本地缓存（</w:t>
      </w:r>
      <w:r w:rsidR="00DA558D">
        <w:rPr>
          <w:rFonts w:hint="eastAsia"/>
        </w:rPr>
        <w:t>Local</w:t>
      </w:r>
      <w:r w:rsidR="00DA558D">
        <w:t xml:space="preserve"> Cache</w:t>
      </w:r>
      <w:r w:rsidR="00DA558D">
        <w:rPr>
          <w:rFonts w:hint="eastAsia"/>
        </w:rPr>
        <w:t>）策略。</w:t>
      </w:r>
      <w:r w:rsidR="00493E8E">
        <w:rPr>
          <w:rFonts w:hint="eastAsia"/>
        </w:rPr>
        <w:t>区别于</w:t>
      </w:r>
      <w:r w:rsidR="00493E8E">
        <w:rPr>
          <w:rFonts w:hint="eastAsia"/>
        </w:rPr>
        <w:t>Redis</w:t>
      </w:r>
      <w:r w:rsidR="0034387E">
        <w:rPr>
          <w:rFonts w:hint="eastAsia"/>
        </w:rPr>
        <w:t>集群</w:t>
      </w:r>
      <w:r w:rsidR="00493E8E">
        <w:rPr>
          <w:rFonts w:hint="eastAsia"/>
        </w:rPr>
        <w:t>服务器，</w:t>
      </w:r>
      <w:r w:rsidR="00BB1F84">
        <w:rPr>
          <w:rFonts w:hint="eastAsia"/>
        </w:rPr>
        <w:t>本地缓存仅保存小数据量的数据，且该数据热度</w:t>
      </w:r>
      <w:r w:rsidR="00700407">
        <w:rPr>
          <w:rFonts w:hint="eastAsia"/>
        </w:rPr>
        <w:t>值较大</w:t>
      </w:r>
      <w:r w:rsidR="00581CF1">
        <w:rPr>
          <w:rFonts w:hint="eastAsia"/>
        </w:rPr>
        <w:t>。</w:t>
      </w:r>
      <w:r w:rsidR="00CF7FB0">
        <w:rPr>
          <w:rFonts w:hint="eastAsia"/>
        </w:rPr>
        <w:t>当客户端发起数据查询请求时，若配置开放了本地缓存，则会优先进入本地缓存检索。</w:t>
      </w:r>
      <w:r w:rsidR="00EF6923">
        <w:rPr>
          <w:rFonts w:hint="eastAsia"/>
        </w:rPr>
        <w:t>由于本地缓存仅在当前</w:t>
      </w:r>
      <w:r w:rsidR="00A004F9">
        <w:rPr>
          <w:rFonts w:hint="eastAsia"/>
        </w:rPr>
        <w:t>服务器保存，不涉及分布式集群</w:t>
      </w:r>
      <w:r w:rsidR="00042095">
        <w:rPr>
          <w:rFonts w:hint="eastAsia"/>
        </w:rPr>
        <w:t>管理，因此，性能和查询效率较高</w:t>
      </w:r>
      <w:r w:rsidR="00885007">
        <w:rPr>
          <w:rFonts w:hint="eastAsia"/>
        </w:rPr>
        <w:t>。</w:t>
      </w:r>
    </w:p>
    <w:p w14:paraId="79247491" w14:textId="6560B2C5" w:rsidR="007E6EF5" w:rsidRDefault="000E1541" w:rsidP="00A25B24">
      <w:pPr>
        <w:pStyle w:val="aa"/>
      </w:pPr>
      <w:r>
        <w:rPr>
          <w:rFonts w:hint="eastAsia"/>
          <w:noProof/>
        </w:rPr>
        <mc:AlternateContent>
          <mc:Choice Requires="wps">
            <w:drawing>
              <wp:anchor distT="0" distB="0" distL="114300" distR="114300" simplePos="0" relativeHeight="251653120" behindDoc="1" locked="0" layoutInCell="1" allowOverlap="1" wp14:anchorId="75B8CE1D" wp14:editId="35029A8B">
                <wp:simplePos x="0" y="0"/>
                <wp:positionH relativeFrom="column">
                  <wp:posOffset>-15240</wp:posOffset>
                </wp:positionH>
                <wp:positionV relativeFrom="paragraph">
                  <wp:posOffset>668870</wp:posOffset>
                </wp:positionV>
                <wp:extent cx="5417820" cy="1501775"/>
                <wp:effectExtent l="0" t="0" r="11430" b="22225"/>
                <wp:wrapTight wrapText="bothSides">
                  <wp:wrapPolygon edited="0">
                    <wp:start x="0" y="0"/>
                    <wp:lineTo x="0" y="21646"/>
                    <wp:lineTo x="21570" y="21646"/>
                    <wp:lineTo x="21570" y="0"/>
                    <wp:lineTo x="0" y="0"/>
                  </wp:wrapPolygon>
                </wp:wrapTight>
                <wp:docPr id="15" name="文本框 15"/>
                <wp:cNvGraphicFramePr/>
                <a:graphic xmlns:a="http://schemas.openxmlformats.org/drawingml/2006/main">
                  <a:graphicData uri="http://schemas.microsoft.com/office/word/2010/wordprocessingShape">
                    <wps:wsp>
                      <wps:cNvSpPr txBox="1"/>
                      <wps:spPr>
                        <a:xfrm>
                          <a:off x="0" y="0"/>
                          <a:ext cx="5417820" cy="150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775DD0" w14:textId="3923FCED" w:rsidR="006D032C" w:rsidRDefault="006D032C" w:rsidP="000E1541">
                            <w:pPr>
                              <w:pStyle w:val="aa"/>
                              <w:ind w:firstLineChars="0" w:firstLine="0"/>
                            </w:pPr>
                            <w:r>
                              <w:t>public class Node {</w:t>
                            </w:r>
                          </w:p>
                          <w:p w14:paraId="0FA50794" w14:textId="5697AF7D" w:rsidR="006D032C" w:rsidRDefault="006D032C" w:rsidP="000E1541">
                            <w:pPr>
                              <w:pStyle w:val="aa"/>
                            </w:pPr>
                            <w:r>
                              <w:t>private Object key; //</w:t>
                            </w:r>
                            <w:r>
                              <w:t>键</w:t>
                            </w:r>
                          </w:p>
                          <w:p w14:paraId="4F5B6AE0" w14:textId="3720D5A5" w:rsidR="006D032C" w:rsidRDefault="006D032C" w:rsidP="000E1541">
                            <w:pPr>
                              <w:pStyle w:val="aa"/>
                            </w:pPr>
                            <w:r>
                              <w:t>private Object val; //</w:t>
                            </w:r>
                            <w:r>
                              <w:t>值</w:t>
                            </w:r>
                          </w:p>
                          <w:p w14:paraId="379B9B40" w14:textId="011FFC94" w:rsidR="006D032C" w:rsidRDefault="006D032C" w:rsidP="000E1541">
                            <w:pPr>
                              <w:pStyle w:val="aa"/>
                            </w:pPr>
                            <w:r>
                              <w:rPr>
                                <w:rFonts w:hint="eastAsia"/>
                              </w:rPr>
                              <w:t>private long expeireTime; //</w:t>
                            </w:r>
                            <w:r>
                              <w:rPr>
                                <w:rFonts w:hint="eastAsia"/>
                              </w:rPr>
                              <w:t>过期时间</w:t>
                            </w:r>
                          </w:p>
                          <w:p w14:paraId="3BD0DF1D" w14:textId="181F840B" w:rsidR="006D032C" w:rsidRDefault="006D032C" w:rsidP="000E1541">
                            <w:pPr>
                              <w:pStyle w:val="aa"/>
                            </w:pPr>
                            <w:r>
                              <w:rPr>
                                <w:rFonts w:hint="eastAsia"/>
                              </w:rPr>
                              <w:t>//</w:t>
                            </w:r>
                            <w:r>
                              <w:t>省略</w:t>
                            </w:r>
                            <w:r>
                              <w:rPr>
                                <w:rFonts w:hint="eastAsia"/>
                              </w:rPr>
                              <w:t>GET/SET</w:t>
                            </w:r>
                            <w:r>
                              <w:t>方法</w:t>
                            </w:r>
                          </w:p>
                          <w:p w14:paraId="43296E24" w14:textId="277333A5" w:rsidR="006D032C" w:rsidRPr="00602CA2" w:rsidRDefault="006D032C" w:rsidP="000E1541">
                            <w:pPr>
                              <w:pStyle w:val="aa"/>
                              <w:ind w:firstLineChars="0" w:firstLine="0"/>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CE1D" id="文本框 15" o:spid="_x0000_s1034" type="#_x0000_t202" style="position:absolute;left:0;text-align:left;margin-left:-1.2pt;margin-top:52.65pt;width:426.6pt;height:1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" fillcolor="white [3201]" strokeweight=".5pt">
                <v:textbox>
                  <w:txbxContent>
                    <w:p w14:paraId="25775DD0" w14:textId="3923FCED" w:rsidR="006D032C" w:rsidRDefault="006D032C" w:rsidP="000E1541">
                      <w:pPr>
                        <w:pStyle w:val="aa"/>
                        <w:ind w:firstLineChars="0" w:firstLine="0"/>
                      </w:pPr>
                      <w:r>
                        <w:t>public class Node {</w:t>
                      </w:r>
                    </w:p>
                    <w:p w14:paraId="0FA50794" w14:textId="5697AF7D" w:rsidR="006D032C" w:rsidRDefault="006D032C" w:rsidP="000E1541">
                      <w:pPr>
                        <w:pStyle w:val="aa"/>
                      </w:pPr>
                      <w:r>
                        <w:t>private Object key; //</w:t>
                      </w:r>
                      <w:r>
                        <w:t>键</w:t>
                      </w:r>
                    </w:p>
                    <w:p w14:paraId="4F5B6AE0" w14:textId="3720D5A5" w:rsidR="006D032C" w:rsidRDefault="006D032C" w:rsidP="000E1541">
                      <w:pPr>
                        <w:pStyle w:val="aa"/>
                      </w:pPr>
                      <w:r>
                        <w:t>private Object val; //</w:t>
                      </w:r>
                      <w:r>
                        <w:t>值</w:t>
                      </w:r>
                    </w:p>
                    <w:p w14:paraId="379B9B40" w14:textId="011FFC94" w:rsidR="006D032C" w:rsidRDefault="006D032C" w:rsidP="000E1541">
                      <w:pPr>
                        <w:pStyle w:val="aa"/>
                      </w:pPr>
                      <w:r>
                        <w:rPr>
                          <w:rFonts w:hint="eastAsia"/>
                        </w:rPr>
                        <w:t>private long expeireTime; //</w:t>
                      </w:r>
                      <w:r>
                        <w:rPr>
                          <w:rFonts w:hint="eastAsia"/>
                        </w:rPr>
                        <w:t>过期时间</w:t>
                      </w:r>
                    </w:p>
                    <w:p w14:paraId="3BD0DF1D" w14:textId="181F840B" w:rsidR="006D032C" w:rsidRDefault="006D032C" w:rsidP="000E1541">
                      <w:pPr>
                        <w:pStyle w:val="aa"/>
                      </w:pPr>
                      <w:r>
                        <w:rPr>
                          <w:rFonts w:hint="eastAsia"/>
                        </w:rPr>
                        <w:t>//</w:t>
                      </w:r>
                      <w:r>
                        <w:t>省略</w:t>
                      </w:r>
                      <w:r>
                        <w:rPr>
                          <w:rFonts w:hint="eastAsia"/>
                        </w:rPr>
                        <w:t>GET/SET</w:t>
                      </w:r>
                      <w:r>
                        <w:t>方法</w:t>
                      </w:r>
                    </w:p>
                    <w:p w14:paraId="43296E24" w14:textId="277333A5" w:rsidR="006D032C" w:rsidRPr="00602CA2" w:rsidRDefault="006D032C" w:rsidP="000E1541">
                      <w:pPr>
                        <w:pStyle w:val="aa"/>
                        <w:ind w:firstLineChars="0" w:firstLine="0"/>
                      </w:pPr>
                      <w:r>
                        <w:rPr>
                          <w:rFonts w:hint="eastAsia"/>
                        </w:rPr>
                        <w:t>}</w:t>
                      </w:r>
                    </w:p>
                  </w:txbxContent>
                </v:textbox>
                <w10:wrap type="tight"/>
              </v:shape>
            </w:pict>
          </mc:Fallback>
        </mc:AlternateContent>
      </w:r>
      <w:r w:rsidR="003310B1">
        <w:rPr>
          <w:rFonts w:hint="eastAsia"/>
        </w:rPr>
        <w:t>定义一个</w:t>
      </w:r>
      <w:r w:rsidR="003310B1">
        <w:rPr>
          <w:rFonts w:hint="eastAsia"/>
        </w:rPr>
        <w:t>Node</w:t>
      </w:r>
      <w:r w:rsidR="003310B1">
        <w:rPr>
          <w:rFonts w:hint="eastAsia"/>
        </w:rPr>
        <w:t>节点</w:t>
      </w:r>
      <w:r w:rsidR="00FA4DAD">
        <w:rPr>
          <w:rFonts w:hint="eastAsia"/>
        </w:rPr>
        <w:t>类</w:t>
      </w:r>
      <w:r w:rsidR="003310B1">
        <w:rPr>
          <w:rFonts w:hint="eastAsia"/>
        </w:rPr>
        <w:t>，</w:t>
      </w:r>
      <w:r w:rsidR="00FA4DAD">
        <w:rPr>
          <w:rFonts w:hint="eastAsia"/>
        </w:rPr>
        <w:t>共保存三个属性：键（</w:t>
      </w:r>
      <w:r w:rsidR="00FA4DAD">
        <w:rPr>
          <w:rFonts w:hint="eastAsia"/>
        </w:rPr>
        <w:t>Key</w:t>
      </w:r>
      <w:r w:rsidR="00FA4DAD">
        <w:rPr>
          <w:rFonts w:hint="eastAsia"/>
        </w:rPr>
        <w:t>）、值（</w:t>
      </w:r>
      <w:r w:rsidR="00FA4DAD">
        <w:rPr>
          <w:rFonts w:hint="eastAsia"/>
        </w:rPr>
        <w:t>Value</w:t>
      </w:r>
      <w:r w:rsidR="00FA4DAD">
        <w:rPr>
          <w:rFonts w:hint="eastAsia"/>
        </w:rPr>
        <w:t>）、过期时间（</w:t>
      </w:r>
      <w:r w:rsidR="00FA4DAD">
        <w:t>ExpeireTime</w:t>
      </w:r>
      <w:r w:rsidR="00FA4DAD">
        <w:rPr>
          <w:rFonts w:hint="eastAsia"/>
        </w:rPr>
        <w:t>）。</w:t>
      </w:r>
      <w:r w:rsidR="008B42AC">
        <w:rPr>
          <w:rFonts w:hint="eastAsia"/>
        </w:rPr>
        <w:t>如下所示：</w:t>
      </w:r>
    </w:p>
    <w:p w14:paraId="640B0604" w14:textId="4ABD1A31" w:rsidR="00774B27" w:rsidRDefault="003E56D8" w:rsidP="00A25B24">
      <w:pPr>
        <w:pStyle w:val="aa"/>
      </w:pPr>
      <w:r>
        <w:rPr>
          <w:rFonts w:hint="eastAsia"/>
          <w:noProof/>
        </w:rPr>
        <mc:AlternateContent>
          <mc:Choice Requires="wps">
            <w:drawing>
              <wp:anchor distT="0" distB="0" distL="114300" distR="114300" simplePos="0" relativeHeight="251654144" behindDoc="1" locked="0" layoutInCell="1" allowOverlap="1" wp14:anchorId="6159445D" wp14:editId="3FEF8CB4">
                <wp:simplePos x="0" y="0"/>
                <wp:positionH relativeFrom="column">
                  <wp:posOffset>2540</wp:posOffset>
                </wp:positionH>
                <wp:positionV relativeFrom="paragraph">
                  <wp:posOffset>847305</wp:posOffset>
                </wp:positionV>
                <wp:extent cx="5417820" cy="1858010"/>
                <wp:effectExtent l="0" t="0" r="11430" b="27940"/>
                <wp:wrapTight wrapText="bothSides">
                  <wp:wrapPolygon edited="0">
                    <wp:start x="0" y="0"/>
                    <wp:lineTo x="0" y="21703"/>
                    <wp:lineTo x="21570" y="21703"/>
                    <wp:lineTo x="21570" y="0"/>
                    <wp:lineTo x="0" y="0"/>
                  </wp:wrapPolygon>
                </wp:wrapTight>
                <wp:docPr id="28" name="文本框 28"/>
                <wp:cNvGraphicFramePr/>
                <a:graphic xmlns:a="http://schemas.openxmlformats.org/drawingml/2006/main">
                  <a:graphicData uri="http://schemas.microsoft.com/office/word/2010/wordprocessingShape">
                    <wps:wsp>
                      <wps:cNvSpPr txBox="1"/>
                      <wps:spPr>
                        <a:xfrm>
                          <a:off x="0" y="0"/>
                          <a:ext cx="5417820" cy="1858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2F0D8" w14:textId="77777777" w:rsidR="006D032C" w:rsidRDefault="006D032C" w:rsidP="003E56D8">
                            <w:pPr>
                              <w:pStyle w:val="aa"/>
                              <w:ind w:firstLineChars="0" w:firstLine="0"/>
                            </w:pPr>
                            <w:r>
                              <w:t>public interface IStrategy&lt;E&gt; {</w:t>
                            </w:r>
                          </w:p>
                          <w:p w14:paraId="70216FA8" w14:textId="1BE65B03" w:rsidR="006D032C" w:rsidRDefault="006D032C" w:rsidP="003E56D8">
                            <w:pPr>
                              <w:pStyle w:val="aa"/>
                            </w:pPr>
                            <w:r>
                              <w:t>public void insert(E node); //</w:t>
                            </w:r>
                            <w:r>
                              <w:t>插入</w:t>
                            </w:r>
                            <w:r>
                              <w:rPr>
                                <w:rFonts w:hint="eastAsia"/>
                              </w:rPr>
                              <w:t>N</w:t>
                            </w:r>
                            <w:r>
                              <w:t>ode</w:t>
                            </w:r>
                            <w:r>
                              <w:rPr>
                                <w:rFonts w:hint="eastAsia"/>
                              </w:rPr>
                              <w:t>数据</w:t>
                            </w:r>
                          </w:p>
                          <w:p w14:paraId="592FA24B" w14:textId="73802858" w:rsidR="006D032C" w:rsidRDefault="006D032C" w:rsidP="003E56D8">
                            <w:pPr>
                              <w:pStyle w:val="aa"/>
                            </w:pPr>
                            <w:r>
                              <w:t xml:space="preserve">public void update(E node); // </w:t>
                            </w:r>
                            <w:r>
                              <w:t>更新</w:t>
                            </w:r>
                            <w:r>
                              <w:rPr>
                                <w:rFonts w:hint="eastAsia"/>
                              </w:rPr>
                              <w:t>N</w:t>
                            </w:r>
                            <w:r>
                              <w:t>ode</w:t>
                            </w:r>
                            <w:r>
                              <w:t>数据</w:t>
                            </w:r>
                          </w:p>
                          <w:p w14:paraId="5F5B2B07" w14:textId="6E974B92" w:rsidR="006D032C" w:rsidRDefault="006D032C" w:rsidP="003E56D8">
                            <w:pPr>
                              <w:pStyle w:val="aa"/>
                            </w:pPr>
                            <w:r>
                              <w:t xml:space="preserve">public E delete(); // </w:t>
                            </w:r>
                            <w:r>
                              <w:t>根据淘汰</w:t>
                            </w:r>
                            <w:r>
                              <w:rPr>
                                <w:rFonts w:hint="eastAsia"/>
                              </w:rPr>
                              <w:t>策略</w:t>
                            </w:r>
                            <w:r>
                              <w:t>删除数据</w:t>
                            </w:r>
                          </w:p>
                          <w:p w14:paraId="08030591" w14:textId="279D36EF" w:rsidR="006D032C" w:rsidRDefault="006D032C" w:rsidP="003E56D8">
                            <w:pPr>
                              <w:pStyle w:val="aa"/>
                            </w:pPr>
                            <w:r>
                              <w:t xml:space="preserve">public void delete(E node); </w:t>
                            </w:r>
                            <w:r>
                              <w:rPr>
                                <w:rFonts w:hint="eastAsia"/>
                              </w:rPr>
                              <w:t>//</w:t>
                            </w:r>
                            <w:r>
                              <w:t>指定</w:t>
                            </w:r>
                            <w:r>
                              <w:rPr>
                                <w:rFonts w:hint="eastAsia"/>
                              </w:rPr>
                              <w:t>删除</w:t>
                            </w:r>
                            <w:r>
                              <w:t>数据</w:t>
                            </w:r>
                          </w:p>
                          <w:p w14:paraId="0CB28F53" w14:textId="4F1F12E2" w:rsidR="006D032C" w:rsidRPr="003E56D8" w:rsidRDefault="006D032C" w:rsidP="003E56D8">
                            <w:pPr>
                              <w:pStyle w:val="aa"/>
                            </w:pPr>
                            <w:r>
                              <w:t>public void hitNode(E node); //</w:t>
                            </w:r>
                            <w:r>
                              <w:t>访问</w:t>
                            </w:r>
                            <w:r>
                              <w:rPr>
                                <w:rFonts w:hint="eastAsia"/>
                              </w:rPr>
                              <w:t>N</w:t>
                            </w:r>
                            <w:r>
                              <w:t>ode</w:t>
                            </w:r>
                            <w:r>
                              <w:t>数据</w:t>
                            </w:r>
                          </w:p>
                          <w:p w14:paraId="7F365DEA" w14:textId="39311BA6" w:rsidR="006D032C" w:rsidRPr="00602CA2" w:rsidRDefault="006D032C" w:rsidP="003E56D8">
                            <w:pPr>
                              <w:pStyle w:val="aa"/>
                              <w:ind w:firstLineChars="0" w:firstLine="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445D" id="文本框 28" o:spid="_x0000_s1035" type="#_x0000_t202" style="position:absolute;left:0;text-align:left;margin-left:.2pt;margin-top:66.7pt;width:426.6pt;height:14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" fillcolor="white [3201]" strokeweight=".5pt">
                <v:textbox>
                  <w:txbxContent>
                    <w:p w14:paraId="1F32F0D8" w14:textId="77777777" w:rsidR="006D032C" w:rsidRDefault="006D032C" w:rsidP="003E56D8">
                      <w:pPr>
                        <w:pStyle w:val="aa"/>
                        <w:ind w:firstLineChars="0" w:firstLine="0"/>
                      </w:pPr>
                      <w:r>
                        <w:t>public interface IStrategy&lt;E&gt; {</w:t>
                      </w:r>
                    </w:p>
                    <w:p w14:paraId="70216FA8" w14:textId="1BE65B03" w:rsidR="006D032C" w:rsidRDefault="006D032C" w:rsidP="003E56D8">
                      <w:pPr>
                        <w:pStyle w:val="aa"/>
                      </w:pPr>
                      <w:r>
                        <w:t>public void insert(E node); //</w:t>
                      </w:r>
                      <w:r>
                        <w:t>插入</w:t>
                      </w:r>
                      <w:r>
                        <w:rPr>
                          <w:rFonts w:hint="eastAsia"/>
                        </w:rPr>
                        <w:t>N</w:t>
                      </w:r>
                      <w:r>
                        <w:t>ode</w:t>
                      </w:r>
                      <w:r>
                        <w:rPr>
                          <w:rFonts w:hint="eastAsia"/>
                        </w:rPr>
                        <w:t>数据</w:t>
                      </w:r>
                    </w:p>
                    <w:p w14:paraId="592FA24B" w14:textId="73802858" w:rsidR="006D032C" w:rsidRDefault="006D032C" w:rsidP="003E56D8">
                      <w:pPr>
                        <w:pStyle w:val="aa"/>
                      </w:pPr>
                      <w:r>
                        <w:t xml:space="preserve">public void update(E node); // </w:t>
                      </w:r>
                      <w:r>
                        <w:t>更新</w:t>
                      </w:r>
                      <w:r>
                        <w:rPr>
                          <w:rFonts w:hint="eastAsia"/>
                        </w:rPr>
                        <w:t>N</w:t>
                      </w:r>
                      <w:r>
                        <w:t>ode</w:t>
                      </w:r>
                      <w:r>
                        <w:t>数据</w:t>
                      </w:r>
                    </w:p>
                    <w:p w14:paraId="5F5B2B07" w14:textId="6E974B92" w:rsidR="006D032C" w:rsidRDefault="006D032C" w:rsidP="003E56D8">
                      <w:pPr>
                        <w:pStyle w:val="aa"/>
                      </w:pPr>
                      <w:r>
                        <w:t xml:space="preserve">public E delete(); // </w:t>
                      </w:r>
                      <w:r>
                        <w:t>根据淘汰</w:t>
                      </w:r>
                      <w:r>
                        <w:rPr>
                          <w:rFonts w:hint="eastAsia"/>
                        </w:rPr>
                        <w:t>策略</w:t>
                      </w:r>
                      <w:r>
                        <w:t>删除数据</w:t>
                      </w:r>
                    </w:p>
                    <w:p w14:paraId="08030591" w14:textId="279D36EF" w:rsidR="006D032C" w:rsidRDefault="006D032C" w:rsidP="003E56D8">
                      <w:pPr>
                        <w:pStyle w:val="aa"/>
                      </w:pPr>
                      <w:r>
                        <w:t xml:space="preserve">public void delete(E node); </w:t>
                      </w:r>
                      <w:r>
                        <w:rPr>
                          <w:rFonts w:hint="eastAsia"/>
                        </w:rPr>
                        <w:t>//</w:t>
                      </w:r>
                      <w:r>
                        <w:t>指定</w:t>
                      </w:r>
                      <w:r>
                        <w:rPr>
                          <w:rFonts w:hint="eastAsia"/>
                        </w:rPr>
                        <w:t>删除</w:t>
                      </w:r>
                      <w:r>
                        <w:t>数据</w:t>
                      </w:r>
                    </w:p>
                    <w:p w14:paraId="0CB28F53" w14:textId="4F1F12E2" w:rsidR="006D032C" w:rsidRPr="003E56D8" w:rsidRDefault="006D032C" w:rsidP="003E56D8">
                      <w:pPr>
                        <w:pStyle w:val="aa"/>
                      </w:pPr>
                      <w:r>
                        <w:t>public void hitNode(E node); //</w:t>
                      </w:r>
                      <w:r>
                        <w:t>访问</w:t>
                      </w:r>
                      <w:r>
                        <w:rPr>
                          <w:rFonts w:hint="eastAsia"/>
                        </w:rPr>
                        <w:t>N</w:t>
                      </w:r>
                      <w:r>
                        <w:t>ode</w:t>
                      </w:r>
                      <w:r>
                        <w:t>数据</w:t>
                      </w:r>
                    </w:p>
                    <w:p w14:paraId="7F365DEA" w14:textId="39311BA6" w:rsidR="006D032C" w:rsidRPr="00602CA2" w:rsidRDefault="006D032C" w:rsidP="003E56D8">
                      <w:pPr>
                        <w:pStyle w:val="aa"/>
                        <w:ind w:firstLineChars="0" w:firstLine="0"/>
                      </w:pPr>
                      <w:r>
                        <w:t>}</w:t>
                      </w:r>
                    </w:p>
                  </w:txbxContent>
                </v:textbox>
                <w10:wrap type="tight"/>
              </v:shape>
            </w:pict>
          </mc:Fallback>
        </mc:AlternateContent>
      </w:r>
      <w:r w:rsidR="00535BAB">
        <w:rPr>
          <w:rFonts w:hint="eastAsia"/>
        </w:rPr>
        <w:t>由于本地缓存位于本地服务器上，</w:t>
      </w:r>
      <w:r w:rsidR="00A073C6">
        <w:rPr>
          <w:rFonts w:hint="eastAsia"/>
        </w:rPr>
        <w:t>为了</w:t>
      </w:r>
      <w:r w:rsidR="00513FE5">
        <w:rPr>
          <w:rFonts w:hint="eastAsia"/>
        </w:rPr>
        <w:t>适应更多的业务场景需求，</w:t>
      </w:r>
      <w:r w:rsidR="0078372E">
        <w:rPr>
          <w:rFonts w:hint="eastAsia"/>
        </w:rPr>
        <w:t>需要对缓存容量进行严格控制，</w:t>
      </w:r>
      <w:r w:rsidR="00FB201E">
        <w:rPr>
          <w:rFonts w:hint="eastAsia"/>
        </w:rPr>
        <w:t>本系统中定义了一个缓存淘汰算法的接口</w:t>
      </w:r>
      <w:r w:rsidR="00FB201E" w:rsidRPr="00FB201E">
        <w:t>IStrategy</w:t>
      </w:r>
      <w:r w:rsidR="00FB201E">
        <w:t>，开发者可以</w:t>
      </w:r>
      <w:r w:rsidR="003E7056">
        <w:t>实现</w:t>
      </w:r>
      <w:r w:rsidR="00AF1A44">
        <w:t>该接口提供自定义的缓存淘汰算法</w:t>
      </w:r>
      <w:r w:rsidR="00B15A44">
        <w:t>。</w:t>
      </w:r>
      <w:r w:rsidR="00C73D9F" w:rsidRPr="00FB201E">
        <w:t>IStrategy</w:t>
      </w:r>
      <w:r w:rsidR="00EF3D7E">
        <w:t>接口如下所示：</w:t>
      </w:r>
    </w:p>
    <w:p w14:paraId="303E8995" w14:textId="282929E5" w:rsidR="00C73D9F" w:rsidRDefault="00210CF2" w:rsidP="00A25B24">
      <w:pPr>
        <w:pStyle w:val="aa"/>
      </w:pPr>
      <w:r>
        <w:rPr>
          <w:rFonts w:hint="eastAsia"/>
        </w:rPr>
        <w:t>本文给出了</w:t>
      </w:r>
      <w:r w:rsidR="00D347D2">
        <w:rPr>
          <w:rFonts w:hint="eastAsia"/>
        </w:rPr>
        <w:t>LRU</w:t>
      </w:r>
      <w:r w:rsidR="00D347D2">
        <w:rPr>
          <w:rFonts w:hint="eastAsia"/>
        </w:rPr>
        <w:t>算法和</w:t>
      </w:r>
      <w:r w:rsidR="00D347D2">
        <w:rPr>
          <w:rFonts w:hint="eastAsia"/>
        </w:rPr>
        <w:t>LFU</w:t>
      </w:r>
      <w:r w:rsidR="00D347D2">
        <w:rPr>
          <w:rFonts w:hint="eastAsia"/>
        </w:rPr>
        <w:t>算法的</w:t>
      </w:r>
      <w:r w:rsidR="00A942FB">
        <w:rPr>
          <w:rFonts w:hint="eastAsia"/>
        </w:rPr>
        <w:t>简单</w:t>
      </w:r>
      <w:r w:rsidR="00D347D2">
        <w:rPr>
          <w:rFonts w:hint="eastAsia"/>
        </w:rPr>
        <w:t>示例</w:t>
      </w:r>
      <w:r w:rsidR="00F92F22">
        <w:rPr>
          <w:rFonts w:hint="eastAsia"/>
        </w:rPr>
        <w:t>。</w:t>
      </w:r>
    </w:p>
    <w:p w14:paraId="150FBA6E" w14:textId="7AA2AF50" w:rsidR="008E0C9D" w:rsidRPr="00D441D1" w:rsidRDefault="00F92F22" w:rsidP="00D441D1">
      <w:pPr>
        <w:pStyle w:val="aa"/>
      </w:pPr>
      <w:r w:rsidRPr="00D441D1">
        <w:rPr>
          <w:rFonts w:hint="eastAsia"/>
        </w:rPr>
        <w:t>LRU</w:t>
      </w:r>
      <w:r w:rsidR="0060449E" w:rsidRPr="00D441D1">
        <w:rPr>
          <w:rFonts w:hint="eastAsia"/>
        </w:rPr>
        <w:t>算法：</w:t>
      </w:r>
      <w:r w:rsidR="003C35D6" w:rsidRPr="00D441D1">
        <w:rPr>
          <w:rFonts w:hint="eastAsia"/>
        </w:rPr>
        <w:t>使用</w:t>
      </w:r>
      <w:r w:rsidR="003C35D6" w:rsidRPr="00D441D1">
        <w:rPr>
          <w:rFonts w:hint="eastAsia"/>
        </w:rPr>
        <w:t>Linked</w:t>
      </w:r>
      <w:r w:rsidR="003C35D6" w:rsidRPr="00D441D1">
        <w:t>List</w:t>
      </w:r>
      <w:r w:rsidR="003C35D6" w:rsidRPr="00D441D1">
        <w:t>作为链表</w:t>
      </w:r>
      <w:r w:rsidR="00923B22" w:rsidRPr="00D441D1">
        <w:t>的实现</w:t>
      </w:r>
      <w:r w:rsidR="004B1ADD" w:rsidRPr="00D441D1">
        <w:t>。新增操作时，将</w:t>
      </w:r>
      <w:r w:rsidR="004B1ADD" w:rsidRPr="00D441D1">
        <w:rPr>
          <w:rFonts w:hint="eastAsia"/>
        </w:rPr>
        <w:t>Node</w:t>
      </w:r>
      <w:r w:rsidR="004B1ADD" w:rsidRPr="00D441D1">
        <w:rPr>
          <w:rFonts w:hint="eastAsia"/>
        </w:rPr>
        <w:t>节点放置到</w:t>
      </w:r>
      <w:r w:rsidR="004B1ADD" w:rsidRPr="00D441D1">
        <w:rPr>
          <w:rFonts w:hint="eastAsia"/>
        </w:rPr>
        <w:t>Linked</w:t>
      </w:r>
      <w:r w:rsidR="004B1ADD" w:rsidRPr="00D441D1">
        <w:t>List</w:t>
      </w:r>
      <w:r w:rsidR="004B1ADD" w:rsidRPr="00D441D1">
        <w:t>顶部</w:t>
      </w:r>
      <w:r w:rsidR="00DD62FD" w:rsidRPr="00D441D1">
        <w:t>。</w:t>
      </w:r>
      <w:r w:rsidR="004B1ADD" w:rsidRPr="00D441D1">
        <w:t>更新操作时，首先删除</w:t>
      </w:r>
      <w:r w:rsidR="004B1ADD" w:rsidRPr="00D441D1">
        <w:t>LinkedList</w:t>
      </w:r>
      <w:r w:rsidR="004B1ADD" w:rsidRPr="00D441D1">
        <w:t>中原</w:t>
      </w:r>
      <w:r w:rsidR="004B1ADD" w:rsidRPr="00D441D1">
        <w:rPr>
          <w:rFonts w:hint="eastAsia"/>
        </w:rPr>
        <w:t>Node</w:t>
      </w:r>
      <w:r w:rsidR="004B1ADD" w:rsidRPr="00D441D1">
        <w:t>节点</w:t>
      </w:r>
      <w:r w:rsidR="00F15E09" w:rsidRPr="00D441D1">
        <w:t>并</w:t>
      </w:r>
      <w:r w:rsidR="00F15E09" w:rsidRPr="00D441D1">
        <w:rPr>
          <w:rFonts w:hint="eastAsia"/>
        </w:rPr>
        <w:t>将</w:t>
      </w:r>
      <w:r w:rsidR="00F15E09" w:rsidRPr="00D441D1">
        <w:t>新的</w:t>
      </w:r>
      <w:r w:rsidR="00F15E09" w:rsidRPr="00D441D1">
        <w:rPr>
          <w:rFonts w:hint="eastAsia"/>
        </w:rPr>
        <w:t>N</w:t>
      </w:r>
      <w:r w:rsidR="00F15E09" w:rsidRPr="00D441D1">
        <w:t>ode</w:t>
      </w:r>
      <w:r w:rsidR="00F15E09" w:rsidRPr="00D441D1">
        <w:t>节点放置到</w:t>
      </w:r>
      <w:r w:rsidR="00F15E09" w:rsidRPr="00D441D1">
        <w:rPr>
          <w:rFonts w:hint="eastAsia"/>
        </w:rPr>
        <w:t>L</w:t>
      </w:r>
      <w:r w:rsidR="00F15E09" w:rsidRPr="00D441D1">
        <w:t>inkedList</w:t>
      </w:r>
      <w:r w:rsidR="00F15E09" w:rsidRPr="00D441D1">
        <w:t>顶部</w:t>
      </w:r>
      <w:r w:rsidR="00DD62FD" w:rsidRPr="00D441D1">
        <w:t>。</w:t>
      </w:r>
      <w:r w:rsidR="006B5CAF" w:rsidRPr="00D441D1">
        <w:t>当进行删除操作时，若指定了</w:t>
      </w:r>
      <w:r w:rsidR="006B5CAF" w:rsidRPr="00D441D1">
        <w:rPr>
          <w:rFonts w:hint="eastAsia"/>
        </w:rPr>
        <w:t>Node</w:t>
      </w:r>
      <w:r w:rsidR="006B5CAF" w:rsidRPr="00D441D1">
        <w:rPr>
          <w:rFonts w:hint="eastAsia"/>
        </w:rPr>
        <w:t>节点，则删除对应的</w:t>
      </w:r>
      <w:r w:rsidR="006B5CAF" w:rsidRPr="00D441D1">
        <w:rPr>
          <w:rFonts w:hint="eastAsia"/>
        </w:rPr>
        <w:t>Node</w:t>
      </w:r>
      <w:r w:rsidR="006B5CAF" w:rsidRPr="00D441D1">
        <w:rPr>
          <w:rFonts w:hint="eastAsia"/>
        </w:rPr>
        <w:t>，若未指定</w:t>
      </w:r>
      <w:r w:rsidR="006B5CAF" w:rsidRPr="00D441D1">
        <w:rPr>
          <w:rFonts w:hint="eastAsia"/>
        </w:rPr>
        <w:t>Node</w:t>
      </w:r>
      <w:r w:rsidR="006B5CAF" w:rsidRPr="00D441D1">
        <w:rPr>
          <w:rFonts w:hint="eastAsia"/>
        </w:rPr>
        <w:t>节点，则删除</w:t>
      </w:r>
      <w:r w:rsidR="006B5CAF" w:rsidRPr="00D441D1">
        <w:rPr>
          <w:rFonts w:hint="eastAsia"/>
        </w:rPr>
        <w:t>Linked</w:t>
      </w:r>
      <w:r w:rsidR="006B5CAF" w:rsidRPr="00D441D1">
        <w:t>List</w:t>
      </w:r>
      <w:r w:rsidR="006B5CAF" w:rsidRPr="00D441D1">
        <w:t>中最后一个节点</w:t>
      </w:r>
      <w:r w:rsidR="00D95632" w:rsidRPr="00D441D1">
        <w:t>。</w:t>
      </w:r>
      <w:r w:rsidR="005F7836" w:rsidRPr="00D441D1">
        <w:t>由于</w:t>
      </w:r>
      <w:r w:rsidR="005F7836" w:rsidRPr="00D441D1">
        <w:rPr>
          <w:rFonts w:hint="eastAsia"/>
        </w:rPr>
        <w:t>新增和更新操作发生在链表顶部</w:t>
      </w:r>
      <w:r w:rsidR="00FA243F" w:rsidRPr="00D441D1">
        <w:rPr>
          <w:rFonts w:hint="eastAsia"/>
        </w:rPr>
        <w:t>，因此，位于</w:t>
      </w:r>
      <w:r w:rsidR="00FA243F" w:rsidRPr="00D441D1">
        <w:rPr>
          <w:rFonts w:hint="eastAsia"/>
        </w:rPr>
        <w:t>LinkedList</w:t>
      </w:r>
      <w:r w:rsidR="00FA243F" w:rsidRPr="00D441D1">
        <w:rPr>
          <w:rFonts w:hint="eastAsia"/>
        </w:rPr>
        <w:t>顶部的数据必然是</w:t>
      </w:r>
      <w:r w:rsidR="00FA243F" w:rsidRPr="00D441D1">
        <w:rPr>
          <w:rFonts w:hint="eastAsia"/>
        </w:rPr>
        <w:lastRenderedPageBreak/>
        <w:t>最近使用的</w:t>
      </w:r>
      <w:r w:rsidR="00F4768B" w:rsidRPr="00D441D1">
        <w:rPr>
          <w:rFonts w:hint="eastAsia"/>
        </w:rPr>
        <w:t>数据，反之位于链表尾部的数据为最少使用的数据，优先删除。</w:t>
      </w:r>
      <w:r w:rsidR="0055379A" w:rsidRPr="00D441D1">
        <w:rPr>
          <w:rFonts w:hint="eastAsia"/>
        </w:rPr>
        <w:t>部分关键</w:t>
      </w:r>
      <w:r w:rsidR="00C848EF">
        <w:rPr>
          <w:rFonts w:hint="eastAsia"/>
        </w:rPr>
        <w:t>见附录</w:t>
      </w:r>
      <w:r w:rsidR="00C848EF">
        <w:rPr>
          <w:rFonts w:hint="eastAsia"/>
        </w:rPr>
        <w:t>1</w:t>
      </w:r>
      <w:r w:rsidR="00040C8E">
        <w:rPr>
          <w:rFonts w:hint="eastAsia"/>
        </w:rPr>
        <w:t>所示。</w:t>
      </w:r>
    </w:p>
    <w:p w14:paraId="5741F681" w14:textId="189AA68E" w:rsidR="00E1245E" w:rsidRDefault="00C47B78" w:rsidP="00E1245E">
      <w:pPr>
        <w:pStyle w:val="aa"/>
      </w:pPr>
      <w:r>
        <w:rPr>
          <w:rFonts w:hint="eastAsia"/>
          <w:noProof/>
        </w:rPr>
        <mc:AlternateContent>
          <mc:Choice Requires="wps">
            <w:drawing>
              <wp:anchor distT="0" distB="0" distL="114300" distR="114300" simplePos="0" relativeHeight="251641856" behindDoc="1" locked="0" layoutInCell="1" allowOverlap="1" wp14:anchorId="3BC16A00" wp14:editId="63F5B6CC">
                <wp:simplePos x="0" y="0"/>
                <wp:positionH relativeFrom="column">
                  <wp:posOffset>2540</wp:posOffset>
                </wp:positionH>
                <wp:positionV relativeFrom="paragraph">
                  <wp:posOffset>808990</wp:posOffset>
                </wp:positionV>
                <wp:extent cx="5417820" cy="1157605"/>
                <wp:effectExtent l="0" t="0" r="11430" b="23495"/>
                <wp:wrapTight wrapText="bothSides">
                  <wp:wrapPolygon edited="0">
                    <wp:start x="0" y="0"/>
                    <wp:lineTo x="0" y="21683"/>
                    <wp:lineTo x="21570" y="21683"/>
                    <wp:lineTo x="21570" y="0"/>
                    <wp:lineTo x="0" y="0"/>
                  </wp:wrapPolygon>
                </wp:wrapTight>
                <wp:docPr id="29" name="文本框 29"/>
                <wp:cNvGraphicFramePr/>
                <a:graphic xmlns:a="http://schemas.openxmlformats.org/drawingml/2006/main">
                  <a:graphicData uri="http://schemas.microsoft.com/office/word/2010/wordprocessingShape">
                    <wps:wsp>
                      <wps:cNvSpPr txBox="1"/>
                      <wps:spPr>
                        <a:xfrm>
                          <a:off x="0" y="0"/>
                          <a:ext cx="5417820" cy="1157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3601F" w14:textId="77777777" w:rsidR="006D032C" w:rsidRDefault="006D032C" w:rsidP="00C47B78">
                            <w:pPr>
                              <w:pStyle w:val="aa"/>
                              <w:ind w:firstLineChars="0" w:firstLine="0"/>
                            </w:pPr>
                            <w:r>
                              <w:t>class LfuNode&lt;E&gt;{</w:t>
                            </w:r>
                          </w:p>
                          <w:p w14:paraId="2EEB6984" w14:textId="5D6D1C4D" w:rsidR="006D032C" w:rsidRDefault="006D032C" w:rsidP="00C47B78">
                            <w:pPr>
                              <w:pStyle w:val="aa"/>
                            </w:pPr>
                            <w:r>
                              <w:t>public E node;</w:t>
                            </w:r>
                            <w:r>
                              <w:rPr>
                                <w:rFonts w:hint="eastAsia"/>
                              </w:rPr>
                              <w:t>//N</w:t>
                            </w:r>
                            <w:r>
                              <w:t>ode</w:t>
                            </w:r>
                            <w:r>
                              <w:t>数据节点</w:t>
                            </w:r>
                          </w:p>
                          <w:p w14:paraId="183BC84B" w14:textId="418E1ACF" w:rsidR="006D032C" w:rsidRDefault="006D032C" w:rsidP="00C47B78">
                            <w:pPr>
                              <w:pStyle w:val="aa"/>
                            </w:pPr>
                            <w:r>
                              <w:rPr>
                                <w:rFonts w:hint="eastAsia"/>
                              </w:rPr>
                              <w:t>public int count; //</w:t>
                            </w:r>
                            <w:r>
                              <w:rPr>
                                <w:rFonts w:hint="eastAsia"/>
                              </w:rPr>
                              <w:t>访问次数</w:t>
                            </w:r>
                          </w:p>
                          <w:p w14:paraId="51D9D5F3" w14:textId="487FA8D5" w:rsidR="006D032C" w:rsidRPr="00602CA2" w:rsidRDefault="006D032C" w:rsidP="00C47B78">
                            <w:pPr>
                              <w:pStyle w:val="aa"/>
                              <w:ind w:firstLineChars="0" w:firstLine="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6A00" id="文本框 29" o:spid="_x0000_s1036" type="#_x0000_t202" style="position:absolute;left:0;text-align:left;margin-left:.2pt;margin-top:63.7pt;width:426.6pt;height:9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" fillcolor="white [3201]" strokeweight=".5pt">
                <v:textbox>
                  <w:txbxContent>
                    <w:p w14:paraId="75E3601F" w14:textId="77777777" w:rsidR="006D032C" w:rsidRDefault="006D032C" w:rsidP="00C47B78">
                      <w:pPr>
                        <w:pStyle w:val="aa"/>
                        <w:ind w:firstLineChars="0" w:firstLine="0"/>
                      </w:pPr>
                      <w:r>
                        <w:t>class LfuNode&lt;E&gt;{</w:t>
                      </w:r>
                    </w:p>
                    <w:p w14:paraId="2EEB6984" w14:textId="5D6D1C4D" w:rsidR="006D032C" w:rsidRDefault="006D032C" w:rsidP="00C47B78">
                      <w:pPr>
                        <w:pStyle w:val="aa"/>
                      </w:pPr>
                      <w:r>
                        <w:t>public E node;</w:t>
                      </w:r>
                      <w:r>
                        <w:rPr>
                          <w:rFonts w:hint="eastAsia"/>
                        </w:rPr>
                        <w:t>//N</w:t>
                      </w:r>
                      <w:r>
                        <w:t>ode</w:t>
                      </w:r>
                      <w:r>
                        <w:t>数据节点</w:t>
                      </w:r>
                    </w:p>
                    <w:p w14:paraId="183BC84B" w14:textId="418E1ACF" w:rsidR="006D032C" w:rsidRDefault="006D032C" w:rsidP="00C47B78">
                      <w:pPr>
                        <w:pStyle w:val="aa"/>
                      </w:pPr>
                      <w:r>
                        <w:rPr>
                          <w:rFonts w:hint="eastAsia"/>
                        </w:rPr>
                        <w:t>public int count; //</w:t>
                      </w:r>
                      <w:r>
                        <w:rPr>
                          <w:rFonts w:hint="eastAsia"/>
                        </w:rPr>
                        <w:t>访问次数</w:t>
                      </w:r>
                    </w:p>
                    <w:p w14:paraId="51D9D5F3" w14:textId="487FA8D5" w:rsidR="006D032C" w:rsidRPr="00602CA2" w:rsidRDefault="006D032C" w:rsidP="00C47B78">
                      <w:pPr>
                        <w:pStyle w:val="aa"/>
                        <w:ind w:firstLineChars="0" w:firstLine="0"/>
                      </w:pPr>
                      <w:r>
                        <w:t>}</w:t>
                      </w:r>
                    </w:p>
                  </w:txbxContent>
                </v:textbox>
                <w10:wrap type="tight"/>
              </v:shape>
            </w:pict>
          </mc:Fallback>
        </mc:AlternateContent>
      </w:r>
      <w:r w:rsidR="00BF5852">
        <w:rPr>
          <w:rFonts w:hint="eastAsia"/>
        </w:rPr>
        <w:t>LFU</w:t>
      </w:r>
      <w:r w:rsidR="00BF5852">
        <w:rPr>
          <w:rFonts w:hint="eastAsia"/>
        </w:rPr>
        <w:t>算法：</w:t>
      </w:r>
      <w:r w:rsidR="0011099E">
        <w:rPr>
          <w:rFonts w:hint="eastAsia"/>
        </w:rPr>
        <w:t>由于</w:t>
      </w:r>
      <w:r w:rsidR="0011099E">
        <w:rPr>
          <w:rFonts w:hint="eastAsia"/>
        </w:rPr>
        <w:t>LFU</w:t>
      </w:r>
      <w:r w:rsidR="0011099E">
        <w:rPr>
          <w:rFonts w:hint="eastAsia"/>
        </w:rPr>
        <w:t>算法是以访问频次作为淘汰依据，首先</w:t>
      </w:r>
      <w:r w:rsidR="003813D5">
        <w:rPr>
          <w:rFonts w:hint="eastAsia"/>
        </w:rPr>
        <w:t>定义</w:t>
      </w:r>
      <w:r w:rsidR="0011099E">
        <w:rPr>
          <w:rFonts w:hint="eastAsia"/>
        </w:rPr>
        <w:t>一个</w:t>
      </w:r>
      <w:r w:rsidR="0011099E">
        <w:rPr>
          <w:rFonts w:hint="eastAsia"/>
        </w:rPr>
        <w:t>LFU_NODE</w:t>
      </w:r>
      <w:r w:rsidR="0011099E">
        <w:rPr>
          <w:rFonts w:hint="eastAsia"/>
        </w:rPr>
        <w:t>，</w:t>
      </w:r>
      <w:r w:rsidR="00E96525">
        <w:rPr>
          <w:rFonts w:hint="eastAsia"/>
        </w:rPr>
        <w:t>将</w:t>
      </w:r>
      <w:r w:rsidR="00E96525">
        <w:rPr>
          <w:rFonts w:hint="eastAsia"/>
        </w:rPr>
        <w:t>Node</w:t>
      </w:r>
      <w:r w:rsidR="00E96525">
        <w:rPr>
          <w:rFonts w:hint="eastAsia"/>
        </w:rPr>
        <w:t>和访问频次</w:t>
      </w:r>
      <w:r w:rsidR="00E96525">
        <w:rPr>
          <w:rFonts w:hint="eastAsia"/>
        </w:rPr>
        <w:t>Count</w:t>
      </w:r>
      <w:r w:rsidR="00E96525">
        <w:rPr>
          <w:rFonts w:hint="eastAsia"/>
        </w:rPr>
        <w:t>作为属性</w:t>
      </w:r>
      <w:r w:rsidR="007A58D4">
        <w:rPr>
          <w:rFonts w:hint="eastAsia"/>
        </w:rPr>
        <w:t>封装</w:t>
      </w:r>
      <w:r w:rsidR="00514A1B">
        <w:rPr>
          <w:rFonts w:hint="eastAsia"/>
        </w:rPr>
        <w:t>至</w:t>
      </w:r>
      <w:r w:rsidR="00514A1B">
        <w:rPr>
          <w:rFonts w:hint="eastAsia"/>
        </w:rPr>
        <w:t>FLU_NODE</w:t>
      </w:r>
      <w:r w:rsidR="00514A1B">
        <w:rPr>
          <w:rFonts w:hint="eastAsia"/>
        </w:rPr>
        <w:t>中，代码如下：</w:t>
      </w:r>
    </w:p>
    <w:p w14:paraId="068E39E5" w14:textId="46A89406" w:rsidR="008A36B2" w:rsidRDefault="003B3DB1" w:rsidP="00A25B24">
      <w:pPr>
        <w:pStyle w:val="aa"/>
      </w:pPr>
      <w:r>
        <w:rPr>
          <w:rFonts w:hint="eastAsia"/>
        </w:rPr>
        <w:t>LFU</w:t>
      </w:r>
      <w:r>
        <w:rPr>
          <w:rFonts w:hint="eastAsia"/>
        </w:rPr>
        <w:t>算法与</w:t>
      </w:r>
      <w:r>
        <w:rPr>
          <w:rFonts w:hint="eastAsia"/>
        </w:rPr>
        <w:t>LRU</w:t>
      </w:r>
      <w:r>
        <w:rPr>
          <w:rFonts w:hint="eastAsia"/>
        </w:rPr>
        <w:t>算法类似，也采用</w:t>
      </w:r>
      <w:r>
        <w:rPr>
          <w:rFonts w:hint="eastAsia"/>
        </w:rPr>
        <w:t>LinkList</w:t>
      </w:r>
      <w:r>
        <w:rPr>
          <w:rFonts w:hint="eastAsia"/>
        </w:rPr>
        <w:t>作为链表的实现。</w:t>
      </w:r>
      <w:r w:rsidR="00F57FC7">
        <w:rPr>
          <w:rFonts w:hint="eastAsia"/>
        </w:rPr>
        <w:t>当进行数据新增操作</w:t>
      </w:r>
      <w:r w:rsidR="009101CC">
        <w:rPr>
          <w:rFonts w:hint="eastAsia"/>
        </w:rPr>
        <w:t>时，先申请一个</w:t>
      </w:r>
      <w:r w:rsidR="009101CC">
        <w:rPr>
          <w:rFonts w:hint="eastAsia"/>
        </w:rPr>
        <w:t>LFU_NODE</w:t>
      </w:r>
      <w:r w:rsidR="009101CC">
        <w:rPr>
          <w:rFonts w:hint="eastAsia"/>
        </w:rPr>
        <w:t>实例，并将</w:t>
      </w:r>
      <w:r w:rsidR="00A87E8F">
        <w:rPr>
          <w:rFonts w:hint="eastAsia"/>
        </w:rPr>
        <w:t>频次</w:t>
      </w:r>
      <w:r w:rsidR="009101CC">
        <w:rPr>
          <w:rFonts w:hint="eastAsia"/>
        </w:rPr>
        <w:t>Count</w:t>
      </w:r>
      <w:r w:rsidR="009101CC">
        <w:rPr>
          <w:rFonts w:hint="eastAsia"/>
        </w:rPr>
        <w:t>值设置为</w:t>
      </w:r>
      <w:r w:rsidR="009101CC">
        <w:rPr>
          <w:rFonts w:hint="eastAsia"/>
        </w:rPr>
        <w:t>1</w:t>
      </w:r>
      <w:r w:rsidR="009101CC">
        <w:rPr>
          <w:rFonts w:hint="eastAsia"/>
        </w:rPr>
        <w:t>，</w:t>
      </w:r>
      <w:r>
        <w:rPr>
          <w:rFonts w:hint="eastAsia"/>
        </w:rPr>
        <w:t>追加至</w:t>
      </w:r>
      <w:r w:rsidR="00E30879">
        <w:rPr>
          <w:rFonts w:hint="eastAsia"/>
        </w:rPr>
        <w:t>链表的尾部</w:t>
      </w:r>
      <w:r w:rsidR="004208BB">
        <w:rPr>
          <w:rFonts w:hint="eastAsia"/>
        </w:rPr>
        <w:t>。</w:t>
      </w:r>
      <w:r w:rsidR="00434DF3">
        <w:rPr>
          <w:rFonts w:hint="eastAsia"/>
        </w:rPr>
        <w:t>当进行</w:t>
      </w:r>
      <w:r w:rsidR="000B55B3">
        <w:rPr>
          <w:rFonts w:hint="eastAsia"/>
        </w:rPr>
        <w:t>访问</w:t>
      </w:r>
      <w:r w:rsidR="00434DF3">
        <w:rPr>
          <w:rFonts w:hint="eastAsia"/>
        </w:rPr>
        <w:t>操作时，遍历整个</w:t>
      </w:r>
      <w:r w:rsidR="00434DF3">
        <w:rPr>
          <w:rFonts w:hint="eastAsia"/>
        </w:rPr>
        <w:t>LinkedList</w:t>
      </w:r>
      <w:r w:rsidR="00434DF3">
        <w:rPr>
          <w:rFonts w:hint="eastAsia"/>
        </w:rPr>
        <w:t>，找到当前数据</w:t>
      </w:r>
      <w:r w:rsidR="00434DF3">
        <w:rPr>
          <w:rFonts w:hint="eastAsia"/>
        </w:rPr>
        <w:t>Node</w:t>
      </w:r>
      <w:r w:rsidR="00434DF3">
        <w:rPr>
          <w:rFonts w:hint="eastAsia"/>
        </w:rPr>
        <w:t>对应的</w:t>
      </w:r>
      <w:r w:rsidR="00434DF3">
        <w:rPr>
          <w:rFonts w:hint="eastAsia"/>
        </w:rPr>
        <w:t>LFU_NODE</w:t>
      </w:r>
      <w:r w:rsidR="00434DF3">
        <w:rPr>
          <w:rFonts w:hint="eastAsia"/>
        </w:rPr>
        <w:t>，并将其频次</w:t>
      </w:r>
      <w:r w:rsidR="00434DF3">
        <w:rPr>
          <w:rFonts w:hint="eastAsia"/>
        </w:rPr>
        <w:t>Count</w:t>
      </w:r>
      <w:r w:rsidR="00434DF3">
        <w:rPr>
          <w:rFonts w:hint="eastAsia"/>
        </w:rPr>
        <w:t>自增操作。</w:t>
      </w:r>
      <w:r w:rsidR="00830C29">
        <w:rPr>
          <w:rFonts w:hint="eastAsia"/>
        </w:rPr>
        <w:t>当进行更新操作时候，则</w:t>
      </w:r>
      <w:r w:rsidR="00830C29" w:rsidRPr="00830C29">
        <w:rPr>
          <w:rFonts w:hint="eastAsia"/>
        </w:rPr>
        <w:t>遍历整个</w:t>
      </w:r>
      <w:r w:rsidR="00830C29" w:rsidRPr="00830C29">
        <w:rPr>
          <w:rFonts w:hint="eastAsia"/>
        </w:rPr>
        <w:t>LinkedList</w:t>
      </w:r>
      <w:r w:rsidR="00830C29">
        <w:rPr>
          <w:rFonts w:hint="eastAsia"/>
        </w:rPr>
        <w:t>找到对应的</w:t>
      </w:r>
      <w:r w:rsidR="00830C29">
        <w:rPr>
          <w:rFonts w:hint="eastAsia"/>
        </w:rPr>
        <w:t>LFU_NODE</w:t>
      </w:r>
      <w:r w:rsidR="00830C29">
        <w:rPr>
          <w:rFonts w:hint="eastAsia"/>
        </w:rPr>
        <w:t>，替换</w:t>
      </w:r>
      <w:r w:rsidR="00830C29">
        <w:rPr>
          <w:rFonts w:hint="eastAsia"/>
        </w:rPr>
        <w:t>Node</w:t>
      </w:r>
      <w:r w:rsidR="00830C29">
        <w:rPr>
          <w:rFonts w:hint="eastAsia"/>
        </w:rPr>
        <w:t>节点并将频率</w:t>
      </w:r>
      <w:r w:rsidR="00830C29">
        <w:rPr>
          <w:rFonts w:hint="eastAsia"/>
        </w:rPr>
        <w:t>Count</w:t>
      </w:r>
      <w:r w:rsidR="00830C29">
        <w:rPr>
          <w:rFonts w:hint="eastAsia"/>
        </w:rPr>
        <w:t>自增。</w:t>
      </w:r>
      <w:r w:rsidR="00DD62FD">
        <w:rPr>
          <w:rFonts w:hint="eastAsia"/>
        </w:rPr>
        <w:t>当进行删除操作时，若指定了具体数据</w:t>
      </w:r>
      <w:r w:rsidR="00DD62FD">
        <w:rPr>
          <w:rFonts w:hint="eastAsia"/>
        </w:rPr>
        <w:t>Node</w:t>
      </w:r>
      <w:r w:rsidR="00DD62FD">
        <w:rPr>
          <w:rFonts w:hint="eastAsia"/>
        </w:rPr>
        <w:t>，则遍历整个</w:t>
      </w:r>
      <w:r w:rsidR="00DD62FD">
        <w:rPr>
          <w:rFonts w:hint="eastAsia"/>
        </w:rPr>
        <w:t>Linked</w:t>
      </w:r>
      <w:r w:rsidR="00DD62FD">
        <w:t>List</w:t>
      </w:r>
      <w:r w:rsidR="00DD62FD">
        <w:t>，</w:t>
      </w:r>
      <w:r w:rsidR="00821365">
        <w:t>找到对应的</w:t>
      </w:r>
      <w:r w:rsidR="00821365">
        <w:rPr>
          <w:rFonts w:hint="eastAsia"/>
        </w:rPr>
        <w:t>LFU_NODE</w:t>
      </w:r>
      <w:r w:rsidR="00821365">
        <w:rPr>
          <w:rFonts w:hint="eastAsia"/>
        </w:rPr>
        <w:t>节点并删除</w:t>
      </w:r>
      <w:r w:rsidR="00D91110">
        <w:rPr>
          <w:rFonts w:hint="eastAsia"/>
        </w:rPr>
        <w:t>，若未指定具体数据</w:t>
      </w:r>
      <w:r w:rsidR="00D91110">
        <w:rPr>
          <w:rFonts w:hint="eastAsia"/>
        </w:rPr>
        <w:t>Node</w:t>
      </w:r>
      <w:r w:rsidR="00D91110">
        <w:rPr>
          <w:rFonts w:hint="eastAsia"/>
        </w:rPr>
        <w:t>，则找到</w:t>
      </w:r>
      <w:r w:rsidR="00D91110">
        <w:rPr>
          <w:rFonts w:hint="eastAsia"/>
        </w:rPr>
        <w:t>Count</w:t>
      </w:r>
      <w:r w:rsidR="00D91110">
        <w:rPr>
          <w:rFonts w:hint="eastAsia"/>
        </w:rPr>
        <w:t>值</w:t>
      </w:r>
      <w:r w:rsidR="00207266">
        <w:rPr>
          <w:rFonts w:hint="eastAsia"/>
        </w:rPr>
        <w:t>最小的</w:t>
      </w:r>
      <w:r w:rsidR="00D91110">
        <w:rPr>
          <w:rFonts w:hint="eastAsia"/>
        </w:rPr>
        <w:t>LFU_NODE</w:t>
      </w:r>
      <w:r w:rsidR="00D91110">
        <w:rPr>
          <w:rFonts w:hint="eastAsia"/>
        </w:rPr>
        <w:t>移出链表。</w:t>
      </w:r>
      <w:r w:rsidR="00276969">
        <w:rPr>
          <w:rFonts w:hint="eastAsia"/>
        </w:rPr>
        <w:t>部分关键代码</w:t>
      </w:r>
      <w:r w:rsidR="00E90E6D">
        <w:rPr>
          <w:rFonts w:hint="eastAsia"/>
        </w:rPr>
        <w:t>见附录</w:t>
      </w:r>
      <w:r w:rsidR="00E5050C">
        <w:rPr>
          <w:rFonts w:hint="eastAsia"/>
        </w:rPr>
        <w:t>1</w:t>
      </w:r>
      <w:r w:rsidR="00276969">
        <w:rPr>
          <w:rFonts w:hint="eastAsia"/>
        </w:rPr>
        <w:t>所示：</w:t>
      </w:r>
    </w:p>
    <w:p w14:paraId="573605AE" w14:textId="0F1DD2E6" w:rsidR="00BF0995" w:rsidRDefault="009A6517" w:rsidP="00A25B24">
      <w:pPr>
        <w:pStyle w:val="aa"/>
      </w:pPr>
      <w:r>
        <w:rPr>
          <w:rFonts w:hint="eastAsia"/>
        </w:rPr>
        <w:t>在</w:t>
      </w:r>
      <w:r>
        <w:rPr>
          <w:rFonts w:hint="eastAsia"/>
        </w:rPr>
        <w:t>Local</w:t>
      </w:r>
      <w:r>
        <w:t xml:space="preserve"> Cache</w:t>
      </w:r>
      <w:r>
        <w:t>实现层，</w:t>
      </w:r>
      <w:r w:rsidR="00713CE7">
        <w:rPr>
          <w:rFonts w:hint="eastAsia"/>
        </w:rPr>
        <w:t>使用</w:t>
      </w:r>
      <w:r w:rsidR="00713CE7">
        <w:rPr>
          <w:rFonts w:hint="eastAsia"/>
        </w:rPr>
        <w:t>Hash</w:t>
      </w:r>
      <w:r w:rsidR="00713CE7">
        <w:t>Map</w:t>
      </w:r>
      <w:r w:rsidR="00713CE7">
        <w:t>作为存储介质，将</w:t>
      </w:r>
      <w:r w:rsidR="00713CE7">
        <w:rPr>
          <w:rFonts w:hint="eastAsia"/>
        </w:rPr>
        <w:t>Node</w:t>
      </w:r>
      <w:r w:rsidR="00713CE7">
        <w:rPr>
          <w:rFonts w:hint="eastAsia"/>
        </w:rPr>
        <w:t>作为存储的值类型</w:t>
      </w:r>
      <w:r w:rsidR="0060743A">
        <w:rPr>
          <w:rFonts w:hint="eastAsia"/>
        </w:rPr>
        <w:t>。</w:t>
      </w:r>
      <w:r w:rsidR="00022BF4">
        <w:t>在初始化</w:t>
      </w:r>
      <w:r w:rsidR="00022BF4">
        <w:rPr>
          <w:rFonts w:hint="eastAsia"/>
        </w:rPr>
        <w:t>Cache</w:t>
      </w:r>
      <w:r w:rsidR="00022BF4">
        <w:rPr>
          <w:rFonts w:hint="eastAsia"/>
        </w:rPr>
        <w:t>时</w:t>
      </w:r>
      <w:r>
        <w:t>需要配置</w:t>
      </w:r>
      <w:r w:rsidR="002B61F7">
        <w:t>两</w:t>
      </w:r>
      <w:r>
        <w:t>个属性</w:t>
      </w:r>
      <w:r w:rsidR="00696CD6">
        <w:t>：缓存淘汰策略</w:t>
      </w:r>
      <w:r w:rsidR="000D79A3">
        <w:t>（默认使用</w:t>
      </w:r>
      <w:r w:rsidR="000D79A3">
        <w:rPr>
          <w:rFonts w:hint="eastAsia"/>
        </w:rPr>
        <w:t>LRU</w:t>
      </w:r>
      <w:r w:rsidR="000D79A3">
        <w:t>）</w:t>
      </w:r>
      <w:r w:rsidR="00696CD6">
        <w:t>、</w:t>
      </w:r>
      <w:r w:rsidR="00E042FB">
        <w:t>缓存</w:t>
      </w:r>
      <w:r w:rsidR="006F6404">
        <w:t>记录数</w:t>
      </w:r>
      <w:r w:rsidR="009921A8">
        <w:t>（默认存储</w:t>
      </w:r>
      <w:r w:rsidR="009921A8">
        <w:rPr>
          <w:rFonts w:hint="eastAsia"/>
        </w:rPr>
        <w:t>2000</w:t>
      </w:r>
      <w:r w:rsidR="008461F4">
        <w:rPr>
          <w:rFonts w:hint="eastAsia"/>
        </w:rPr>
        <w:t>条</w:t>
      </w:r>
      <w:r w:rsidR="009921A8">
        <w:rPr>
          <w:rFonts w:hint="eastAsia"/>
        </w:rPr>
        <w:t>键值对记录</w:t>
      </w:r>
      <w:r w:rsidR="009921A8">
        <w:t>）</w:t>
      </w:r>
      <w:r w:rsidR="006E54BD">
        <w:t>。</w:t>
      </w:r>
      <w:r w:rsidR="00394075">
        <w:t>Cache</w:t>
      </w:r>
      <w:r w:rsidR="00EC44C7">
        <w:t>提供了</w:t>
      </w:r>
      <w:r w:rsidR="001A1D1B">
        <w:t>三</w:t>
      </w:r>
      <w:r w:rsidR="00EC44C7">
        <w:t>个操作</w:t>
      </w:r>
      <w:r w:rsidR="00632E94">
        <w:t>函数</w:t>
      </w:r>
      <w:r w:rsidR="00EC44C7">
        <w:t>：</w:t>
      </w:r>
      <w:r w:rsidR="003E1BB8">
        <w:rPr>
          <w:rFonts w:hint="eastAsia"/>
        </w:rPr>
        <w:t>SET</w:t>
      </w:r>
      <w:r w:rsidR="003E1BB8">
        <w:rPr>
          <w:rFonts w:hint="eastAsia"/>
        </w:rPr>
        <w:t>、</w:t>
      </w:r>
      <w:r w:rsidR="003E1BB8">
        <w:rPr>
          <w:rFonts w:hint="eastAsia"/>
        </w:rPr>
        <w:t>GET</w:t>
      </w:r>
      <w:r w:rsidR="003E1BB8">
        <w:rPr>
          <w:rFonts w:hint="eastAsia"/>
        </w:rPr>
        <w:t>和</w:t>
      </w:r>
      <w:r w:rsidR="003E1BB8">
        <w:rPr>
          <w:rFonts w:hint="eastAsia"/>
        </w:rPr>
        <w:t>Expire</w:t>
      </w:r>
      <w:r w:rsidR="00542330">
        <w:rPr>
          <w:rFonts w:hint="eastAsia"/>
        </w:rPr>
        <w:t>。</w:t>
      </w:r>
    </w:p>
    <w:p w14:paraId="02D40260" w14:textId="2EFDC597" w:rsidR="00825DA0" w:rsidRPr="00513FE5" w:rsidRDefault="00877DF5" w:rsidP="00C14CE0">
      <w:pPr>
        <w:pStyle w:val="aa"/>
      </w:pPr>
      <w:r>
        <w:rPr>
          <w:rFonts w:hint="eastAsia"/>
        </w:rPr>
        <w:t>通过</w:t>
      </w:r>
      <w:r>
        <w:rPr>
          <w:rFonts w:hint="eastAsia"/>
        </w:rPr>
        <w:t>SET</w:t>
      </w:r>
      <w:r>
        <w:rPr>
          <w:rFonts w:hint="eastAsia"/>
        </w:rPr>
        <w:t>可以更新或者新增一条记录到本地缓存，</w:t>
      </w:r>
      <w:r w:rsidR="00DA753B">
        <w:rPr>
          <w:rFonts w:hint="eastAsia"/>
        </w:rPr>
        <w:t>调用</w:t>
      </w:r>
      <w:r w:rsidR="00DA753B">
        <w:rPr>
          <w:rFonts w:hint="eastAsia"/>
        </w:rPr>
        <w:t>SET</w:t>
      </w:r>
      <w:r w:rsidR="00DA753B">
        <w:rPr>
          <w:rFonts w:hint="eastAsia"/>
        </w:rPr>
        <w:t>方法时，首先会进入</w:t>
      </w:r>
      <w:r w:rsidR="00DA753B">
        <w:rPr>
          <w:rFonts w:hint="eastAsia"/>
        </w:rPr>
        <w:t>HashMap</w:t>
      </w:r>
      <w:r w:rsidR="00DA753B">
        <w:rPr>
          <w:rFonts w:hint="eastAsia"/>
        </w:rPr>
        <w:t>中查询有没有当前数据</w:t>
      </w:r>
      <w:r w:rsidR="00DA753B">
        <w:rPr>
          <w:rFonts w:hint="eastAsia"/>
        </w:rPr>
        <w:t>Node</w:t>
      </w:r>
      <w:r w:rsidR="00DA753B">
        <w:rPr>
          <w:rFonts w:hint="eastAsia"/>
        </w:rPr>
        <w:t>，若存在，则直接更新</w:t>
      </w:r>
      <w:r w:rsidR="00DA753B">
        <w:rPr>
          <w:rFonts w:hint="eastAsia"/>
        </w:rPr>
        <w:t>Node</w:t>
      </w:r>
      <w:r w:rsidR="0036705B">
        <w:rPr>
          <w:rFonts w:hint="eastAsia"/>
        </w:rPr>
        <w:t>并调用缓存淘汰策略的</w:t>
      </w:r>
      <w:r w:rsidR="0036705B">
        <w:rPr>
          <w:rFonts w:hint="eastAsia"/>
        </w:rPr>
        <w:t>U</w:t>
      </w:r>
      <w:r w:rsidR="0036705B">
        <w:t>PDATE</w:t>
      </w:r>
      <w:r w:rsidR="0036705B">
        <w:t>方法</w:t>
      </w:r>
      <w:r w:rsidR="00B61019">
        <w:t>。</w:t>
      </w:r>
      <w:r w:rsidR="00CE48E1">
        <w:t>若不存在，</w:t>
      </w:r>
      <w:r w:rsidR="005A7D9B">
        <w:t>则判断当前记录条数是否超过</w:t>
      </w:r>
      <w:r w:rsidR="005A7D9B">
        <w:t>CacheSize</w:t>
      </w:r>
      <w:r w:rsidR="005A7D9B">
        <w:t>，若超出范围，则调用</w:t>
      </w:r>
      <w:r w:rsidR="005A7D9B">
        <w:rPr>
          <w:rFonts w:hint="eastAsia"/>
        </w:rPr>
        <w:t>DELETE</w:t>
      </w:r>
      <w:r w:rsidR="005A7D9B">
        <w:rPr>
          <w:rFonts w:hint="eastAsia"/>
        </w:rPr>
        <w:t>方法进行缓存删除</w:t>
      </w:r>
      <w:r w:rsidR="00A16E14">
        <w:rPr>
          <w:rFonts w:hint="eastAsia"/>
        </w:rPr>
        <w:t>，</w:t>
      </w:r>
      <w:r w:rsidR="00A46F6E">
        <w:rPr>
          <w:rFonts w:hint="eastAsia"/>
        </w:rPr>
        <w:t>直到符合新增条件，</w:t>
      </w:r>
      <w:r w:rsidR="00CE48E1">
        <w:t>创建</w:t>
      </w:r>
      <w:r w:rsidR="00CE48E1">
        <w:t>Node</w:t>
      </w:r>
      <w:r w:rsidR="00CE48E1">
        <w:t>实例</w:t>
      </w:r>
      <w:r w:rsidR="00593761">
        <w:t>并放入</w:t>
      </w:r>
      <w:r w:rsidR="00593761">
        <w:rPr>
          <w:rFonts w:hint="eastAsia"/>
        </w:rPr>
        <w:t>HashMap</w:t>
      </w:r>
      <w:r w:rsidR="00593761">
        <w:rPr>
          <w:rFonts w:hint="eastAsia"/>
        </w:rPr>
        <w:t>。</w:t>
      </w:r>
      <w:r w:rsidR="003E11E3">
        <w:rPr>
          <w:rFonts w:hint="eastAsia"/>
        </w:rPr>
        <w:t>GET</w:t>
      </w:r>
      <w:r w:rsidR="003E11E3">
        <w:rPr>
          <w:rFonts w:hint="eastAsia"/>
        </w:rPr>
        <w:t>方法可以根据</w:t>
      </w:r>
      <w:r w:rsidR="003E11E3">
        <w:rPr>
          <w:rFonts w:hint="eastAsia"/>
        </w:rPr>
        <w:t>Key</w:t>
      </w:r>
      <w:r w:rsidR="003E11E3">
        <w:rPr>
          <w:rFonts w:hint="eastAsia"/>
        </w:rPr>
        <w:t>的值获取</w:t>
      </w:r>
      <w:r w:rsidR="00F636DA">
        <w:rPr>
          <w:rFonts w:hint="eastAsia"/>
        </w:rPr>
        <w:t>对应的数据</w:t>
      </w:r>
      <w:r w:rsidR="00F636DA">
        <w:rPr>
          <w:rFonts w:hint="eastAsia"/>
        </w:rPr>
        <w:t>Node</w:t>
      </w:r>
      <w:r w:rsidR="002A2829">
        <w:rPr>
          <w:rFonts w:hint="eastAsia"/>
        </w:rPr>
        <w:t>，针对缓存失效的问题，通常有两种解决方法</w:t>
      </w:r>
      <w:r w:rsidR="00CE0B02">
        <w:rPr>
          <w:rFonts w:hint="eastAsia"/>
        </w:rPr>
        <w:t>。一种是消极方案，当</w:t>
      </w:r>
      <w:r w:rsidR="00CE0B02">
        <w:rPr>
          <w:rFonts w:hint="eastAsia"/>
        </w:rPr>
        <w:t>Node</w:t>
      </w:r>
      <w:r w:rsidR="00CE0B02">
        <w:rPr>
          <w:rFonts w:hint="eastAsia"/>
        </w:rPr>
        <w:t>节点被访问时，根据</w:t>
      </w:r>
      <w:r w:rsidR="00CE0B02">
        <w:rPr>
          <w:rFonts w:hint="eastAsia"/>
        </w:rPr>
        <w:t>ExpeireTime</w:t>
      </w:r>
      <w:r w:rsidR="00CE0B02">
        <w:rPr>
          <w:rFonts w:hint="eastAsia"/>
        </w:rPr>
        <w:t>判断是否失效。</w:t>
      </w:r>
      <w:r w:rsidR="00BA75FE">
        <w:rPr>
          <w:rFonts w:hint="eastAsia"/>
        </w:rPr>
        <w:t>若失效，</w:t>
      </w:r>
      <w:r w:rsidR="0069786E">
        <w:rPr>
          <w:rFonts w:hint="eastAsia"/>
        </w:rPr>
        <w:t>再</w:t>
      </w:r>
      <w:r w:rsidR="00BA75FE">
        <w:rPr>
          <w:rFonts w:hint="eastAsia"/>
        </w:rPr>
        <w:t>转到</w:t>
      </w:r>
      <w:r w:rsidR="00BA75FE">
        <w:rPr>
          <w:rFonts w:hint="eastAsia"/>
        </w:rPr>
        <w:t>Redis</w:t>
      </w:r>
      <w:r w:rsidR="00BA75FE">
        <w:rPr>
          <w:rFonts w:hint="eastAsia"/>
        </w:rPr>
        <w:t>缓存服务器查询</w:t>
      </w:r>
      <w:r w:rsidR="00DB1B17">
        <w:rPr>
          <w:rFonts w:hint="eastAsia"/>
        </w:rPr>
        <w:t>。另一种是积极方案，周期性的遍历本地缓存链表，若存在失效数据，则直接删除。</w:t>
      </w:r>
      <w:r w:rsidR="002A183D">
        <w:rPr>
          <w:rFonts w:hint="eastAsia"/>
        </w:rPr>
        <w:t>本地缓存中</w:t>
      </w:r>
      <w:r w:rsidR="002A183D">
        <w:rPr>
          <w:rFonts w:hint="eastAsia"/>
        </w:rPr>
        <w:t>GET</w:t>
      </w:r>
      <w:r w:rsidR="002A183D">
        <w:rPr>
          <w:rFonts w:hint="eastAsia"/>
        </w:rPr>
        <w:t>方法采用</w:t>
      </w:r>
      <w:r w:rsidR="00C55B69">
        <w:rPr>
          <w:rFonts w:hint="eastAsia"/>
        </w:rPr>
        <w:t>消极方案，即先根据</w:t>
      </w:r>
      <w:r w:rsidR="00C55B69">
        <w:rPr>
          <w:rFonts w:hint="eastAsia"/>
        </w:rPr>
        <w:t>Key</w:t>
      </w:r>
      <w:r w:rsidR="00C55B69">
        <w:rPr>
          <w:rFonts w:hint="eastAsia"/>
        </w:rPr>
        <w:t>获取对应的</w:t>
      </w:r>
      <w:r w:rsidR="00C55B69">
        <w:rPr>
          <w:rFonts w:hint="eastAsia"/>
        </w:rPr>
        <w:t>Node</w:t>
      </w:r>
      <w:r w:rsidR="00C55B69">
        <w:rPr>
          <w:rFonts w:hint="eastAsia"/>
        </w:rPr>
        <w:t>对象，再根据</w:t>
      </w:r>
      <w:r w:rsidR="00C55B69">
        <w:rPr>
          <w:rFonts w:hint="eastAsia"/>
        </w:rPr>
        <w:t>Node</w:t>
      </w:r>
      <w:r w:rsidR="00C55B69">
        <w:rPr>
          <w:rFonts w:hint="eastAsia"/>
        </w:rPr>
        <w:t>中</w:t>
      </w:r>
      <w:r w:rsidR="00C05671">
        <w:rPr>
          <w:rFonts w:hint="eastAsia"/>
        </w:rPr>
        <w:t>ExpeireTime</w:t>
      </w:r>
      <w:r w:rsidR="00C05671">
        <w:rPr>
          <w:rFonts w:hint="eastAsia"/>
        </w:rPr>
        <w:t>判断是否失效，若失效，则从链表中删除该记录</w:t>
      </w:r>
      <w:r w:rsidR="00773346">
        <w:rPr>
          <w:rFonts w:hint="eastAsia"/>
        </w:rPr>
        <w:t>并告知客户端</w:t>
      </w:r>
      <w:r w:rsidR="00993542">
        <w:rPr>
          <w:rFonts w:hint="eastAsia"/>
        </w:rPr>
        <w:t>。</w:t>
      </w:r>
      <w:r w:rsidR="00C678A6">
        <w:rPr>
          <w:rFonts w:hint="eastAsia"/>
        </w:rPr>
        <w:t>Expire</w:t>
      </w:r>
      <w:r w:rsidR="00C678A6">
        <w:rPr>
          <w:rFonts w:hint="eastAsia"/>
        </w:rPr>
        <w:t>方法可以销毁指定</w:t>
      </w:r>
      <w:r w:rsidR="004659CE">
        <w:t>Key</w:t>
      </w:r>
      <w:r w:rsidR="004659CE">
        <w:t>对应的</w:t>
      </w:r>
      <w:r w:rsidR="009F02C1">
        <w:rPr>
          <w:rFonts w:hint="eastAsia"/>
        </w:rPr>
        <w:t>记录值</w:t>
      </w:r>
      <w:r w:rsidR="003C3098">
        <w:rPr>
          <w:rFonts w:hint="eastAsia"/>
        </w:rPr>
        <w:t>，根据</w:t>
      </w:r>
      <w:r w:rsidR="003C3098">
        <w:rPr>
          <w:rFonts w:hint="eastAsia"/>
        </w:rPr>
        <w:t>Key</w:t>
      </w:r>
      <w:r w:rsidR="003C3098">
        <w:rPr>
          <w:rFonts w:hint="eastAsia"/>
        </w:rPr>
        <w:t>找到对应的</w:t>
      </w:r>
      <w:r w:rsidR="003C3098">
        <w:rPr>
          <w:rFonts w:hint="eastAsia"/>
        </w:rPr>
        <w:t>Node</w:t>
      </w:r>
      <w:r w:rsidR="003C3098">
        <w:rPr>
          <w:rFonts w:hint="eastAsia"/>
        </w:rPr>
        <w:t>，并调用缓存淘汰策略的</w:t>
      </w:r>
      <w:r w:rsidR="003C3098">
        <w:rPr>
          <w:rFonts w:hint="eastAsia"/>
        </w:rPr>
        <w:t>DELETE</w:t>
      </w:r>
      <w:r w:rsidR="003C3098">
        <w:rPr>
          <w:rFonts w:hint="eastAsia"/>
        </w:rPr>
        <w:t>方法删除。</w:t>
      </w:r>
      <w:r w:rsidR="00604C27">
        <w:rPr>
          <w:rFonts w:hint="eastAsia"/>
        </w:rPr>
        <w:t>核心代码</w:t>
      </w:r>
      <w:r w:rsidR="00507952">
        <w:rPr>
          <w:rFonts w:hint="eastAsia"/>
        </w:rPr>
        <w:t>见</w:t>
      </w:r>
      <w:r w:rsidR="00507952">
        <w:rPr>
          <w:rFonts w:hint="eastAsia"/>
        </w:rPr>
        <w:lastRenderedPageBreak/>
        <w:t>附录</w:t>
      </w:r>
      <w:r w:rsidR="00507952">
        <w:rPr>
          <w:rFonts w:hint="eastAsia"/>
        </w:rPr>
        <w:t>1</w:t>
      </w:r>
      <w:r w:rsidR="0091007B">
        <w:rPr>
          <w:rFonts w:hint="eastAsia"/>
        </w:rPr>
        <w:t>所示</w:t>
      </w:r>
      <w:r w:rsidR="00604C27">
        <w:rPr>
          <w:rFonts w:hint="eastAsia"/>
        </w:rPr>
        <w:t>。</w:t>
      </w:r>
    </w:p>
    <w:p w14:paraId="03E99A15" w14:textId="59CA73F2" w:rsidR="001F4E71" w:rsidRPr="001F4E71" w:rsidRDefault="005C4BBF" w:rsidP="009D3A51">
      <w:pPr>
        <w:pStyle w:val="af4"/>
        <w:ind w:right="240"/>
      </w:pPr>
      <w:bookmarkStart w:id="219" w:name="_Toc474308140"/>
      <w:r>
        <w:rPr>
          <w:rFonts w:hint="eastAsia"/>
        </w:rPr>
        <w:t>4.4.2</w:t>
      </w:r>
      <w:r w:rsidR="00636D60">
        <w:rPr>
          <w:rFonts w:hint="eastAsia"/>
        </w:rPr>
        <w:t xml:space="preserve"> Cache</w:t>
      </w:r>
      <w:r w:rsidR="00636D60">
        <w:t xml:space="preserve"> Client</w:t>
      </w:r>
      <w:bookmarkEnd w:id="219"/>
    </w:p>
    <w:p w14:paraId="5875620C" w14:textId="369CD999" w:rsidR="00DF2B8C" w:rsidRDefault="001E54E1" w:rsidP="00D06E51">
      <w:pPr>
        <w:pStyle w:val="aa"/>
      </w:pPr>
      <w:r>
        <w:rPr>
          <w:rFonts w:hint="eastAsia"/>
        </w:rPr>
        <w:t>在</w:t>
      </w:r>
      <w:r w:rsidR="00CC4FF2">
        <w:rPr>
          <w:rFonts w:hint="eastAsia"/>
        </w:rPr>
        <w:t>HBase</w:t>
      </w:r>
      <w:r w:rsidR="00CC4FF2">
        <w:rPr>
          <w:rFonts w:hint="eastAsia"/>
        </w:rPr>
        <w:t>集群中</w:t>
      </w:r>
      <w:r w:rsidR="003B2501">
        <w:rPr>
          <w:rFonts w:hint="eastAsia"/>
        </w:rPr>
        <w:t>部署</w:t>
      </w:r>
      <w:r w:rsidR="00C520E7">
        <w:rPr>
          <w:rFonts w:hint="eastAsia"/>
        </w:rPr>
        <w:t>缓存</w:t>
      </w:r>
      <w:r w:rsidR="003B2501">
        <w:rPr>
          <w:rFonts w:hint="eastAsia"/>
        </w:rPr>
        <w:t>服务器</w:t>
      </w:r>
      <w:r w:rsidR="00C520E7">
        <w:rPr>
          <w:rFonts w:hint="eastAsia"/>
        </w:rPr>
        <w:t>，主要有</w:t>
      </w:r>
      <w:r w:rsidR="00C520E7">
        <w:t>两大方向实现</w:t>
      </w:r>
      <w:r w:rsidR="003A55EF">
        <w:t>，一种为客户端实现方式，另一种为</w:t>
      </w:r>
      <w:r w:rsidR="009D7140">
        <w:t>服务器端实现方式</w:t>
      </w:r>
      <w:r w:rsidR="00823032">
        <w:t>。</w:t>
      </w:r>
    </w:p>
    <w:p w14:paraId="41BD32BE" w14:textId="77777777" w:rsidR="00311607" w:rsidRDefault="005705DA" w:rsidP="00D06E51">
      <w:pPr>
        <w:pStyle w:val="aa"/>
      </w:pPr>
      <w:r>
        <w:rPr>
          <w:rFonts w:hint="eastAsia"/>
        </w:rPr>
        <w:t>客户端实现方式</w:t>
      </w:r>
      <w:r w:rsidR="00CA41F8">
        <w:rPr>
          <w:rFonts w:hint="eastAsia"/>
        </w:rPr>
        <w:t>共有两种方式</w:t>
      </w:r>
      <w:r w:rsidR="00804F2F">
        <w:rPr>
          <w:rFonts w:hint="eastAsia"/>
        </w:rPr>
        <w:t>。</w:t>
      </w:r>
    </w:p>
    <w:p w14:paraId="36C7DFB0" w14:textId="1250797E" w:rsidR="00823032" w:rsidRDefault="00B97FB2" w:rsidP="00D06E51">
      <w:pPr>
        <w:pStyle w:val="aa"/>
      </w:pPr>
      <w:r>
        <w:rPr>
          <w:rFonts w:hint="eastAsia"/>
        </w:rPr>
        <w:t>一种是</w:t>
      </w:r>
      <w:r w:rsidR="005705DA">
        <w:rPr>
          <w:rFonts w:hint="eastAsia"/>
        </w:rPr>
        <w:t>采用</w:t>
      </w:r>
      <w:r w:rsidR="00517160">
        <w:rPr>
          <w:rFonts w:hint="eastAsia"/>
        </w:rPr>
        <w:t>修改</w:t>
      </w:r>
      <w:r w:rsidR="00517160">
        <w:rPr>
          <w:rFonts w:hint="eastAsia"/>
        </w:rPr>
        <w:t>HBase</w:t>
      </w:r>
      <w:r w:rsidR="00517160">
        <w:t xml:space="preserve"> Client</w:t>
      </w:r>
      <w:r w:rsidR="00517160">
        <w:t>源码方式，在</w:t>
      </w:r>
      <w:r w:rsidR="00517160">
        <w:rPr>
          <w:rFonts w:hint="eastAsia"/>
        </w:rPr>
        <w:t>GET</w:t>
      </w:r>
      <w:r w:rsidR="00717331">
        <w:rPr>
          <w:rFonts w:hint="eastAsia"/>
        </w:rPr>
        <w:t>操作部分加入</w:t>
      </w:r>
      <w:r w:rsidR="007055CE">
        <w:rPr>
          <w:rFonts w:hint="eastAsia"/>
        </w:rPr>
        <w:t>关键代码，</w:t>
      </w:r>
      <w:r w:rsidR="00124AB4">
        <w:rPr>
          <w:rFonts w:hint="eastAsia"/>
        </w:rPr>
        <w:t>在</w:t>
      </w:r>
      <w:r w:rsidR="00124AB4">
        <w:t>GET</w:t>
      </w:r>
      <w:r w:rsidR="00124AB4">
        <w:t>方法内部先进行缓存服务器的访问</w:t>
      </w:r>
      <w:r w:rsidR="00875944">
        <w:t>。另一种为</w:t>
      </w:r>
      <w:r w:rsidR="00C76026">
        <w:t>封装</w:t>
      </w:r>
      <w:r w:rsidR="00C76026">
        <w:rPr>
          <w:rFonts w:hint="eastAsia"/>
        </w:rPr>
        <w:t>HBase</w:t>
      </w:r>
      <w:r w:rsidR="00C76026">
        <w:t xml:space="preserve"> Client</w:t>
      </w:r>
      <w:r w:rsidR="00C76026">
        <w:t>，</w:t>
      </w:r>
      <w:r w:rsidR="0083268E">
        <w:t>自定义一个</w:t>
      </w:r>
      <w:r w:rsidR="0083268E">
        <w:rPr>
          <w:rFonts w:hint="eastAsia"/>
        </w:rPr>
        <w:t>GET</w:t>
      </w:r>
      <w:r w:rsidR="0083268E">
        <w:rPr>
          <w:rFonts w:hint="eastAsia"/>
        </w:rPr>
        <w:t>操作类，先访问缓存服务器，最后访问</w:t>
      </w:r>
      <w:r w:rsidR="0083268E">
        <w:rPr>
          <w:rFonts w:hint="eastAsia"/>
        </w:rPr>
        <w:t>HBase</w:t>
      </w:r>
      <w:r w:rsidR="0083268E">
        <w:rPr>
          <w:rFonts w:hint="eastAsia"/>
        </w:rPr>
        <w:t>原生</w:t>
      </w:r>
      <w:r w:rsidR="0083268E">
        <w:rPr>
          <w:rFonts w:hint="eastAsia"/>
        </w:rPr>
        <w:t>GET API</w:t>
      </w:r>
      <w:r w:rsidR="00EA14A1">
        <w:rPr>
          <w:rFonts w:hint="eastAsia"/>
        </w:rPr>
        <w:t>。</w:t>
      </w:r>
    </w:p>
    <w:p w14:paraId="24C374A0" w14:textId="77777777" w:rsidR="00AF4F57" w:rsidRDefault="002B5367" w:rsidP="00D06E51">
      <w:pPr>
        <w:pStyle w:val="aa"/>
      </w:pPr>
      <w:r>
        <w:rPr>
          <w:rFonts w:hint="eastAsia"/>
        </w:rPr>
        <w:t>服务器端实现方式</w:t>
      </w:r>
      <w:r w:rsidR="00FB3C22">
        <w:rPr>
          <w:rFonts w:hint="eastAsia"/>
        </w:rPr>
        <w:t>与客户端实现方式类似，共有两种方式</w:t>
      </w:r>
      <w:r w:rsidR="007D168A">
        <w:rPr>
          <w:rFonts w:hint="eastAsia"/>
        </w:rPr>
        <w:t>。</w:t>
      </w:r>
    </w:p>
    <w:p w14:paraId="0EE9C612" w14:textId="795DE694" w:rsidR="002C70BB" w:rsidRDefault="007D168A" w:rsidP="00D06E51">
      <w:pPr>
        <w:pStyle w:val="aa"/>
      </w:pPr>
      <w:r>
        <w:rPr>
          <w:rFonts w:hint="eastAsia"/>
        </w:rPr>
        <w:t>一种是修改</w:t>
      </w:r>
      <w:r>
        <w:rPr>
          <w:rFonts w:hint="eastAsia"/>
        </w:rPr>
        <w:t>HBase</w:t>
      </w:r>
      <w:r>
        <w:t xml:space="preserve"> Server</w:t>
      </w:r>
      <w:r>
        <w:t>端</w:t>
      </w:r>
      <w:r>
        <w:rPr>
          <w:rFonts w:hint="eastAsia"/>
        </w:rPr>
        <w:t>GET</w:t>
      </w:r>
      <w:r>
        <w:rPr>
          <w:rFonts w:hint="eastAsia"/>
        </w:rPr>
        <w:t>操作的源码</w:t>
      </w:r>
      <w:r w:rsidR="00040A25">
        <w:rPr>
          <w:rFonts w:hint="eastAsia"/>
        </w:rPr>
        <w:t>，在</w:t>
      </w:r>
      <w:r w:rsidR="00040A25">
        <w:rPr>
          <w:rFonts w:hint="eastAsia"/>
        </w:rPr>
        <w:t>GET</w:t>
      </w:r>
      <w:r w:rsidR="00040A25">
        <w:rPr>
          <w:rFonts w:hint="eastAsia"/>
        </w:rPr>
        <w:t>方法内部加入缓存服务器访问</w:t>
      </w:r>
      <w:r w:rsidR="003B223A">
        <w:rPr>
          <w:rFonts w:hint="eastAsia"/>
        </w:rPr>
        <w:t>。另一种是在服务器端添加缓存代理层，解析来自</w:t>
      </w:r>
      <w:r w:rsidR="003B223A">
        <w:t>HBase</w:t>
      </w:r>
      <w:r w:rsidR="003B223A">
        <w:t>客户端的</w:t>
      </w:r>
      <w:r w:rsidR="003B223A">
        <w:rPr>
          <w:rFonts w:hint="eastAsia"/>
        </w:rPr>
        <w:t>GET</w:t>
      </w:r>
      <w:r w:rsidR="003B223A">
        <w:rPr>
          <w:rFonts w:hint="eastAsia"/>
        </w:rPr>
        <w:t>请求</w:t>
      </w:r>
      <w:r w:rsidR="00410380">
        <w:rPr>
          <w:rFonts w:hint="eastAsia"/>
        </w:rPr>
        <w:t>。</w:t>
      </w:r>
    </w:p>
    <w:p w14:paraId="31ABA4A9" w14:textId="65D3AC49" w:rsidR="00734389" w:rsidRDefault="00146427" w:rsidP="00D06E51">
      <w:pPr>
        <w:pStyle w:val="aa"/>
      </w:pPr>
      <w:r>
        <w:rPr>
          <w:rFonts w:hint="eastAsia"/>
        </w:rPr>
        <w:t>客户端和服务器端实现方式中的第一种方式，均是采用直接修改</w:t>
      </w:r>
      <w:r>
        <w:rPr>
          <w:rFonts w:hint="eastAsia"/>
        </w:rPr>
        <w:t>HBase</w:t>
      </w:r>
      <w:r>
        <w:t xml:space="preserve"> </w:t>
      </w:r>
      <w:r>
        <w:t>原生</w:t>
      </w:r>
      <w:r>
        <w:rPr>
          <w:rFonts w:hint="eastAsia"/>
        </w:rPr>
        <w:t>GET</w:t>
      </w:r>
      <w:r>
        <w:rPr>
          <w:rFonts w:hint="eastAsia"/>
        </w:rPr>
        <w:t>操作的方式实现</w:t>
      </w:r>
      <w:r w:rsidR="007434C9">
        <w:rPr>
          <w:rFonts w:hint="eastAsia"/>
        </w:rPr>
        <w:t>，从性能上讲，会比封装</w:t>
      </w:r>
      <w:r w:rsidR="007434C9">
        <w:rPr>
          <w:rFonts w:hint="eastAsia"/>
        </w:rPr>
        <w:t>GET</w:t>
      </w:r>
      <w:r w:rsidR="007434C9">
        <w:rPr>
          <w:rFonts w:hint="eastAsia"/>
        </w:rPr>
        <w:t>操作类好，但修改</w:t>
      </w:r>
      <w:r w:rsidR="007434C9">
        <w:rPr>
          <w:rFonts w:hint="eastAsia"/>
        </w:rPr>
        <w:t>HBase</w:t>
      </w:r>
      <w:r w:rsidR="007434C9">
        <w:rPr>
          <w:rFonts w:hint="eastAsia"/>
        </w:rPr>
        <w:t>源码会导致与当前版本</w:t>
      </w:r>
      <w:r w:rsidR="007434C9">
        <w:rPr>
          <w:rFonts w:hint="eastAsia"/>
        </w:rPr>
        <w:t>HBase</w:t>
      </w:r>
      <w:r w:rsidR="007434C9">
        <w:rPr>
          <w:rFonts w:hint="eastAsia"/>
        </w:rPr>
        <w:t>绑定，当版本更新时，需要重修修改源码</w:t>
      </w:r>
      <w:r w:rsidR="00F912A4">
        <w:rPr>
          <w:rFonts w:hint="eastAsia"/>
        </w:rPr>
        <w:t>，维护成本较大。</w:t>
      </w:r>
      <w:r w:rsidR="00E04A7C">
        <w:rPr>
          <w:rFonts w:hint="eastAsia"/>
        </w:rPr>
        <w:t>服务器端第二种方式设计缓存代理层</w:t>
      </w:r>
      <w:r w:rsidR="00964A38">
        <w:rPr>
          <w:rFonts w:hint="eastAsia"/>
        </w:rPr>
        <w:t>，可以解决对</w:t>
      </w:r>
      <w:r w:rsidR="00964A38">
        <w:rPr>
          <w:rFonts w:hint="eastAsia"/>
        </w:rPr>
        <w:t>HBase</w:t>
      </w:r>
      <w:r w:rsidR="00964A38">
        <w:rPr>
          <w:rFonts w:hint="eastAsia"/>
        </w:rPr>
        <w:t>版本的过分依赖关系，但实现一个服务器端的缓存代理层难度较大，需要对</w:t>
      </w:r>
      <w:r w:rsidR="00964A38">
        <w:rPr>
          <w:rFonts w:hint="eastAsia"/>
        </w:rPr>
        <w:t>HBase</w:t>
      </w:r>
      <w:r w:rsidR="00964A38">
        <w:rPr>
          <w:rFonts w:hint="eastAsia"/>
        </w:rPr>
        <w:t>底层通信机制较为熟悉</w:t>
      </w:r>
      <w:r w:rsidR="001D772C">
        <w:rPr>
          <w:rFonts w:hint="eastAsia"/>
        </w:rPr>
        <w:t>。</w:t>
      </w:r>
      <w:r w:rsidR="00F0658A">
        <w:rPr>
          <w:rFonts w:hint="eastAsia"/>
        </w:rPr>
        <w:t>因此，本系统采用的方法为客户端的第二种实现方式</w:t>
      </w:r>
      <w:r w:rsidR="00211742">
        <w:rPr>
          <w:rFonts w:hint="eastAsia"/>
        </w:rPr>
        <w:t>，即在客户端封装一个</w:t>
      </w:r>
      <w:r w:rsidR="00211742">
        <w:rPr>
          <w:rFonts w:hint="eastAsia"/>
        </w:rPr>
        <w:t>GET</w:t>
      </w:r>
      <w:r w:rsidR="00211742">
        <w:rPr>
          <w:rFonts w:hint="eastAsia"/>
        </w:rPr>
        <w:t>操作类</w:t>
      </w:r>
      <w:r w:rsidR="00A5243F">
        <w:rPr>
          <w:rFonts w:hint="eastAsia"/>
        </w:rPr>
        <w:t>。既解决了版本依赖关系，同时</w:t>
      </w:r>
      <w:r w:rsidR="00AB15F4">
        <w:rPr>
          <w:rFonts w:hint="eastAsia"/>
        </w:rPr>
        <w:t>开发</w:t>
      </w:r>
      <w:r w:rsidR="00A5243F">
        <w:rPr>
          <w:rFonts w:hint="eastAsia"/>
        </w:rPr>
        <w:t>难度也比服务器端更低</w:t>
      </w:r>
      <w:r w:rsidR="009B5C6B">
        <w:rPr>
          <w:rFonts w:hint="eastAsia"/>
        </w:rPr>
        <w:t>，且扩展性较好</w:t>
      </w:r>
      <w:r w:rsidR="00A5243F">
        <w:rPr>
          <w:rFonts w:hint="eastAsia"/>
        </w:rPr>
        <w:t>。</w:t>
      </w:r>
    </w:p>
    <w:p w14:paraId="40792316" w14:textId="4DFE7314" w:rsidR="005C0F61" w:rsidRDefault="00566C0B" w:rsidP="00D06E51">
      <w:pPr>
        <w:pStyle w:val="aa"/>
      </w:pPr>
      <w:r>
        <w:t>按照客户端第二种实现方式</w:t>
      </w:r>
      <w:r w:rsidR="00173B43">
        <w:t>，</w:t>
      </w:r>
      <w:r w:rsidR="00BA548F">
        <w:rPr>
          <w:rFonts w:hint="eastAsia"/>
        </w:rPr>
        <w:t>主要实现细节为</w:t>
      </w:r>
      <w:r w:rsidR="004811EB">
        <w:rPr>
          <w:rFonts w:hint="eastAsia"/>
        </w:rPr>
        <w:t xml:space="preserve">Cache </w:t>
      </w:r>
      <w:r w:rsidR="00BA548F">
        <w:rPr>
          <w:rFonts w:hint="eastAsia"/>
        </w:rPr>
        <w:t>Client</w:t>
      </w:r>
      <w:r w:rsidR="00BA548F">
        <w:rPr>
          <w:rFonts w:hint="eastAsia"/>
        </w:rPr>
        <w:t>模块，对原生</w:t>
      </w:r>
      <w:r w:rsidR="00BA548F">
        <w:rPr>
          <w:rFonts w:hint="eastAsia"/>
        </w:rPr>
        <w:t>H</w:t>
      </w:r>
      <w:r w:rsidR="00BA548F">
        <w:t>Base API</w:t>
      </w:r>
      <w:r w:rsidR="00BA548F">
        <w:t>进行封装，</w:t>
      </w:r>
      <w:r w:rsidR="00C5608D">
        <w:t>同时，</w:t>
      </w:r>
      <w:r w:rsidR="00E05F49">
        <w:rPr>
          <w:rFonts w:hint="eastAsia"/>
        </w:rPr>
        <w:t>该模块也将成为</w:t>
      </w:r>
      <w:r w:rsidR="00E05F49">
        <w:rPr>
          <w:rFonts w:hint="eastAsia"/>
        </w:rPr>
        <w:t>Redis</w:t>
      </w:r>
      <w:r w:rsidR="00E05F49">
        <w:rPr>
          <w:rFonts w:hint="eastAsia"/>
        </w:rPr>
        <w:t>集群服务器的客户端入口。</w:t>
      </w:r>
    </w:p>
    <w:p w14:paraId="756F8AAD" w14:textId="07C1FFB7" w:rsidR="00285826" w:rsidRDefault="00990D80" w:rsidP="00D06E51">
      <w:pPr>
        <w:pStyle w:val="aa"/>
      </w:pPr>
      <w:r>
        <w:t>Client</w:t>
      </w:r>
      <w:r>
        <w:t>客户端</w:t>
      </w:r>
      <w:r>
        <w:t>UML</w:t>
      </w:r>
      <w:r>
        <w:t>类图如图</w:t>
      </w:r>
      <w:r w:rsidR="00107A36">
        <w:rPr>
          <w:rFonts w:hint="eastAsia"/>
        </w:rPr>
        <w:t>4.1</w:t>
      </w:r>
      <w:r w:rsidR="009E69EB">
        <w:t>4</w:t>
      </w:r>
      <w:r w:rsidR="00EE4572">
        <w:rPr>
          <w:rFonts w:hint="eastAsia"/>
        </w:rPr>
        <w:t>所示</w:t>
      </w:r>
      <w:r w:rsidR="004522FF">
        <w:rPr>
          <w:rFonts w:hint="eastAsia"/>
        </w:rPr>
        <w:t>，</w:t>
      </w:r>
      <w:r w:rsidR="004522FF">
        <w:t>主要分为三部分</w:t>
      </w:r>
      <w:r w:rsidR="004522FF">
        <w:t>Cache</w:t>
      </w:r>
      <w:r w:rsidR="00C85F5B">
        <w:t xml:space="preserve"> </w:t>
      </w:r>
      <w:r w:rsidR="004522FF">
        <w:t>Client</w:t>
      </w:r>
      <w:r w:rsidR="004522FF">
        <w:t>、</w:t>
      </w:r>
      <w:r w:rsidR="004522FF">
        <w:t>Cache</w:t>
      </w:r>
      <w:r w:rsidR="004522FF">
        <w:t>和</w:t>
      </w:r>
      <w:r w:rsidR="004522FF">
        <w:rPr>
          <w:rFonts w:hint="eastAsia"/>
        </w:rPr>
        <w:t>Redis Cluster</w:t>
      </w:r>
      <w:r w:rsidR="00EE4572">
        <w:rPr>
          <w:rFonts w:hint="eastAsia"/>
        </w:rPr>
        <w:t>。</w:t>
      </w:r>
      <w:r w:rsidR="009F6FE3">
        <w:rPr>
          <w:rFonts w:hint="eastAsia"/>
        </w:rPr>
        <w:t>在</w:t>
      </w:r>
      <w:r w:rsidR="009F6FE3">
        <w:rPr>
          <w:rFonts w:hint="eastAsia"/>
        </w:rPr>
        <w:t>Java</w:t>
      </w:r>
      <w:r w:rsidR="009F6FE3">
        <w:rPr>
          <w:rFonts w:hint="eastAsia"/>
        </w:rPr>
        <w:t>中操作</w:t>
      </w:r>
      <w:r w:rsidR="009F6FE3">
        <w:rPr>
          <w:rFonts w:hint="eastAsia"/>
        </w:rPr>
        <w:t>Redis</w:t>
      </w:r>
      <w:r w:rsidR="009F6FE3">
        <w:rPr>
          <w:rFonts w:hint="eastAsia"/>
        </w:rPr>
        <w:t>需要</w:t>
      </w:r>
      <w:r w:rsidR="009F6FE3">
        <w:t>Jedis</w:t>
      </w:r>
      <w:r w:rsidR="009F6FE3">
        <w:t>，</w:t>
      </w:r>
      <w:r w:rsidR="00744B43">
        <w:t>目前</w:t>
      </w:r>
      <w:r w:rsidR="00744B43">
        <w:rPr>
          <w:rFonts w:hint="eastAsia"/>
        </w:rPr>
        <w:t>Jedis</w:t>
      </w:r>
      <w:r w:rsidR="00744B43">
        <w:rPr>
          <w:rFonts w:hint="eastAsia"/>
        </w:rPr>
        <w:t>更新至</w:t>
      </w:r>
      <w:r w:rsidR="00744B43">
        <w:rPr>
          <w:rFonts w:hint="eastAsia"/>
        </w:rPr>
        <w:t>2.1</w:t>
      </w:r>
      <w:r w:rsidR="00744B43">
        <w:t>.</w:t>
      </w:r>
      <w:r w:rsidR="00744B43">
        <w:rPr>
          <w:rFonts w:hint="eastAsia"/>
        </w:rPr>
        <w:t>0</w:t>
      </w:r>
      <w:r w:rsidR="00744B43">
        <w:rPr>
          <w:rFonts w:hint="eastAsia"/>
        </w:rPr>
        <w:t>版本</w:t>
      </w:r>
      <w:r w:rsidR="004E4CD6">
        <w:rPr>
          <w:rFonts w:hint="eastAsia"/>
        </w:rPr>
        <w:t>。如果需要</w:t>
      </w:r>
      <w:r w:rsidR="004E4CD6">
        <w:rPr>
          <w:rFonts w:hint="eastAsia"/>
        </w:rPr>
        <w:t>Redis</w:t>
      </w:r>
      <w:r w:rsidR="004E4CD6">
        <w:rPr>
          <w:rFonts w:hint="eastAsia"/>
        </w:rPr>
        <w:t>连接池，则需要导入</w:t>
      </w:r>
      <w:r w:rsidR="00EA265E">
        <w:rPr>
          <w:rFonts w:hint="eastAsia"/>
        </w:rPr>
        <w:t>common-pool</w:t>
      </w:r>
      <w:r w:rsidR="00EA265E">
        <w:t>-1.5.5.jar</w:t>
      </w:r>
      <w:r w:rsidR="00EA265E">
        <w:t>。</w:t>
      </w:r>
      <w:r w:rsidR="003B54DD">
        <w:rPr>
          <w:rFonts w:hint="eastAsia"/>
        </w:rPr>
        <w:t>Jedis</w:t>
      </w:r>
      <w:r w:rsidR="003B54DD">
        <w:rPr>
          <w:rFonts w:hint="eastAsia"/>
        </w:rPr>
        <w:t>是</w:t>
      </w:r>
      <w:r w:rsidR="003B54DD">
        <w:rPr>
          <w:rFonts w:hint="eastAsia"/>
        </w:rPr>
        <w:t>Redis</w:t>
      </w:r>
      <w:r w:rsidR="003B54DD">
        <w:rPr>
          <w:rFonts w:hint="eastAsia"/>
        </w:rPr>
        <w:t>的</w:t>
      </w:r>
      <w:r w:rsidR="003B54DD">
        <w:rPr>
          <w:rFonts w:hint="eastAsia"/>
        </w:rPr>
        <w:t>Java</w:t>
      </w:r>
      <w:r w:rsidR="003B54DD">
        <w:rPr>
          <w:rFonts w:hint="eastAsia"/>
        </w:rPr>
        <w:t>客户端，</w:t>
      </w:r>
      <w:r w:rsidR="003B54DD">
        <w:rPr>
          <w:rFonts w:hint="eastAsia"/>
        </w:rPr>
        <w:t>Jedis</w:t>
      </w:r>
      <w:r w:rsidR="003B54DD">
        <w:rPr>
          <w:rFonts w:hint="eastAsia"/>
        </w:rPr>
        <w:t>提供了完整的</w:t>
      </w:r>
      <w:r w:rsidR="003B54DD">
        <w:rPr>
          <w:rFonts w:hint="eastAsia"/>
        </w:rPr>
        <w:t>Redis</w:t>
      </w:r>
      <w:r w:rsidR="003B54DD">
        <w:rPr>
          <w:rFonts w:hint="eastAsia"/>
        </w:rPr>
        <w:t>的</w:t>
      </w:r>
      <w:r w:rsidR="003B54DD">
        <w:rPr>
          <w:rFonts w:hint="eastAsia"/>
        </w:rPr>
        <w:t>Java</w:t>
      </w:r>
      <w:r w:rsidR="003B54DD">
        <w:t xml:space="preserve"> API</w:t>
      </w:r>
      <w:r w:rsidR="003B54DD">
        <w:t>，可以完整的支持</w:t>
      </w:r>
      <w:r w:rsidR="003B54DD">
        <w:t>Redis</w:t>
      </w:r>
      <w:r w:rsidR="003B54DD">
        <w:t>客户端</w:t>
      </w:r>
      <w:r w:rsidR="00712D78">
        <w:rPr>
          <w:rFonts w:hint="eastAsia"/>
        </w:rPr>
        <w:t>，具体</w:t>
      </w:r>
      <w:r w:rsidR="00712D78">
        <w:rPr>
          <w:rFonts w:hint="eastAsia"/>
        </w:rPr>
        <w:t>A</w:t>
      </w:r>
      <w:r w:rsidR="00712D78">
        <w:t>PI</w:t>
      </w:r>
      <w:r w:rsidR="00C26A93">
        <w:t>可参考官方</w:t>
      </w:r>
      <w:r w:rsidR="0082311F">
        <w:t>资料</w:t>
      </w:r>
      <w:r w:rsidR="00595078" w:rsidRPr="00595078">
        <w:rPr>
          <w:vertAlign w:val="superscript"/>
        </w:rPr>
        <w:fldChar w:fldCharType="begin"/>
      </w:r>
      <w:r w:rsidR="00595078" w:rsidRPr="00595078">
        <w:rPr>
          <w:vertAlign w:val="superscript"/>
        </w:rPr>
        <w:instrText xml:space="preserve"> NOTEREF _Ref474411624 </w:instrText>
      </w:r>
      <w:r w:rsidR="00595078">
        <w:rPr>
          <w:vertAlign w:val="superscript"/>
        </w:rPr>
        <w:instrText xml:space="preserve"> \* MERGEFORMAT </w:instrText>
      </w:r>
      <w:r w:rsidR="00595078" w:rsidRPr="00595078">
        <w:rPr>
          <w:vertAlign w:val="superscript"/>
        </w:rPr>
        <w:fldChar w:fldCharType="separate"/>
      </w:r>
      <w:r w:rsidR="00595078" w:rsidRPr="00595078">
        <w:rPr>
          <w:vertAlign w:val="superscript"/>
        </w:rPr>
        <w:t>16</w:t>
      </w:r>
      <w:r w:rsidR="00595078" w:rsidRPr="00595078">
        <w:rPr>
          <w:vertAlign w:val="superscript"/>
        </w:rPr>
        <w:fldChar w:fldCharType="end"/>
      </w:r>
      <w:r w:rsidR="003B54DD">
        <w:t>。</w:t>
      </w:r>
    </w:p>
    <w:p w14:paraId="3D7E59E6" w14:textId="77777777" w:rsidR="00336CFC" w:rsidRDefault="00AB65AB" w:rsidP="00D06E51">
      <w:pPr>
        <w:pStyle w:val="aa"/>
      </w:pPr>
      <w:r>
        <w:rPr>
          <w:rFonts w:hint="eastAsia"/>
        </w:rPr>
        <w:t>Cache</w:t>
      </w:r>
      <w:r w:rsidR="0067247F">
        <w:t xml:space="preserve"> </w:t>
      </w:r>
      <w:r>
        <w:rPr>
          <w:rFonts w:hint="eastAsia"/>
        </w:rPr>
        <w:t>Client</w:t>
      </w:r>
      <w:r>
        <w:t>为对外接口，</w:t>
      </w:r>
      <w:r w:rsidR="00451F30">
        <w:t>可以通过</w:t>
      </w:r>
      <w:r w:rsidR="00451F30">
        <w:t>Cache</w:t>
      </w:r>
      <w:r w:rsidR="00401AB7">
        <w:t xml:space="preserve"> </w:t>
      </w:r>
      <w:r w:rsidR="00451F30">
        <w:t>Client</w:t>
      </w:r>
      <w:r w:rsidR="00451F30">
        <w:t>对整个缓存服务器进行配置，</w:t>
      </w:r>
      <w:r w:rsidR="001C1F2D">
        <w:rPr>
          <w:rFonts w:hint="eastAsia"/>
        </w:rPr>
        <w:t>共有四种模式供开发者配置：</w:t>
      </w:r>
    </w:p>
    <w:p w14:paraId="0DEEB27B" w14:textId="77036A61" w:rsidR="00453572" w:rsidRDefault="00D57664" w:rsidP="00D06E51">
      <w:pPr>
        <w:pStyle w:val="aa"/>
      </w:pPr>
      <w:r>
        <w:rPr>
          <w:rFonts w:hint="eastAsia"/>
        </w:rPr>
        <w:t>只使用</w:t>
      </w:r>
      <w:r>
        <w:rPr>
          <w:rFonts w:hint="eastAsia"/>
        </w:rPr>
        <w:t>HBase</w:t>
      </w:r>
      <w:r w:rsidR="00E90339">
        <w:rPr>
          <w:rFonts w:hint="eastAsia"/>
        </w:rPr>
        <w:t>：在用户进行数据查询时，直接进入</w:t>
      </w:r>
      <w:r w:rsidR="00E90339">
        <w:rPr>
          <w:rFonts w:hint="eastAsia"/>
        </w:rPr>
        <w:t>HBase</w:t>
      </w:r>
      <w:r w:rsidR="00E90339">
        <w:rPr>
          <w:rFonts w:hint="eastAsia"/>
        </w:rPr>
        <w:t>进行</w:t>
      </w:r>
      <w:r w:rsidR="00E90339">
        <w:rPr>
          <w:rFonts w:hint="eastAsia"/>
        </w:rPr>
        <w:t>S</w:t>
      </w:r>
      <w:r w:rsidR="00E90339">
        <w:t>c</w:t>
      </w:r>
      <w:r w:rsidR="00E90339">
        <w:rPr>
          <w:rFonts w:hint="eastAsia"/>
        </w:rPr>
        <w:t>an</w:t>
      </w:r>
      <w:r w:rsidR="00E90339">
        <w:rPr>
          <w:rFonts w:hint="eastAsia"/>
        </w:rPr>
        <w:t>操作</w:t>
      </w:r>
      <w:r w:rsidR="002C4E38">
        <w:rPr>
          <w:rFonts w:hint="eastAsia"/>
        </w:rPr>
        <w:t>，并将数据直接返回给用户</w:t>
      </w:r>
      <w:r w:rsidR="00675920">
        <w:rPr>
          <w:rFonts w:hint="eastAsia"/>
        </w:rPr>
        <w:t>，不进行缓存操作。</w:t>
      </w:r>
    </w:p>
    <w:p w14:paraId="0D926370" w14:textId="59B83753" w:rsidR="00453572" w:rsidRDefault="003E4CA4" w:rsidP="00D06E51">
      <w:pPr>
        <w:pStyle w:val="aa"/>
      </w:pPr>
      <w:r>
        <w:rPr>
          <w:rFonts w:hint="eastAsia"/>
        </w:rPr>
        <w:t>只使用</w:t>
      </w:r>
      <w:r>
        <w:rPr>
          <w:rFonts w:hint="eastAsia"/>
        </w:rPr>
        <w:t>Redis</w:t>
      </w:r>
      <w:r>
        <w:rPr>
          <w:rFonts w:hint="eastAsia"/>
        </w:rPr>
        <w:t>集群</w:t>
      </w:r>
      <w:r w:rsidR="002D1C1A">
        <w:rPr>
          <w:rFonts w:hint="eastAsia"/>
        </w:rPr>
        <w:t>缓存</w:t>
      </w:r>
      <w:r w:rsidR="00F5697A">
        <w:rPr>
          <w:rFonts w:hint="eastAsia"/>
        </w:rPr>
        <w:t>：</w:t>
      </w:r>
      <w:r w:rsidR="001F7394">
        <w:rPr>
          <w:rFonts w:hint="eastAsia"/>
        </w:rPr>
        <w:t>在用户进行数据查询时，进入</w:t>
      </w:r>
      <w:r w:rsidR="006C530B">
        <w:rPr>
          <w:rFonts w:hint="eastAsia"/>
        </w:rPr>
        <w:t>Redis</w:t>
      </w:r>
      <w:r w:rsidR="006C530B">
        <w:rPr>
          <w:rFonts w:hint="eastAsia"/>
        </w:rPr>
        <w:t>集群服务器进行查询，</w:t>
      </w:r>
      <w:r w:rsidR="00060AD5">
        <w:rPr>
          <w:rFonts w:hint="eastAsia"/>
        </w:rPr>
        <w:t>若</w:t>
      </w:r>
      <w:r w:rsidR="0020094D">
        <w:rPr>
          <w:rFonts w:hint="eastAsia"/>
        </w:rPr>
        <w:t>未命中数据，则</w:t>
      </w:r>
      <w:r w:rsidR="00352F8D">
        <w:rPr>
          <w:rFonts w:hint="eastAsia"/>
        </w:rPr>
        <w:t>进入</w:t>
      </w:r>
      <w:r w:rsidR="00352F8D">
        <w:rPr>
          <w:rFonts w:hint="eastAsia"/>
        </w:rPr>
        <w:t>HBase</w:t>
      </w:r>
      <w:r w:rsidR="00352F8D">
        <w:rPr>
          <w:rFonts w:hint="eastAsia"/>
        </w:rPr>
        <w:t>查询</w:t>
      </w:r>
      <w:r w:rsidR="00DD794E">
        <w:rPr>
          <w:rFonts w:hint="eastAsia"/>
        </w:rPr>
        <w:t>，</w:t>
      </w:r>
      <w:r w:rsidR="0056159D">
        <w:rPr>
          <w:rFonts w:hint="eastAsia"/>
        </w:rPr>
        <w:t>这是常用的缓存处理方式。</w:t>
      </w:r>
    </w:p>
    <w:p w14:paraId="6FA1E81F" w14:textId="02588519" w:rsidR="00453572" w:rsidRDefault="002500B7" w:rsidP="00D06E51">
      <w:pPr>
        <w:pStyle w:val="aa"/>
      </w:pPr>
      <w:r>
        <w:rPr>
          <w:rFonts w:hint="eastAsia"/>
        </w:rPr>
        <w:lastRenderedPageBreak/>
        <w:t>只使用</w:t>
      </w:r>
      <w:r w:rsidR="00FE7250">
        <w:rPr>
          <w:rFonts w:hint="eastAsia"/>
        </w:rPr>
        <w:t>本地缓存</w:t>
      </w:r>
      <w:r w:rsidR="00F56790">
        <w:rPr>
          <w:rFonts w:hint="eastAsia"/>
        </w:rPr>
        <w:t>：</w:t>
      </w:r>
      <w:r w:rsidR="002A4574">
        <w:rPr>
          <w:rFonts w:hint="eastAsia"/>
        </w:rPr>
        <w:t>对于部分数据量小，</w:t>
      </w:r>
      <w:r w:rsidR="001A5BAE">
        <w:rPr>
          <w:rFonts w:hint="eastAsia"/>
        </w:rPr>
        <w:t>但会</w:t>
      </w:r>
      <w:r w:rsidR="002A4574">
        <w:rPr>
          <w:rFonts w:hint="eastAsia"/>
        </w:rPr>
        <w:t>被频繁访问</w:t>
      </w:r>
      <w:r w:rsidR="001A5BAE">
        <w:rPr>
          <w:rFonts w:hint="eastAsia"/>
        </w:rPr>
        <w:t>的数据，或本身</w:t>
      </w:r>
      <w:r w:rsidR="00CC6473">
        <w:rPr>
          <w:rFonts w:hint="eastAsia"/>
        </w:rPr>
        <w:t>缓存数据量小，无需使用</w:t>
      </w:r>
      <w:r w:rsidR="00CC6473">
        <w:rPr>
          <w:rFonts w:hint="eastAsia"/>
        </w:rPr>
        <w:t>Redis</w:t>
      </w:r>
      <w:r w:rsidR="00CC6473">
        <w:rPr>
          <w:rFonts w:hint="eastAsia"/>
        </w:rPr>
        <w:t>集群服务器进行缓存处理</w:t>
      </w:r>
      <w:r w:rsidR="00610A2C">
        <w:rPr>
          <w:rFonts w:hint="eastAsia"/>
        </w:rPr>
        <w:t>的情况，</w:t>
      </w:r>
      <w:r w:rsidR="00610A2C">
        <w:rPr>
          <w:rFonts w:hint="eastAsia"/>
        </w:rPr>
        <w:t>Cache</w:t>
      </w:r>
      <w:r w:rsidR="00610A2C">
        <w:t xml:space="preserve"> Client</w:t>
      </w:r>
      <w:r w:rsidR="00610A2C">
        <w:t>提供了一种本地缓存</w:t>
      </w:r>
      <w:r w:rsidR="00405625">
        <w:t>策略</w:t>
      </w:r>
      <w:r w:rsidR="00BB5E71">
        <w:t>。在用户进行数据查询时，</w:t>
      </w:r>
      <w:r w:rsidR="003844E7">
        <w:t>进入本地缓存进行</w:t>
      </w:r>
      <w:r w:rsidR="00F37633">
        <w:t>查询，若未命中数据</w:t>
      </w:r>
      <w:r w:rsidR="00F37633">
        <w:rPr>
          <w:rFonts w:hint="eastAsia"/>
        </w:rPr>
        <w:t xml:space="preserve"> </w:t>
      </w:r>
      <w:r w:rsidR="00F37633">
        <w:rPr>
          <w:rFonts w:hint="eastAsia"/>
        </w:rPr>
        <w:t>，则进入</w:t>
      </w:r>
      <w:r w:rsidR="00F37633">
        <w:rPr>
          <w:rFonts w:hint="eastAsia"/>
        </w:rPr>
        <w:t>HBase</w:t>
      </w:r>
      <w:r w:rsidR="00F37633">
        <w:rPr>
          <w:rFonts w:hint="eastAsia"/>
        </w:rPr>
        <w:t>查询</w:t>
      </w:r>
      <w:r w:rsidR="00393422">
        <w:rPr>
          <w:rFonts w:hint="eastAsia"/>
        </w:rPr>
        <w:t>。</w:t>
      </w:r>
      <w:r w:rsidR="00D60678">
        <w:rPr>
          <w:rFonts w:hint="eastAsia"/>
        </w:rPr>
        <w:t>该策略适用于小数据量</w:t>
      </w:r>
      <w:r w:rsidR="0069012A">
        <w:rPr>
          <w:rFonts w:hint="eastAsia"/>
        </w:rPr>
        <w:t>缓存</w:t>
      </w:r>
      <w:r w:rsidR="006D2276">
        <w:rPr>
          <w:rFonts w:hint="eastAsia"/>
        </w:rPr>
        <w:t>。</w:t>
      </w:r>
    </w:p>
    <w:p w14:paraId="4FDA6E38" w14:textId="69953C3D" w:rsidR="00C72F43" w:rsidRDefault="00C94563" w:rsidP="00B71F15">
      <w:pPr>
        <w:pStyle w:val="aa"/>
      </w:pPr>
      <w:r>
        <w:rPr>
          <w:rFonts w:hint="eastAsia"/>
        </w:rPr>
        <w:t>同时使用</w:t>
      </w:r>
      <w:r>
        <w:rPr>
          <w:rFonts w:hint="eastAsia"/>
        </w:rPr>
        <w:t>Redis</w:t>
      </w:r>
      <w:r>
        <w:rPr>
          <w:rFonts w:hint="eastAsia"/>
        </w:rPr>
        <w:t>集群缓存和本地缓存：</w:t>
      </w:r>
      <w:r w:rsidR="005071DB">
        <w:rPr>
          <w:rFonts w:hint="eastAsia"/>
        </w:rPr>
        <w:t>该策略</w:t>
      </w:r>
      <w:r w:rsidR="00E17348">
        <w:rPr>
          <w:rFonts w:hint="eastAsia"/>
        </w:rPr>
        <w:t>设置二级缓存，</w:t>
      </w:r>
      <w:r w:rsidR="004F0E3C">
        <w:rPr>
          <w:rFonts w:hint="eastAsia"/>
        </w:rPr>
        <w:t>当用户进行数据查询时，首先进入本地缓存</w:t>
      </w:r>
      <w:r w:rsidR="00632751">
        <w:rPr>
          <w:rFonts w:hint="eastAsia"/>
        </w:rPr>
        <w:t>，若</w:t>
      </w:r>
      <w:r w:rsidR="001A1B95">
        <w:rPr>
          <w:rFonts w:hint="eastAsia"/>
        </w:rPr>
        <w:t>未命中数据，则进入</w:t>
      </w:r>
      <w:r w:rsidR="001A1B95">
        <w:rPr>
          <w:rFonts w:hint="eastAsia"/>
        </w:rPr>
        <w:t>Redis</w:t>
      </w:r>
      <w:r w:rsidR="001A1B95">
        <w:rPr>
          <w:rFonts w:hint="eastAsia"/>
        </w:rPr>
        <w:t>集群服务器进行查询，</w:t>
      </w:r>
      <w:r w:rsidR="006E0C4B">
        <w:rPr>
          <w:rFonts w:hint="eastAsia"/>
        </w:rPr>
        <w:t>若仍然未命中，则进入</w:t>
      </w:r>
      <w:r w:rsidR="006E0C4B">
        <w:rPr>
          <w:rFonts w:hint="eastAsia"/>
        </w:rPr>
        <w:t>HBase</w:t>
      </w:r>
      <w:r w:rsidR="006E0C4B">
        <w:rPr>
          <w:rFonts w:hint="eastAsia"/>
        </w:rPr>
        <w:t>进行</w:t>
      </w:r>
      <w:r w:rsidR="006E0C4B">
        <w:rPr>
          <w:rFonts w:hint="eastAsia"/>
        </w:rPr>
        <w:t>Scan</w:t>
      </w:r>
      <w:r w:rsidR="006E0C4B">
        <w:t>操作。</w:t>
      </w:r>
      <w:r w:rsidR="00D475CB">
        <w:t>该策略在</w:t>
      </w:r>
      <w:r w:rsidR="00754D99">
        <w:t>支持大数据量缓存的情况下，兼顾了缓存中被频繁访问的数据</w:t>
      </w:r>
      <w:r w:rsidR="004D74D0">
        <w:t>，</w:t>
      </w:r>
      <w:r w:rsidR="00105C86">
        <w:t>命中率和</w:t>
      </w:r>
      <w:r w:rsidR="004D74D0">
        <w:t>缓存检索效率最高。</w:t>
      </w:r>
      <w:r w:rsidR="00584902">
        <w:rPr>
          <w:rFonts w:hint="eastAsia"/>
        </w:rPr>
        <w:t>查询流程如图</w:t>
      </w:r>
      <w:r w:rsidR="0050071C">
        <w:rPr>
          <w:rFonts w:hint="eastAsia"/>
        </w:rPr>
        <w:t>4.15</w:t>
      </w:r>
      <w:r w:rsidR="00584902">
        <w:rPr>
          <w:rFonts w:hint="eastAsia"/>
        </w:rPr>
        <w:t>所示。</w:t>
      </w:r>
      <w:r w:rsidR="004B4B91">
        <w:rPr>
          <w:rFonts w:hint="eastAsia"/>
        </w:rPr>
        <w:t>优先级顺序为</w:t>
      </w:r>
      <w:r w:rsidR="004B4B91">
        <w:rPr>
          <w:rFonts w:hint="eastAsia"/>
        </w:rPr>
        <w:t>Local</w:t>
      </w:r>
      <w:r w:rsidR="004B4B91">
        <w:t xml:space="preserve"> Cache&gt;Redis Cluster&gt;HBase Scan</w:t>
      </w:r>
      <w:r w:rsidR="004B4B91">
        <w:t>。</w:t>
      </w:r>
    </w:p>
    <w:p w14:paraId="0977EB64" w14:textId="265D6FAB" w:rsidR="00F84F7A" w:rsidRDefault="001B71B9" w:rsidP="00EC19CA">
      <w:pPr>
        <w:pStyle w:val="ae"/>
      </w:pPr>
      <w:r>
        <w:rPr>
          <w:rFonts w:hint="eastAsia"/>
          <w:noProof/>
        </w:rPr>
        <w:drawing>
          <wp:inline distT="0" distB="0" distL="0" distR="0" wp14:anchorId="6991B701" wp14:editId="066F4A95">
            <wp:extent cx="5274310" cy="3737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737610"/>
                    </a:xfrm>
                    <a:prstGeom prst="rect">
                      <a:avLst/>
                    </a:prstGeom>
                  </pic:spPr>
                </pic:pic>
              </a:graphicData>
            </a:graphic>
          </wp:inline>
        </w:drawing>
      </w:r>
    </w:p>
    <w:p w14:paraId="09C34ABD" w14:textId="793176C1" w:rsidR="00C72F43" w:rsidRDefault="008E393A" w:rsidP="0014180A">
      <w:pPr>
        <w:pStyle w:val="ae"/>
      </w:pPr>
      <w:r>
        <w:t>图</w:t>
      </w:r>
      <w:r w:rsidR="00B71F15">
        <w:rPr>
          <w:rFonts w:hint="eastAsia"/>
        </w:rPr>
        <w:t>4.14</w:t>
      </w:r>
      <w:r>
        <w:t xml:space="preserve"> Client客户端</w:t>
      </w:r>
      <w:r>
        <w:rPr>
          <w:rFonts w:hint="eastAsia"/>
        </w:rPr>
        <w:t>UML类图</w:t>
      </w:r>
    </w:p>
    <w:p w14:paraId="05BB9626" w14:textId="2E0F9C25" w:rsidR="00075166" w:rsidRDefault="00075166" w:rsidP="00075166">
      <w:pPr>
        <w:pStyle w:val="aa"/>
      </w:pPr>
      <w:r>
        <w:rPr>
          <w:rFonts w:hint="eastAsia"/>
        </w:rPr>
        <w:t>对于不同的缓存策略的使用，要根据实际应用场景进行具体分析。当遇到需要大量缓存数据且数据访问概率较平均业务时，需要考虑</w:t>
      </w:r>
      <w:r>
        <w:rPr>
          <w:rFonts w:hint="eastAsia"/>
        </w:rPr>
        <w:t>Redis</w:t>
      </w:r>
      <w:r>
        <w:rPr>
          <w:rFonts w:hint="eastAsia"/>
        </w:rPr>
        <w:t>集群服务器，当遇到少量访问频繁的数据时，</w:t>
      </w:r>
      <w:r>
        <w:rPr>
          <w:rFonts w:hint="eastAsia"/>
        </w:rPr>
        <w:t>Local</w:t>
      </w:r>
      <w:r>
        <w:t xml:space="preserve"> Cache</w:t>
      </w:r>
      <w:r w:rsidR="000D19DA">
        <w:t>则更</w:t>
      </w:r>
      <w:r>
        <w:t>为合适。</w:t>
      </w:r>
    </w:p>
    <w:p w14:paraId="644262A5" w14:textId="3E228001" w:rsidR="000629F1" w:rsidRDefault="0046511F" w:rsidP="0014180A">
      <w:pPr>
        <w:pStyle w:val="ae"/>
      </w:pPr>
      <w:r>
        <w:object w:dxaOrig="7193" w:dyaOrig="14294" w14:anchorId="36C770C8">
          <v:shape id="_x0000_i1030" type="#_x0000_t75" style="width:265.5pt;height:405.75pt" o:ole="">
            <v:imagedata r:id="rId46" o:title=""/>
          </v:shape>
          <o:OLEObject Type="Embed" ProgID="Visio.Drawing.11" ShapeID="_x0000_i1030" DrawAspect="Content" ObjectID="_1549259366" r:id="rId47"/>
        </w:object>
      </w:r>
    </w:p>
    <w:p w14:paraId="3481BAC8" w14:textId="0D1F3AAA" w:rsidR="00204726" w:rsidRPr="00204726" w:rsidRDefault="002E2C96" w:rsidP="00F7061C">
      <w:pPr>
        <w:pStyle w:val="ae"/>
      </w:pPr>
      <w:r>
        <w:t>图</w:t>
      </w:r>
      <w:r>
        <w:rPr>
          <w:rFonts w:hint="eastAsia"/>
        </w:rPr>
        <w:t>4.15 缓存策略执行流程</w:t>
      </w:r>
    </w:p>
    <w:p w14:paraId="5E23BEB2" w14:textId="3CEB7D24" w:rsidR="00BC7A6C" w:rsidRPr="00BC7A6C" w:rsidRDefault="00BC7A6C" w:rsidP="00BC7A6C">
      <w:pPr>
        <w:pStyle w:val="aa"/>
      </w:pPr>
    </w:p>
    <w:p w14:paraId="207DC0AD" w14:textId="64D600D7" w:rsidR="000D7678" w:rsidRDefault="000D7678" w:rsidP="00CD0CCD">
      <w:pPr>
        <w:pStyle w:val="ad"/>
        <w:ind w:right="240"/>
      </w:pPr>
      <w:bookmarkStart w:id="220" w:name="_Toc474308141"/>
      <w:r>
        <w:rPr>
          <w:rFonts w:hint="eastAsia"/>
        </w:rPr>
        <w:t xml:space="preserve">4.5 </w:t>
      </w:r>
      <w:r>
        <w:rPr>
          <w:rFonts w:hint="eastAsia"/>
        </w:rPr>
        <w:t>集群优化</w:t>
      </w:r>
      <w:r w:rsidR="009B777B">
        <w:rPr>
          <w:rFonts w:hint="eastAsia"/>
        </w:rPr>
        <w:t>配置</w:t>
      </w:r>
      <w:bookmarkEnd w:id="220"/>
    </w:p>
    <w:p w14:paraId="00EB1864" w14:textId="7E64F7EA" w:rsidR="009B777B" w:rsidRDefault="000001B4" w:rsidP="00F93BCC">
      <w:pPr>
        <w:pStyle w:val="aa"/>
        <w:ind w:firstLineChars="0"/>
      </w:pPr>
      <w:r>
        <w:rPr>
          <w:rFonts w:hint="eastAsia"/>
        </w:rPr>
        <w:t>目前对于</w:t>
      </w:r>
      <w:r>
        <w:rPr>
          <w:rFonts w:hint="eastAsia"/>
        </w:rPr>
        <w:t>Hadoop+</w:t>
      </w:r>
      <w:r>
        <w:t>Zookeeper+</w:t>
      </w:r>
      <w:r>
        <w:rPr>
          <w:rFonts w:hint="eastAsia"/>
        </w:rPr>
        <w:t>HBase</w:t>
      </w:r>
      <w:r>
        <w:rPr>
          <w:rFonts w:hint="eastAsia"/>
        </w:rPr>
        <w:t>集群搭建方案较为成熟，</w:t>
      </w:r>
      <w:r w:rsidR="00FB0C77">
        <w:rPr>
          <w:rFonts w:hint="eastAsia"/>
        </w:rPr>
        <w:t>本文将不再对其进行赘述，</w:t>
      </w:r>
      <w:r w:rsidR="00AB7DDC">
        <w:rPr>
          <w:rFonts w:hint="eastAsia"/>
        </w:rPr>
        <w:t>具体搭建方案可参考</w:t>
      </w:r>
      <w:r w:rsidR="005C3C6C">
        <w:rPr>
          <w:rFonts w:hint="eastAsia"/>
        </w:rPr>
        <w:t>相关网络</w:t>
      </w:r>
      <w:r w:rsidR="00AB7DDC">
        <w:rPr>
          <w:rFonts w:hint="eastAsia"/>
        </w:rPr>
        <w:t>文献或</w:t>
      </w:r>
      <w:r w:rsidR="00AB7DDC">
        <w:rPr>
          <w:rFonts w:hint="eastAsia"/>
        </w:rPr>
        <w:t>Apache</w:t>
      </w:r>
      <w:r w:rsidR="00187E90">
        <w:t xml:space="preserve"> HBase</w:t>
      </w:r>
      <w:r w:rsidR="00A55747">
        <w:t>相关书籍</w:t>
      </w:r>
      <w:r w:rsidR="00644C1E" w:rsidRPr="00644C1E">
        <w:rPr>
          <w:vertAlign w:val="superscript"/>
        </w:rPr>
        <w:fldChar w:fldCharType="begin"/>
      </w:r>
      <w:r w:rsidR="00644C1E" w:rsidRPr="00644C1E">
        <w:rPr>
          <w:vertAlign w:val="superscript"/>
        </w:rPr>
        <w:instrText xml:space="preserve"> NOTEREF _Ref474409892 </w:instrText>
      </w:r>
      <w:r w:rsidR="00644C1E">
        <w:rPr>
          <w:vertAlign w:val="superscript"/>
        </w:rPr>
        <w:instrText xml:space="preserve"> \* MERGEFORMAT </w:instrText>
      </w:r>
      <w:r w:rsidR="00644C1E" w:rsidRPr="00644C1E">
        <w:rPr>
          <w:vertAlign w:val="superscript"/>
        </w:rPr>
        <w:fldChar w:fldCharType="separate"/>
      </w:r>
      <w:r w:rsidR="00644C1E" w:rsidRPr="00644C1E">
        <w:rPr>
          <w:vertAlign w:val="superscript"/>
        </w:rPr>
        <w:t>3</w:t>
      </w:r>
      <w:r w:rsidR="00644C1E" w:rsidRPr="00644C1E">
        <w:rPr>
          <w:vertAlign w:val="superscript"/>
        </w:rPr>
        <w:fldChar w:fldCharType="end"/>
      </w:r>
      <w:r w:rsidR="00B90906">
        <w:rPr>
          <w:rFonts w:hint="eastAsia"/>
        </w:rPr>
        <w:t>。</w:t>
      </w:r>
      <w:r w:rsidR="003F2D22">
        <w:rPr>
          <w:rFonts w:hint="eastAsia"/>
        </w:rPr>
        <w:t>为了</w:t>
      </w:r>
      <w:r w:rsidR="00AF030E">
        <w:rPr>
          <w:rFonts w:hint="eastAsia"/>
        </w:rPr>
        <w:t>保障</w:t>
      </w:r>
      <w:r w:rsidR="00E26F63">
        <w:rPr>
          <w:rFonts w:hint="eastAsia"/>
        </w:rPr>
        <w:t>HBase</w:t>
      </w:r>
      <w:r w:rsidR="00E26F63">
        <w:rPr>
          <w:rFonts w:hint="eastAsia"/>
        </w:rPr>
        <w:t>大量写入</w:t>
      </w:r>
      <w:r w:rsidR="00AF030E">
        <w:rPr>
          <w:rFonts w:hint="eastAsia"/>
        </w:rPr>
        <w:t>时无障碍，提升读写性能</w:t>
      </w:r>
      <w:r w:rsidR="00DD3EBD">
        <w:rPr>
          <w:rFonts w:hint="eastAsia"/>
        </w:rPr>
        <w:t>，可以进行如下配置：</w:t>
      </w:r>
    </w:p>
    <w:p w14:paraId="2C2C9B10" w14:textId="1D95939E" w:rsidR="00DD3EBD" w:rsidRDefault="00E41C37" w:rsidP="00E41C37">
      <w:pPr>
        <w:pStyle w:val="aa"/>
        <w:numPr>
          <w:ilvl w:val="0"/>
          <w:numId w:val="34"/>
        </w:numPr>
        <w:ind w:firstLineChars="0"/>
      </w:pPr>
      <w:r>
        <w:rPr>
          <w:rFonts w:hint="eastAsia"/>
        </w:rPr>
        <w:t>禁用</w:t>
      </w:r>
      <w:r>
        <w:rPr>
          <w:rFonts w:hint="eastAsia"/>
        </w:rPr>
        <w:t>Major</w:t>
      </w:r>
      <w:r>
        <w:t xml:space="preserve"> Compaction</w:t>
      </w:r>
      <w:r>
        <w:t>。</w:t>
      </w:r>
    </w:p>
    <w:p w14:paraId="0E4CCFBF" w14:textId="0D98CE55" w:rsidR="00E41C37" w:rsidRPr="000D024D" w:rsidRDefault="00642D4E" w:rsidP="000D024D">
      <w:pPr>
        <w:pStyle w:val="aa"/>
      </w:pPr>
      <w:r w:rsidRPr="000D024D">
        <w:rPr>
          <w:rFonts w:hint="eastAsia"/>
        </w:rPr>
        <w:t>HBase</w:t>
      </w:r>
      <w:r w:rsidRPr="000D024D">
        <w:rPr>
          <w:rFonts w:hint="eastAsia"/>
        </w:rPr>
        <w:t>默认设置为一天执行一次</w:t>
      </w:r>
      <w:r w:rsidRPr="000D024D">
        <w:t>Major Compaction</w:t>
      </w:r>
      <w:r w:rsidRPr="000D024D">
        <w:t>，在进行</w:t>
      </w:r>
      <w:r w:rsidRPr="000D024D">
        <w:t>Major Compaction</w:t>
      </w:r>
      <w:r w:rsidRPr="000D024D">
        <w:t>操作时，</w:t>
      </w:r>
      <w:r w:rsidRPr="000D024D">
        <w:rPr>
          <w:rFonts w:hint="eastAsia"/>
        </w:rPr>
        <w:t>Region</w:t>
      </w:r>
      <w:r w:rsidRPr="000D024D">
        <w:rPr>
          <w:rFonts w:hint="eastAsia"/>
        </w:rPr>
        <w:t>会因为合并</w:t>
      </w:r>
      <w:r w:rsidRPr="000D024D">
        <w:rPr>
          <w:rFonts w:hint="eastAsia"/>
        </w:rPr>
        <w:t>StoreFile</w:t>
      </w:r>
      <w:r w:rsidRPr="000D024D">
        <w:rPr>
          <w:rFonts w:hint="eastAsia"/>
        </w:rPr>
        <w:t>导致当前</w:t>
      </w:r>
      <w:r w:rsidRPr="000D024D">
        <w:rPr>
          <w:rFonts w:hint="eastAsia"/>
        </w:rPr>
        <w:t>Region</w:t>
      </w:r>
      <w:r w:rsidRPr="000D024D">
        <w:rPr>
          <w:rFonts w:hint="eastAsia"/>
        </w:rPr>
        <w:t>不可读</w:t>
      </w:r>
      <w:r w:rsidR="007C1114" w:rsidRPr="000D024D">
        <w:rPr>
          <w:rFonts w:hint="eastAsia"/>
        </w:rPr>
        <w:t>，在数据读写高峰期时，</w:t>
      </w:r>
      <w:r w:rsidR="007C1114" w:rsidRPr="000D024D">
        <w:t>Major Compaction</w:t>
      </w:r>
      <w:r w:rsidR="007C1114" w:rsidRPr="000D024D">
        <w:t>会导致读写延迟，因此，需要将</w:t>
      </w:r>
      <w:r w:rsidR="007C1114" w:rsidRPr="000D024D">
        <w:t>Major Compaction</w:t>
      </w:r>
      <w:r w:rsidR="007C1114" w:rsidRPr="000D024D">
        <w:t>禁用，并设置在固定</w:t>
      </w:r>
      <w:r w:rsidR="000C7B46" w:rsidRPr="000D024D">
        <w:t>空闲时间进行</w:t>
      </w:r>
      <w:r w:rsidR="005B4769" w:rsidRPr="000D024D">
        <w:t>Major Compaction</w:t>
      </w:r>
      <w:r w:rsidR="005B4769" w:rsidRPr="000D024D">
        <w:t>即可。</w:t>
      </w:r>
    </w:p>
    <w:p w14:paraId="0847C6CE" w14:textId="6697B13A" w:rsidR="00A727EE" w:rsidRDefault="00A727EE" w:rsidP="00A727EE">
      <w:pPr>
        <w:pStyle w:val="aa"/>
        <w:numPr>
          <w:ilvl w:val="0"/>
          <w:numId w:val="34"/>
        </w:numPr>
        <w:ind w:firstLineChars="0"/>
      </w:pPr>
      <w:r>
        <w:rPr>
          <w:rFonts w:hint="eastAsia"/>
        </w:rPr>
        <w:t>禁用</w:t>
      </w:r>
      <w:r>
        <w:rPr>
          <w:rFonts w:hint="eastAsia"/>
        </w:rPr>
        <w:t>Split</w:t>
      </w:r>
    </w:p>
    <w:p w14:paraId="6476E34C" w14:textId="01466A5E" w:rsidR="00A727EE" w:rsidRPr="00680A88" w:rsidRDefault="00263424" w:rsidP="00680A88">
      <w:pPr>
        <w:pStyle w:val="aa"/>
      </w:pPr>
      <w:r w:rsidRPr="00680A88">
        <w:rPr>
          <w:rFonts w:hint="eastAsia"/>
        </w:rPr>
        <w:lastRenderedPageBreak/>
        <w:t>与</w:t>
      </w:r>
      <w:r w:rsidRPr="00680A88">
        <w:t>Major Compaction</w:t>
      </w:r>
      <w:r w:rsidRPr="00680A88">
        <w:t>相似，</w:t>
      </w:r>
      <w:r w:rsidRPr="00680A88">
        <w:rPr>
          <w:rFonts w:hint="eastAsia"/>
        </w:rPr>
        <w:t>HBase</w:t>
      </w:r>
      <w:r w:rsidRPr="00680A88">
        <w:rPr>
          <w:rFonts w:hint="eastAsia"/>
        </w:rPr>
        <w:t>通过</w:t>
      </w:r>
      <w:r w:rsidRPr="00680A88">
        <w:rPr>
          <w:rFonts w:hint="eastAsia"/>
        </w:rPr>
        <w:t>Split</w:t>
      </w:r>
      <w:r w:rsidRPr="00680A88">
        <w:rPr>
          <w:rFonts w:hint="eastAsia"/>
        </w:rPr>
        <w:t>可以将</w:t>
      </w:r>
      <w:r w:rsidRPr="00680A88">
        <w:rPr>
          <w:rFonts w:hint="eastAsia"/>
        </w:rPr>
        <w:t>Region</w:t>
      </w:r>
      <w:r w:rsidRPr="00680A88">
        <w:rPr>
          <w:rFonts w:hint="eastAsia"/>
        </w:rPr>
        <w:t>进行分裂操作，在</w:t>
      </w:r>
      <w:r w:rsidRPr="00680A88">
        <w:rPr>
          <w:rFonts w:hint="eastAsia"/>
        </w:rPr>
        <w:t>HBase</w:t>
      </w:r>
      <w:r w:rsidRPr="00680A88">
        <w:t xml:space="preserve"> 0.94.0</w:t>
      </w:r>
      <w:r w:rsidRPr="00680A88">
        <w:t>版本中引入了</w:t>
      </w:r>
      <w:r w:rsidRPr="00680A88">
        <w:rPr>
          <w:rFonts w:hint="eastAsia"/>
        </w:rPr>
        <w:t>Split</w:t>
      </w:r>
      <w:r w:rsidRPr="00680A88">
        <w:t>Policy</w:t>
      </w:r>
      <w:r w:rsidRPr="00680A88">
        <w:t>，可以主动干预</w:t>
      </w:r>
      <w:r w:rsidRPr="00680A88">
        <w:rPr>
          <w:rFonts w:hint="eastAsia"/>
        </w:rPr>
        <w:t>Split</w:t>
      </w:r>
      <w:r w:rsidRPr="00680A88">
        <w:rPr>
          <w:rFonts w:hint="eastAsia"/>
        </w:rPr>
        <w:t>。</w:t>
      </w:r>
      <w:r w:rsidR="00263F07" w:rsidRPr="00680A88">
        <w:rPr>
          <w:rFonts w:hint="eastAsia"/>
        </w:rPr>
        <w:t>由于在</w:t>
      </w:r>
      <w:r w:rsidR="00263F07" w:rsidRPr="00680A88">
        <w:rPr>
          <w:rFonts w:hint="eastAsia"/>
        </w:rPr>
        <w:t>Split</w:t>
      </w:r>
      <w:r w:rsidR="00263F07" w:rsidRPr="00680A88">
        <w:rPr>
          <w:rFonts w:hint="eastAsia"/>
        </w:rPr>
        <w:t>过程中无法进行读写操作，因此，建议禁用自动</w:t>
      </w:r>
      <w:r w:rsidR="00263F07" w:rsidRPr="00680A88">
        <w:rPr>
          <w:rFonts w:hint="eastAsia"/>
        </w:rPr>
        <w:t>Split</w:t>
      </w:r>
      <w:r w:rsidR="00263F07" w:rsidRPr="00680A88">
        <w:rPr>
          <w:rFonts w:hint="eastAsia"/>
        </w:rPr>
        <w:t>，使用</w:t>
      </w:r>
      <w:r w:rsidR="00263F07" w:rsidRPr="00680A88">
        <w:rPr>
          <w:rFonts w:hint="eastAsia"/>
        </w:rPr>
        <w:t>Split</w:t>
      </w:r>
      <w:r w:rsidR="00263F07" w:rsidRPr="00680A88">
        <w:t>Policy</w:t>
      </w:r>
      <w:r w:rsidR="00263F07" w:rsidRPr="00680A88">
        <w:t>手动执行。</w:t>
      </w:r>
    </w:p>
    <w:p w14:paraId="63E2E747" w14:textId="2EBCCA90" w:rsidR="00BF5FE0" w:rsidRDefault="004F5C29" w:rsidP="005F7A7B">
      <w:pPr>
        <w:pStyle w:val="aa"/>
        <w:numPr>
          <w:ilvl w:val="0"/>
          <w:numId w:val="34"/>
        </w:numPr>
        <w:ind w:firstLineChars="0"/>
      </w:pPr>
      <w:r>
        <w:rPr>
          <w:rFonts w:hint="eastAsia"/>
        </w:rPr>
        <w:t>增加</w:t>
      </w:r>
      <w:r>
        <w:rPr>
          <w:rFonts w:hint="eastAsia"/>
        </w:rPr>
        <w:t>Blocking</w:t>
      </w:r>
      <w:r>
        <w:t>StoreFiles</w:t>
      </w:r>
      <w:r>
        <w:t>值</w:t>
      </w:r>
    </w:p>
    <w:p w14:paraId="1BB3BD59" w14:textId="1289633E" w:rsidR="004F5C29" w:rsidRDefault="00BC182F" w:rsidP="00447DEC">
      <w:pPr>
        <w:pStyle w:val="aa"/>
      </w:pPr>
      <w:r w:rsidRPr="00447DEC">
        <w:rPr>
          <w:rFonts w:hint="eastAsia"/>
        </w:rPr>
        <w:t>在</w:t>
      </w:r>
      <w:r w:rsidRPr="00447DEC">
        <w:t>HBase</w:t>
      </w:r>
      <w:r w:rsidRPr="00447DEC">
        <w:t>进行写入</w:t>
      </w:r>
      <w:r w:rsidRPr="00447DEC">
        <w:rPr>
          <w:rFonts w:hint="eastAsia"/>
        </w:rPr>
        <w:t>Region</w:t>
      </w:r>
      <w:r w:rsidRPr="00447DEC">
        <w:rPr>
          <w:rFonts w:hint="eastAsia"/>
        </w:rPr>
        <w:t>操作时，会先检测当前</w:t>
      </w:r>
      <w:r w:rsidRPr="00447DEC">
        <w:t>HFile</w:t>
      </w:r>
      <w:r w:rsidRPr="00447DEC">
        <w:t>空间是否足够，若不够写入容量，则会先中止写入流程，等待其他线程</w:t>
      </w:r>
      <w:r w:rsidRPr="00447DEC">
        <w:t>Compact</w:t>
      </w:r>
      <w:r w:rsidRPr="00447DEC">
        <w:t>。</w:t>
      </w:r>
      <w:r w:rsidR="002C4CEA" w:rsidRPr="00447DEC">
        <w:rPr>
          <w:rFonts w:hint="eastAsia"/>
        </w:rPr>
        <w:t>因此，设置一个合理的</w:t>
      </w:r>
      <w:r w:rsidR="002C4CEA" w:rsidRPr="00447DEC">
        <w:rPr>
          <w:rFonts w:hint="eastAsia"/>
        </w:rPr>
        <w:t>Blocking</w:t>
      </w:r>
      <w:r w:rsidR="002C4CEA" w:rsidRPr="00447DEC">
        <w:t>StoreFiles</w:t>
      </w:r>
      <w:r w:rsidR="002C4CEA" w:rsidRPr="00447DEC">
        <w:t>可以保证数据的实时写入。</w:t>
      </w:r>
    </w:p>
    <w:p w14:paraId="50C955C5" w14:textId="77777777" w:rsidR="00C35C15" w:rsidRPr="00447DEC" w:rsidRDefault="00C35C15" w:rsidP="00447DEC">
      <w:pPr>
        <w:pStyle w:val="aa"/>
      </w:pPr>
    </w:p>
    <w:p w14:paraId="01502D75" w14:textId="244F2897" w:rsidR="002107CB" w:rsidRDefault="002E5B3B" w:rsidP="00A20A45">
      <w:pPr>
        <w:pStyle w:val="ad"/>
        <w:ind w:right="240"/>
      </w:pPr>
      <w:bookmarkStart w:id="221" w:name="_Toc474308142"/>
      <w:r>
        <w:rPr>
          <w:rFonts w:hint="eastAsia"/>
        </w:rPr>
        <w:t>4.6</w:t>
      </w:r>
      <w:r w:rsidR="002107CB">
        <w:rPr>
          <w:rFonts w:hint="eastAsia"/>
        </w:rPr>
        <w:t xml:space="preserve"> </w:t>
      </w:r>
      <w:r w:rsidR="002107CB">
        <w:rPr>
          <w:rFonts w:hint="eastAsia"/>
        </w:rPr>
        <w:t>本章小结</w:t>
      </w:r>
      <w:bookmarkEnd w:id="221"/>
    </w:p>
    <w:p w14:paraId="485F33E3" w14:textId="1BC4965E" w:rsidR="00EA6412" w:rsidRPr="00EA6412" w:rsidRDefault="00EA6412" w:rsidP="00EA6412">
      <w:pPr>
        <w:pStyle w:val="aa"/>
      </w:pPr>
      <w:r>
        <w:rPr>
          <w:rFonts w:hint="eastAsia"/>
        </w:rPr>
        <w:t>本章在第三章理论基础上，</w:t>
      </w:r>
      <w:r w:rsidR="00721BB5">
        <w:rPr>
          <w:rFonts w:hint="eastAsia"/>
        </w:rPr>
        <w:t>给出了</w:t>
      </w:r>
      <w:r w:rsidR="00D168FC">
        <w:rPr>
          <w:rFonts w:hint="eastAsia"/>
        </w:rPr>
        <w:t>一种</w:t>
      </w:r>
      <w:r w:rsidR="00A626C0" w:rsidRPr="00A626C0">
        <w:rPr>
          <w:rFonts w:hint="eastAsia"/>
        </w:rPr>
        <w:t>交通流数据实时存储与查询系统</w:t>
      </w:r>
      <w:r w:rsidR="00A626C0">
        <w:rPr>
          <w:rFonts w:hint="eastAsia"/>
        </w:rPr>
        <w:t>的具体实现。主要</w:t>
      </w:r>
      <w:r w:rsidR="00EC7C6B">
        <w:rPr>
          <w:rFonts w:hint="eastAsia"/>
        </w:rPr>
        <w:t>从数据写入模块和数据读取模块</w:t>
      </w:r>
      <w:r w:rsidR="0050333B">
        <w:rPr>
          <w:rFonts w:hint="eastAsia"/>
        </w:rPr>
        <w:t>两个方面</w:t>
      </w:r>
      <w:r w:rsidR="00A626C0">
        <w:rPr>
          <w:rFonts w:hint="eastAsia"/>
        </w:rPr>
        <w:t>做了介绍</w:t>
      </w:r>
      <w:r w:rsidR="002D0819">
        <w:rPr>
          <w:rFonts w:hint="eastAsia"/>
        </w:rPr>
        <w:t>。</w:t>
      </w:r>
      <w:r w:rsidR="005B7A47">
        <w:rPr>
          <w:rFonts w:hint="eastAsia"/>
        </w:rPr>
        <w:t>数据写入功能</w:t>
      </w:r>
      <w:r w:rsidR="00CC797F">
        <w:rPr>
          <w:rFonts w:hint="eastAsia"/>
        </w:rPr>
        <w:t>介绍了数据预处理层、缓冲层和写入层的</w:t>
      </w:r>
      <w:r w:rsidR="005B7A47">
        <w:rPr>
          <w:rFonts w:hint="eastAsia"/>
        </w:rPr>
        <w:t>实现方案</w:t>
      </w:r>
      <w:r w:rsidR="00A179A7">
        <w:rPr>
          <w:rFonts w:hint="eastAsia"/>
        </w:rPr>
        <w:t>。</w:t>
      </w:r>
      <w:r w:rsidR="005B7A47">
        <w:rPr>
          <w:rFonts w:hint="eastAsia"/>
        </w:rPr>
        <w:t>在</w:t>
      </w:r>
      <w:r w:rsidR="005B7A47">
        <w:rPr>
          <w:rFonts w:hint="eastAsia"/>
        </w:rPr>
        <w:t>SQL</w:t>
      </w:r>
      <w:r w:rsidR="005B7A47">
        <w:rPr>
          <w:rFonts w:hint="eastAsia"/>
        </w:rPr>
        <w:t>解析模块</w:t>
      </w:r>
      <w:r w:rsidR="00A179A7">
        <w:rPr>
          <w:rFonts w:hint="eastAsia"/>
        </w:rPr>
        <w:t>，</w:t>
      </w:r>
      <w:r w:rsidR="005E283F">
        <w:rPr>
          <w:rFonts w:hint="eastAsia"/>
        </w:rPr>
        <w:t>本文介绍了</w:t>
      </w:r>
      <w:r w:rsidR="005E283F">
        <w:rPr>
          <w:rFonts w:hint="eastAsia"/>
        </w:rPr>
        <w:t>Pho</w:t>
      </w:r>
      <w:r w:rsidR="005E283F">
        <w:t>enix</w:t>
      </w:r>
      <w:r w:rsidR="005E283F">
        <w:t>的配置方案</w:t>
      </w:r>
      <w:r w:rsidR="00902D37">
        <w:t>。对于缓存服务器的实现，给出了</w:t>
      </w:r>
      <w:r w:rsidR="00AF1F5F">
        <w:t>一种常见的</w:t>
      </w:r>
      <w:r w:rsidR="00AF1F5F">
        <w:rPr>
          <w:rFonts w:hint="eastAsia"/>
        </w:rPr>
        <w:t>Keep</w:t>
      </w:r>
      <w:r w:rsidR="00AF1F5F">
        <w:t>Alived+TwemProxy+Redis Cluster</w:t>
      </w:r>
      <w:r w:rsidR="00C9634F">
        <w:t>配置方案</w:t>
      </w:r>
      <w:r w:rsidR="00234942">
        <w:t>。详细设计了一种</w:t>
      </w:r>
      <w:r w:rsidR="00A9015F">
        <w:t>基于本地缓存和</w:t>
      </w:r>
      <w:r w:rsidR="00A9015F">
        <w:t>Redis</w:t>
      </w:r>
      <w:r w:rsidR="00A9015F">
        <w:t>缓存服务器的</w:t>
      </w:r>
      <w:r w:rsidR="00A9015F">
        <w:rPr>
          <w:rFonts w:hint="eastAsia"/>
        </w:rPr>
        <w:t>Cache</w:t>
      </w:r>
      <w:r w:rsidR="00A9015F">
        <w:t xml:space="preserve"> Client</w:t>
      </w:r>
      <w:r w:rsidR="00A9015F">
        <w:t>。</w:t>
      </w:r>
      <w:r w:rsidR="00673551">
        <w:t>最后，给出了</w:t>
      </w:r>
      <w:r w:rsidR="00673551">
        <w:rPr>
          <w:rFonts w:hint="eastAsia"/>
        </w:rPr>
        <w:t>HBase</w:t>
      </w:r>
      <w:r w:rsidR="00673551">
        <w:rPr>
          <w:rFonts w:hint="eastAsia"/>
        </w:rPr>
        <w:t>集群的优化配置</w:t>
      </w:r>
      <w:r w:rsidR="00425604">
        <w:rPr>
          <w:rFonts w:hint="eastAsia"/>
        </w:rPr>
        <w:t>相关建议</w:t>
      </w:r>
      <w:r w:rsidR="00673551">
        <w:rPr>
          <w:rFonts w:hint="eastAsia"/>
        </w:rPr>
        <w:t>。</w:t>
      </w:r>
    </w:p>
    <w:p w14:paraId="60B536C7" w14:textId="7BEC8F6E" w:rsidR="00BB54E3" w:rsidRPr="009C2D32" w:rsidRDefault="00BB54E3" w:rsidP="00F93BCC">
      <w:pPr>
        <w:pStyle w:val="aa"/>
        <w:ind w:firstLineChars="0"/>
      </w:pPr>
      <w:r w:rsidRPr="009C2D32">
        <w:br w:type="page"/>
      </w:r>
    </w:p>
    <w:p w14:paraId="0440FC54" w14:textId="77777777" w:rsidR="00794C6D" w:rsidRDefault="00794C6D" w:rsidP="001710A0">
      <w:pPr>
        <w:pStyle w:val="aa"/>
        <w:ind w:firstLineChars="0" w:firstLine="0"/>
      </w:pPr>
    </w:p>
    <w:p w14:paraId="6C38EFA5" w14:textId="7209C7DD" w:rsidR="00E93CB3" w:rsidRDefault="00BB54E3" w:rsidP="00387C91">
      <w:pPr>
        <w:pStyle w:val="ab"/>
      </w:pPr>
      <w:bookmarkStart w:id="222" w:name="_Toc474308143"/>
      <w:commentRangeStart w:id="223"/>
      <w:r>
        <w:rPr>
          <w:rFonts w:hint="eastAsia"/>
        </w:rPr>
        <w:t>第五章 实验设计与结果分析</w:t>
      </w:r>
      <w:bookmarkEnd w:id="222"/>
      <w:commentRangeEnd w:id="223"/>
      <w:r w:rsidR="002742A2">
        <w:rPr>
          <w:rStyle w:val="af1"/>
          <w:rFonts w:ascii="Times New Roman" w:eastAsia="宋体" w:hAnsi="Times New Roman" w:cs="Times New Roman"/>
          <w:b w:val="0"/>
        </w:rPr>
        <w:commentReference w:id="223"/>
      </w:r>
    </w:p>
    <w:p w14:paraId="3B2DC9E7" w14:textId="23C3DD1A" w:rsidR="005278C7" w:rsidRDefault="005278C7" w:rsidP="001C31F0">
      <w:pPr>
        <w:pStyle w:val="aa"/>
      </w:pPr>
      <w:r>
        <w:t>在上一章给出了</w:t>
      </w:r>
      <w:r w:rsidR="002A3197" w:rsidRPr="002A3197">
        <w:rPr>
          <w:rFonts w:hint="eastAsia"/>
        </w:rPr>
        <w:t>交通流数据实时存储与查询系统</w:t>
      </w:r>
      <w:r w:rsidR="00F37D5F">
        <w:rPr>
          <w:rFonts w:hint="eastAsia"/>
        </w:rPr>
        <w:t>的具体实现，在本章中</w:t>
      </w:r>
      <w:r w:rsidR="002A3197">
        <w:rPr>
          <w:rFonts w:hint="eastAsia"/>
        </w:rPr>
        <w:t>，将根据上一章提出了具体实现搭建测试环境并进行性能测试，</w:t>
      </w:r>
      <w:r w:rsidR="00DC07CC">
        <w:rPr>
          <w:rFonts w:hint="eastAsia"/>
        </w:rPr>
        <w:t>主要测试包括数据写入</w:t>
      </w:r>
      <w:r w:rsidR="001C3F58">
        <w:rPr>
          <w:rFonts w:hint="eastAsia"/>
        </w:rPr>
        <w:t>测试</w:t>
      </w:r>
      <w:r w:rsidR="00DC07CC">
        <w:rPr>
          <w:rFonts w:hint="eastAsia"/>
        </w:rPr>
        <w:t>、</w:t>
      </w:r>
      <w:r w:rsidR="001C3F58">
        <w:rPr>
          <w:rFonts w:hint="eastAsia"/>
        </w:rPr>
        <w:t>缓存命中率测试、缓存淘汰测试等。</w:t>
      </w:r>
    </w:p>
    <w:p w14:paraId="7486A671" w14:textId="6237BA29" w:rsidR="00BE5F3A" w:rsidRDefault="005137B4" w:rsidP="00CE2189">
      <w:pPr>
        <w:pStyle w:val="ad"/>
        <w:ind w:right="240"/>
      </w:pPr>
      <w:bookmarkStart w:id="224" w:name="_Toc474308144"/>
      <w:r>
        <w:rPr>
          <w:rFonts w:hint="eastAsia"/>
        </w:rPr>
        <w:t xml:space="preserve">5.1 </w:t>
      </w:r>
      <w:r w:rsidR="006125E3">
        <w:rPr>
          <w:rFonts w:hint="eastAsia"/>
        </w:rPr>
        <w:t>实验</w:t>
      </w:r>
      <w:r>
        <w:rPr>
          <w:rFonts w:hint="eastAsia"/>
        </w:rPr>
        <w:t>环境搭建</w:t>
      </w:r>
      <w:bookmarkEnd w:id="224"/>
    </w:p>
    <w:p w14:paraId="6FCD60C2" w14:textId="1DCF1B7A" w:rsidR="001A645C" w:rsidRDefault="00DC342B" w:rsidP="00DC342B">
      <w:pPr>
        <w:pStyle w:val="af4"/>
        <w:ind w:right="240"/>
      </w:pPr>
      <w:bookmarkStart w:id="225" w:name="_Toc474308145"/>
      <w:r>
        <w:rPr>
          <w:rFonts w:hint="eastAsia"/>
        </w:rPr>
        <w:t xml:space="preserve">5.1.1 </w:t>
      </w:r>
      <w:r>
        <w:rPr>
          <w:rFonts w:hint="eastAsia"/>
        </w:rPr>
        <w:t>硬件环境</w:t>
      </w:r>
      <w:bookmarkEnd w:id="225"/>
    </w:p>
    <w:p w14:paraId="2D5DE8FE" w14:textId="0984E2C6" w:rsidR="001A645C" w:rsidRDefault="00A61B54" w:rsidP="00724C6D">
      <w:pPr>
        <w:pStyle w:val="aa"/>
      </w:pPr>
      <w:r w:rsidRPr="00724C6D">
        <w:rPr>
          <w:rFonts w:hint="eastAsia"/>
        </w:rPr>
        <w:t>本次</w:t>
      </w:r>
      <w:r w:rsidR="00825FFF" w:rsidRPr="00724C6D">
        <w:rPr>
          <w:rFonts w:hint="eastAsia"/>
        </w:rPr>
        <w:t>实验</w:t>
      </w:r>
      <w:r w:rsidRPr="00724C6D">
        <w:rPr>
          <w:rFonts w:hint="eastAsia"/>
        </w:rPr>
        <w:t>测试</w:t>
      </w:r>
      <w:r w:rsidR="00825FFF" w:rsidRPr="00724C6D">
        <w:rPr>
          <w:rFonts w:hint="eastAsia"/>
        </w:rPr>
        <w:t>选用</w:t>
      </w:r>
      <w:r w:rsidRPr="00724C6D">
        <w:rPr>
          <w:rFonts w:hint="eastAsia"/>
        </w:rPr>
        <w:t>5</w:t>
      </w:r>
      <w:r w:rsidRPr="00724C6D">
        <w:rPr>
          <w:rFonts w:hint="eastAsia"/>
        </w:rPr>
        <w:t>台</w:t>
      </w:r>
      <w:r w:rsidR="00FD2900">
        <w:rPr>
          <w:rFonts w:hint="eastAsia"/>
        </w:rPr>
        <w:t>配置相同</w:t>
      </w:r>
      <w:r w:rsidR="009718FC">
        <w:rPr>
          <w:rFonts w:hint="eastAsia"/>
        </w:rPr>
        <w:t>的</w:t>
      </w:r>
      <w:r w:rsidR="00D94768">
        <w:rPr>
          <w:rFonts w:hint="eastAsia"/>
        </w:rPr>
        <w:t>标准</w:t>
      </w:r>
      <w:r w:rsidRPr="00724C6D">
        <w:rPr>
          <w:rFonts w:hint="eastAsia"/>
        </w:rPr>
        <w:t>服务器，</w:t>
      </w:r>
      <w:r w:rsidR="00724C6D">
        <w:rPr>
          <w:rFonts w:hint="eastAsia"/>
        </w:rPr>
        <w:t>硬件配置情况如表</w:t>
      </w:r>
      <w:r w:rsidR="00724C6D">
        <w:rPr>
          <w:rFonts w:hint="eastAsia"/>
        </w:rPr>
        <w:t>5.1</w:t>
      </w:r>
      <w:r w:rsidR="00724C6D">
        <w:rPr>
          <w:rFonts w:hint="eastAsia"/>
        </w:rPr>
        <w:t>所示。</w:t>
      </w:r>
    </w:p>
    <w:p w14:paraId="377E8EDC" w14:textId="488863DE" w:rsidR="00F1163C" w:rsidRDefault="00F1163C" w:rsidP="004E4950">
      <w:pPr>
        <w:pStyle w:val="ae"/>
      </w:pPr>
      <w:r>
        <w:t>表</w:t>
      </w:r>
      <w:r>
        <w:rPr>
          <w:rFonts w:hint="eastAsia"/>
        </w:rPr>
        <w:t>5.1 配置清单表</w:t>
      </w:r>
    </w:p>
    <w:tbl>
      <w:tblPr>
        <w:tblStyle w:val="af6"/>
        <w:tblW w:w="0" w:type="auto"/>
        <w:jc w:val="center"/>
        <w:tblLook w:val="04A0" w:firstRow="1" w:lastRow="0" w:firstColumn="1" w:lastColumn="0" w:noHBand="0" w:noVBand="1"/>
      </w:tblPr>
      <w:tblGrid>
        <w:gridCol w:w="4261"/>
        <w:gridCol w:w="4261"/>
      </w:tblGrid>
      <w:tr w:rsidR="007046CA" w14:paraId="5E59EE0C" w14:textId="77777777" w:rsidTr="007046CA">
        <w:trPr>
          <w:jc w:val="center"/>
        </w:trPr>
        <w:tc>
          <w:tcPr>
            <w:tcW w:w="4261" w:type="dxa"/>
            <w:vAlign w:val="center"/>
          </w:tcPr>
          <w:p w14:paraId="67B2B58B" w14:textId="04FF029E" w:rsidR="007046CA" w:rsidRPr="007046CA" w:rsidRDefault="007046CA" w:rsidP="007046CA">
            <w:pPr>
              <w:pStyle w:val="aa"/>
              <w:ind w:firstLineChars="0" w:firstLine="0"/>
              <w:jc w:val="center"/>
              <w:rPr>
                <w:b/>
              </w:rPr>
            </w:pPr>
            <w:r w:rsidRPr="007046CA">
              <w:rPr>
                <w:rFonts w:hint="eastAsia"/>
                <w:b/>
              </w:rPr>
              <w:t>属性</w:t>
            </w:r>
          </w:p>
        </w:tc>
        <w:tc>
          <w:tcPr>
            <w:tcW w:w="4261" w:type="dxa"/>
            <w:vAlign w:val="center"/>
          </w:tcPr>
          <w:p w14:paraId="4DEB7E52" w14:textId="194F0F31" w:rsidR="007046CA" w:rsidRPr="007046CA" w:rsidRDefault="007046CA" w:rsidP="007046CA">
            <w:pPr>
              <w:pStyle w:val="aa"/>
              <w:ind w:firstLineChars="0" w:firstLine="0"/>
              <w:jc w:val="center"/>
              <w:rPr>
                <w:b/>
              </w:rPr>
            </w:pPr>
            <w:r w:rsidRPr="007046CA">
              <w:rPr>
                <w:rFonts w:hint="eastAsia"/>
                <w:b/>
              </w:rPr>
              <w:t>配置信息</w:t>
            </w:r>
          </w:p>
        </w:tc>
      </w:tr>
      <w:tr w:rsidR="007046CA" w14:paraId="4ABE0FB5" w14:textId="77777777" w:rsidTr="007046CA">
        <w:trPr>
          <w:jc w:val="center"/>
        </w:trPr>
        <w:tc>
          <w:tcPr>
            <w:tcW w:w="4261" w:type="dxa"/>
            <w:vAlign w:val="center"/>
          </w:tcPr>
          <w:p w14:paraId="3B0E2F88" w14:textId="167C1FDF" w:rsidR="007046CA" w:rsidRDefault="00166E7F" w:rsidP="007046CA">
            <w:pPr>
              <w:pStyle w:val="aa"/>
              <w:ind w:firstLineChars="0" w:firstLine="0"/>
              <w:jc w:val="center"/>
            </w:pPr>
            <w:r>
              <w:rPr>
                <w:rFonts w:hint="eastAsia"/>
              </w:rPr>
              <w:t>中央处理器</w:t>
            </w:r>
            <w:r w:rsidR="00C23402">
              <w:rPr>
                <w:rFonts w:hint="eastAsia"/>
              </w:rPr>
              <w:t>（</w:t>
            </w:r>
            <w:r w:rsidR="00C23402">
              <w:rPr>
                <w:rFonts w:hint="eastAsia"/>
              </w:rPr>
              <w:t>CPU</w:t>
            </w:r>
            <w:r w:rsidR="00C23402">
              <w:rPr>
                <w:rFonts w:hint="eastAsia"/>
              </w:rPr>
              <w:t>）</w:t>
            </w:r>
          </w:p>
        </w:tc>
        <w:tc>
          <w:tcPr>
            <w:tcW w:w="4261" w:type="dxa"/>
            <w:vAlign w:val="center"/>
          </w:tcPr>
          <w:p w14:paraId="2A4240D6" w14:textId="300DF7A7" w:rsidR="007046CA" w:rsidRDefault="00864B4E" w:rsidP="007046CA">
            <w:pPr>
              <w:pStyle w:val="aa"/>
              <w:ind w:firstLineChars="0" w:firstLine="0"/>
              <w:jc w:val="center"/>
            </w:pPr>
            <w:r>
              <w:t xml:space="preserve">4 Core </w:t>
            </w:r>
            <w:r>
              <w:rPr>
                <w:rFonts w:hint="eastAsia"/>
              </w:rPr>
              <w:t>Intel</w:t>
            </w:r>
            <w:r>
              <w:t xml:space="preserve"> Xeon E3-1230 V2 3.3GHZ</w:t>
            </w:r>
          </w:p>
        </w:tc>
      </w:tr>
      <w:tr w:rsidR="007046CA" w14:paraId="7ADAF227" w14:textId="77777777" w:rsidTr="007046CA">
        <w:trPr>
          <w:jc w:val="center"/>
        </w:trPr>
        <w:tc>
          <w:tcPr>
            <w:tcW w:w="4261" w:type="dxa"/>
            <w:vAlign w:val="center"/>
          </w:tcPr>
          <w:p w14:paraId="786D74E8" w14:textId="47876DA5" w:rsidR="007046CA" w:rsidRDefault="00C23402" w:rsidP="007046CA">
            <w:pPr>
              <w:pStyle w:val="aa"/>
              <w:ind w:firstLineChars="0" w:firstLine="0"/>
              <w:jc w:val="center"/>
            </w:pPr>
            <w:r>
              <w:rPr>
                <w:rFonts w:hint="eastAsia"/>
              </w:rPr>
              <w:t>内部存储器（</w:t>
            </w:r>
            <w:r>
              <w:rPr>
                <w:rFonts w:hint="eastAsia"/>
              </w:rPr>
              <w:t>Memory</w:t>
            </w:r>
            <w:r>
              <w:rPr>
                <w:rFonts w:hint="eastAsia"/>
              </w:rPr>
              <w:t>）</w:t>
            </w:r>
          </w:p>
        </w:tc>
        <w:tc>
          <w:tcPr>
            <w:tcW w:w="4261" w:type="dxa"/>
            <w:vAlign w:val="center"/>
          </w:tcPr>
          <w:p w14:paraId="1A2AE68A" w14:textId="084D9BDD" w:rsidR="007046CA" w:rsidRDefault="00362DD8" w:rsidP="007046CA">
            <w:pPr>
              <w:pStyle w:val="aa"/>
              <w:ind w:firstLineChars="0" w:firstLine="0"/>
              <w:jc w:val="center"/>
            </w:pPr>
            <w:r>
              <w:rPr>
                <w:rFonts w:hint="eastAsia"/>
              </w:rPr>
              <w:t>4GB DDR3</w:t>
            </w:r>
            <w:r>
              <w:t xml:space="preserve"> 1600MHZ</w:t>
            </w:r>
          </w:p>
        </w:tc>
      </w:tr>
      <w:tr w:rsidR="007046CA" w14:paraId="055C708C" w14:textId="77777777" w:rsidTr="007046CA">
        <w:trPr>
          <w:jc w:val="center"/>
        </w:trPr>
        <w:tc>
          <w:tcPr>
            <w:tcW w:w="4261" w:type="dxa"/>
            <w:vAlign w:val="center"/>
          </w:tcPr>
          <w:p w14:paraId="3C88C0F2" w14:textId="63BF51FF" w:rsidR="007046CA" w:rsidRDefault="00E56F0D" w:rsidP="007046CA">
            <w:pPr>
              <w:pStyle w:val="aa"/>
              <w:ind w:firstLineChars="0" w:firstLine="0"/>
              <w:jc w:val="center"/>
            </w:pPr>
            <w:r>
              <w:rPr>
                <w:rFonts w:hint="eastAsia"/>
              </w:rPr>
              <w:t>外部存储器（</w:t>
            </w:r>
            <w:r>
              <w:rPr>
                <w:rFonts w:hint="eastAsia"/>
              </w:rPr>
              <w:t>HDD</w:t>
            </w:r>
            <w:r>
              <w:rPr>
                <w:rFonts w:hint="eastAsia"/>
              </w:rPr>
              <w:t>）</w:t>
            </w:r>
          </w:p>
        </w:tc>
        <w:tc>
          <w:tcPr>
            <w:tcW w:w="4261" w:type="dxa"/>
            <w:vAlign w:val="center"/>
          </w:tcPr>
          <w:p w14:paraId="655EEAA4" w14:textId="22FA47FF" w:rsidR="007046CA" w:rsidRPr="00261B3B" w:rsidRDefault="0072789D" w:rsidP="007046CA">
            <w:pPr>
              <w:pStyle w:val="aa"/>
              <w:ind w:firstLineChars="0" w:firstLine="0"/>
              <w:jc w:val="center"/>
            </w:pPr>
            <w:r>
              <w:rPr>
                <w:rFonts w:hint="eastAsia"/>
              </w:rPr>
              <w:t>1</w:t>
            </w:r>
            <w:r>
              <w:t>TB 7200RPM 64MB</w:t>
            </w:r>
            <w:r w:rsidR="00AF37FC">
              <w:t xml:space="preserve"> SATA 6Gb/s</w:t>
            </w:r>
          </w:p>
        </w:tc>
      </w:tr>
      <w:tr w:rsidR="007046CA" w14:paraId="32B0B3BC" w14:textId="77777777" w:rsidTr="007046CA">
        <w:trPr>
          <w:jc w:val="center"/>
        </w:trPr>
        <w:tc>
          <w:tcPr>
            <w:tcW w:w="4261" w:type="dxa"/>
            <w:vAlign w:val="center"/>
          </w:tcPr>
          <w:p w14:paraId="46564B9A" w14:textId="2DDD217A" w:rsidR="007046CA" w:rsidRPr="00B04F81" w:rsidRDefault="00B04F81" w:rsidP="007046CA">
            <w:pPr>
              <w:pStyle w:val="aa"/>
              <w:ind w:firstLineChars="0" w:firstLine="0"/>
              <w:jc w:val="center"/>
            </w:pPr>
            <w:r>
              <w:t>网络适配器（</w:t>
            </w:r>
            <w:r>
              <w:rPr>
                <w:rFonts w:hint="eastAsia"/>
              </w:rPr>
              <w:t>Network</w:t>
            </w:r>
            <w:r>
              <w:t>）</w:t>
            </w:r>
          </w:p>
        </w:tc>
        <w:tc>
          <w:tcPr>
            <w:tcW w:w="4261" w:type="dxa"/>
            <w:vAlign w:val="center"/>
          </w:tcPr>
          <w:p w14:paraId="779F3B3E" w14:textId="09AF51F8" w:rsidR="007046CA" w:rsidRDefault="007208A6" w:rsidP="007046CA">
            <w:pPr>
              <w:pStyle w:val="aa"/>
              <w:ind w:firstLineChars="0" w:firstLine="0"/>
              <w:jc w:val="center"/>
            </w:pPr>
            <w:r>
              <w:rPr>
                <w:rFonts w:hint="eastAsia"/>
              </w:rPr>
              <w:t>Bandwidth</w:t>
            </w:r>
            <w:r>
              <w:t xml:space="preserve"> 1Gbps</w:t>
            </w:r>
          </w:p>
        </w:tc>
      </w:tr>
      <w:tr w:rsidR="007046CA" w14:paraId="177585E8" w14:textId="77777777" w:rsidTr="007046CA">
        <w:trPr>
          <w:jc w:val="center"/>
        </w:trPr>
        <w:tc>
          <w:tcPr>
            <w:tcW w:w="4261" w:type="dxa"/>
            <w:vAlign w:val="center"/>
          </w:tcPr>
          <w:p w14:paraId="3FEBF0AA" w14:textId="1955C112" w:rsidR="007046CA" w:rsidRDefault="0077116E" w:rsidP="007046CA">
            <w:pPr>
              <w:pStyle w:val="aa"/>
              <w:ind w:firstLineChars="0" w:firstLine="0"/>
              <w:jc w:val="center"/>
            </w:pPr>
            <w:r>
              <w:rPr>
                <w:rFonts w:hint="eastAsia"/>
              </w:rPr>
              <w:t>操作系统（</w:t>
            </w:r>
            <w:r>
              <w:rPr>
                <w:rFonts w:hint="eastAsia"/>
              </w:rPr>
              <w:t>OS</w:t>
            </w:r>
            <w:r>
              <w:rPr>
                <w:rFonts w:hint="eastAsia"/>
              </w:rPr>
              <w:t>）</w:t>
            </w:r>
          </w:p>
        </w:tc>
        <w:tc>
          <w:tcPr>
            <w:tcW w:w="4261" w:type="dxa"/>
            <w:vAlign w:val="center"/>
          </w:tcPr>
          <w:p w14:paraId="597C7A87" w14:textId="589741B3" w:rsidR="007046CA" w:rsidRDefault="00177BA1" w:rsidP="007046CA">
            <w:pPr>
              <w:pStyle w:val="aa"/>
              <w:ind w:firstLineChars="0" w:firstLine="0"/>
              <w:jc w:val="center"/>
            </w:pPr>
            <w:r>
              <w:rPr>
                <w:rFonts w:hint="eastAsia"/>
              </w:rPr>
              <w:t>Cent</w:t>
            </w:r>
            <w:r>
              <w:t>OS-6.5-i386</w:t>
            </w:r>
          </w:p>
        </w:tc>
      </w:tr>
    </w:tbl>
    <w:p w14:paraId="1654A211" w14:textId="77777777" w:rsidR="00E22365" w:rsidRDefault="00E22365" w:rsidP="001D4080">
      <w:pPr>
        <w:pStyle w:val="aa"/>
        <w:ind w:firstLineChars="0" w:firstLine="0"/>
      </w:pPr>
    </w:p>
    <w:p w14:paraId="3132E34F" w14:textId="5E19E14F" w:rsidR="00447466" w:rsidRDefault="009B16ED" w:rsidP="00B43DAD">
      <w:pPr>
        <w:pStyle w:val="aa"/>
      </w:pPr>
      <w:r w:rsidRPr="00B43DAD">
        <w:rPr>
          <w:rFonts w:hint="eastAsia"/>
        </w:rPr>
        <w:t>将所有实验服务器</w:t>
      </w:r>
      <w:r w:rsidR="00BD0BE3">
        <w:rPr>
          <w:rFonts w:hint="eastAsia"/>
        </w:rPr>
        <w:t>进行</w:t>
      </w:r>
      <w:r w:rsidR="005726EE" w:rsidRPr="00B43DAD">
        <w:rPr>
          <w:rFonts w:hint="eastAsia"/>
        </w:rPr>
        <w:t>磁盘</w:t>
      </w:r>
      <w:r w:rsidR="00BD0BE3">
        <w:rPr>
          <w:rFonts w:hint="eastAsia"/>
        </w:rPr>
        <w:t>格式化</w:t>
      </w:r>
      <w:r w:rsidR="005726EE" w:rsidRPr="00B43DAD">
        <w:rPr>
          <w:rFonts w:hint="eastAsia"/>
        </w:rPr>
        <w:t>，并重新安装操作系统，最大程度保障了各个服务器在实验阶段处于初始化</w:t>
      </w:r>
      <w:r w:rsidR="00C00477">
        <w:rPr>
          <w:rFonts w:hint="eastAsia"/>
        </w:rPr>
        <w:t>一致</w:t>
      </w:r>
      <w:r w:rsidR="005726EE" w:rsidRPr="00B43DAD">
        <w:rPr>
          <w:rFonts w:hint="eastAsia"/>
        </w:rPr>
        <w:t>状态</w:t>
      </w:r>
      <w:r w:rsidR="0017675B" w:rsidRPr="00B43DAD">
        <w:rPr>
          <w:rFonts w:hint="eastAsia"/>
        </w:rPr>
        <w:t>。</w:t>
      </w:r>
      <w:r w:rsidR="0017675B" w:rsidRPr="00B43DAD">
        <w:rPr>
          <w:rFonts w:hint="eastAsia"/>
        </w:rPr>
        <w:t xml:space="preserve"> </w:t>
      </w:r>
      <w:r w:rsidR="00CE0CB7">
        <w:rPr>
          <w:rFonts w:hint="eastAsia"/>
        </w:rPr>
        <w:t>各台独立服务器通过交换机使用网线连接，组成集群通路</w:t>
      </w:r>
      <w:r w:rsidR="009173E3">
        <w:rPr>
          <w:rFonts w:hint="eastAsia"/>
        </w:rPr>
        <w:t>，并为各个服务器设置</w:t>
      </w:r>
      <w:r w:rsidR="00DD7309">
        <w:rPr>
          <w:rFonts w:hint="eastAsia"/>
        </w:rPr>
        <w:t>对应</w:t>
      </w:r>
      <w:r w:rsidR="009173E3">
        <w:rPr>
          <w:rFonts w:hint="eastAsia"/>
        </w:rPr>
        <w:t>IP</w:t>
      </w:r>
      <w:r w:rsidR="009173E3">
        <w:rPr>
          <w:rFonts w:hint="eastAsia"/>
        </w:rPr>
        <w:t>地址和网关，</w:t>
      </w:r>
      <w:r w:rsidR="00C0016F">
        <w:rPr>
          <w:rFonts w:hint="eastAsia"/>
        </w:rPr>
        <w:t>配置</w:t>
      </w:r>
      <w:r w:rsidR="00C0016F">
        <w:rPr>
          <w:rFonts w:hint="eastAsia"/>
        </w:rPr>
        <w:t>hosts</w:t>
      </w:r>
      <w:r w:rsidR="00C0016F">
        <w:rPr>
          <w:rFonts w:hint="eastAsia"/>
        </w:rPr>
        <w:t>文件。</w:t>
      </w:r>
      <w:r w:rsidR="009173E3">
        <w:rPr>
          <w:rFonts w:hint="eastAsia"/>
        </w:rPr>
        <w:t>具体设置方案如表</w:t>
      </w:r>
      <w:r w:rsidR="009173E3">
        <w:rPr>
          <w:rFonts w:hint="eastAsia"/>
        </w:rPr>
        <w:t>5.2</w:t>
      </w:r>
      <w:r w:rsidR="009173E3">
        <w:rPr>
          <w:rFonts w:hint="eastAsia"/>
        </w:rPr>
        <w:t>所示</w:t>
      </w:r>
      <w:r w:rsidR="00CE0CB7">
        <w:rPr>
          <w:rFonts w:hint="eastAsia"/>
        </w:rPr>
        <w:t>。</w:t>
      </w:r>
    </w:p>
    <w:p w14:paraId="04974D65" w14:textId="40ED3A6F" w:rsidR="007C329A" w:rsidRDefault="007C329A" w:rsidP="00DD7309">
      <w:pPr>
        <w:pStyle w:val="ae"/>
      </w:pPr>
      <w:r>
        <w:t>表</w:t>
      </w:r>
      <w:r>
        <w:rPr>
          <w:rFonts w:hint="eastAsia"/>
        </w:rPr>
        <w:t>5.2</w:t>
      </w:r>
      <w:r>
        <w:t xml:space="preserve"> 网络地址配置清单</w:t>
      </w:r>
    </w:p>
    <w:tbl>
      <w:tblPr>
        <w:tblStyle w:val="af6"/>
        <w:tblW w:w="8702" w:type="dxa"/>
        <w:tblLook w:val="04A0" w:firstRow="1" w:lastRow="0" w:firstColumn="1" w:lastColumn="0" w:noHBand="0" w:noVBand="1"/>
      </w:tblPr>
      <w:tblGrid>
        <w:gridCol w:w="817"/>
        <w:gridCol w:w="1276"/>
        <w:gridCol w:w="1984"/>
        <w:gridCol w:w="4625"/>
      </w:tblGrid>
      <w:tr w:rsidR="00955B8B" w14:paraId="43E314D6" w14:textId="77777777" w:rsidTr="008742D0">
        <w:tc>
          <w:tcPr>
            <w:tcW w:w="817" w:type="dxa"/>
          </w:tcPr>
          <w:p w14:paraId="537C2A7F" w14:textId="7AF2FBFF" w:rsidR="00955B8B" w:rsidRPr="006268BF" w:rsidRDefault="00955B8B" w:rsidP="00955B8B">
            <w:pPr>
              <w:pStyle w:val="aa"/>
              <w:ind w:firstLineChars="0" w:firstLine="0"/>
              <w:jc w:val="center"/>
              <w:rPr>
                <w:b/>
              </w:rPr>
            </w:pPr>
            <w:r w:rsidRPr="006268BF">
              <w:rPr>
                <w:rFonts w:hint="eastAsia"/>
                <w:b/>
              </w:rPr>
              <w:t>序号</w:t>
            </w:r>
          </w:p>
        </w:tc>
        <w:tc>
          <w:tcPr>
            <w:tcW w:w="1276" w:type="dxa"/>
          </w:tcPr>
          <w:p w14:paraId="5D7728FF" w14:textId="5BAC22D9" w:rsidR="00955B8B" w:rsidRPr="006268BF" w:rsidRDefault="00955B8B" w:rsidP="00955B8B">
            <w:pPr>
              <w:pStyle w:val="aa"/>
              <w:ind w:firstLineChars="0" w:firstLine="0"/>
              <w:jc w:val="center"/>
              <w:rPr>
                <w:b/>
              </w:rPr>
            </w:pPr>
            <w:r w:rsidRPr="006268BF">
              <w:rPr>
                <w:rFonts w:hint="eastAsia"/>
                <w:b/>
              </w:rPr>
              <w:t>主机名</w:t>
            </w:r>
          </w:p>
        </w:tc>
        <w:tc>
          <w:tcPr>
            <w:tcW w:w="1984" w:type="dxa"/>
          </w:tcPr>
          <w:p w14:paraId="7B114E81" w14:textId="14154C64" w:rsidR="00955B8B" w:rsidRPr="006268BF" w:rsidRDefault="00955B8B" w:rsidP="00955B8B">
            <w:pPr>
              <w:pStyle w:val="aa"/>
              <w:ind w:firstLineChars="0" w:firstLine="0"/>
              <w:jc w:val="center"/>
              <w:rPr>
                <w:b/>
              </w:rPr>
            </w:pPr>
            <w:r w:rsidRPr="006268BF">
              <w:rPr>
                <w:rFonts w:hint="eastAsia"/>
                <w:b/>
              </w:rPr>
              <w:t>IP</w:t>
            </w:r>
            <w:r w:rsidRPr="006268BF">
              <w:rPr>
                <w:rFonts w:hint="eastAsia"/>
                <w:b/>
              </w:rPr>
              <w:t>地址</w:t>
            </w:r>
          </w:p>
        </w:tc>
        <w:tc>
          <w:tcPr>
            <w:tcW w:w="4625" w:type="dxa"/>
          </w:tcPr>
          <w:p w14:paraId="6FB65523" w14:textId="02E61FE9" w:rsidR="00955B8B" w:rsidRPr="006268BF" w:rsidRDefault="00955B8B" w:rsidP="00955B8B">
            <w:pPr>
              <w:pStyle w:val="aa"/>
              <w:ind w:firstLineChars="0" w:firstLine="0"/>
              <w:jc w:val="center"/>
              <w:rPr>
                <w:b/>
              </w:rPr>
            </w:pPr>
            <w:r>
              <w:rPr>
                <w:rFonts w:hint="eastAsia"/>
                <w:b/>
              </w:rPr>
              <w:t>备注</w:t>
            </w:r>
          </w:p>
        </w:tc>
      </w:tr>
      <w:tr w:rsidR="00955B8B" w14:paraId="3906B5C0" w14:textId="77777777" w:rsidTr="008742D0">
        <w:tc>
          <w:tcPr>
            <w:tcW w:w="817" w:type="dxa"/>
          </w:tcPr>
          <w:p w14:paraId="79A33D11" w14:textId="427360CB" w:rsidR="00955B8B" w:rsidRDefault="00955B8B" w:rsidP="00955B8B">
            <w:pPr>
              <w:pStyle w:val="aa"/>
              <w:ind w:firstLineChars="0" w:firstLine="0"/>
              <w:jc w:val="center"/>
            </w:pPr>
            <w:r>
              <w:rPr>
                <w:rFonts w:hint="eastAsia"/>
              </w:rPr>
              <w:t>1</w:t>
            </w:r>
          </w:p>
        </w:tc>
        <w:tc>
          <w:tcPr>
            <w:tcW w:w="1276" w:type="dxa"/>
          </w:tcPr>
          <w:p w14:paraId="066AA187" w14:textId="073DB9FF" w:rsidR="00955B8B" w:rsidRDefault="00955B8B" w:rsidP="00955B8B">
            <w:pPr>
              <w:pStyle w:val="aa"/>
              <w:ind w:firstLineChars="0" w:firstLine="0"/>
              <w:jc w:val="center"/>
            </w:pPr>
            <w:r>
              <w:rPr>
                <w:rFonts w:hint="eastAsia"/>
              </w:rPr>
              <w:t>Master</w:t>
            </w:r>
          </w:p>
        </w:tc>
        <w:tc>
          <w:tcPr>
            <w:tcW w:w="1984" w:type="dxa"/>
          </w:tcPr>
          <w:p w14:paraId="5C61B3DE" w14:textId="102062A9" w:rsidR="00955B8B" w:rsidRDefault="00955B8B" w:rsidP="00955B8B">
            <w:pPr>
              <w:pStyle w:val="aa"/>
              <w:ind w:firstLineChars="0" w:firstLine="0"/>
              <w:jc w:val="center"/>
            </w:pPr>
            <w:r>
              <w:rPr>
                <w:rFonts w:hint="eastAsia"/>
              </w:rPr>
              <w:t>192.168</w:t>
            </w:r>
            <w:r>
              <w:t>.58.130</w:t>
            </w:r>
          </w:p>
        </w:tc>
        <w:tc>
          <w:tcPr>
            <w:tcW w:w="4625" w:type="dxa"/>
          </w:tcPr>
          <w:p w14:paraId="598133DA" w14:textId="1A4022EA" w:rsidR="00955B8B" w:rsidRDefault="00955B8B" w:rsidP="00CB5B02">
            <w:pPr>
              <w:pStyle w:val="aa"/>
              <w:ind w:firstLineChars="0" w:firstLine="0"/>
              <w:jc w:val="center"/>
            </w:pPr>
            <w:r>
              <w:rPr>
                <w:rFonts w:hint="eastAsia"/>
              </w:rPr>
              <w:t>HBase</w:t>
            </w:r>
            <w:r w:rsidR="006E46A2">
              <w:rPr>
                <w:rFonts w:hint="eastAsia"/>
              </w:rPr>
              <w:t xml:space="preserve"> </w:t>
            </w:r>
            <w:r>
              <w:rPr>
                <w:rFonts w:hint="eastAsia"/>
              </w:rPr>
              <w:t>Master</w:t>
            </w:r>
            <w:r>
              <w:rPr>
                <w:rFonts w:hint="eastAsia"/>
              </w:rPr>
              <w:t>节点、</w:t>
            </w:r>
            <w:r>
              <w:rPr>
                <w:rFonts w:hint="eastAsia"/>
              </w:rPr>
              <w:t>TwemProxy</w:t>
            </w:r>
            <w:r>
              <w:t>、</w:t>
            </w:r>
            <w:r>
              <w:t>Redis</w:t>
            </w:r>
            <w:r w:rsidR="00F32E11">
              <w:t xml:space="preserve"> </w:t>
            </w:r>
            <w:r>
              <w:t>Master</w:t>
            </w:r>
            <w:r w:rsidR="00F32E11">
              <w:t>节点</w:t>
            </w:r>
          </w:p>
        </w:tc>
      </w:tr>
      <w:tr w:rsidR="00955B8B" w14:paraId="2F542BAD" w14:textId="77777777" w:rsidTr="008742D0">
        <w:tc>
          <w:tcPr>
            <w:tcW w:w="817" w:type="dxa"/>
          </w:tcPr>
          <w:p w14:paraId="51775C8B" w14:textId="5F5531DF" w:rsidR="00955B8B" w:rsidRDefault="00955B8B" w:rsidP="00955B8B">
            <w:pPr>
              <w:pStyle w:val="aa"/>
              <w:ind w:firstLineChars="0" w:firstLine="0"/>
              <w:jc w:val="center"/>
            </w:pPr>
            <w:r>
              <w:rPr>
                <w:rFonts w:hint="eastAsia"/>
              </w:rPr>
              <w:t>2</w:t>
            </w:r>
          </w:p>
        </w:tc>
        <w:tc>
          <w:tcPr>
            <w:tcW w:w="1276" w:type="dxa"/>
          </w:tcPr>
          <w:p w14:paraId="6B261982" w14:textId="082D803E" w:rsidR="00955B8B" w:rsidRDefault="00955B8B" w:rsidP="00955B8B">
            <w:pPr>
              <w:pStyle w:val="aa"/>
              <w:ind w:firstLineChars="0" w:firstLine="0"/>
              <w:jc w:val="center"/>
            </w:pPr>
            <w:r>
              <w:rPr>
                <w:rFonts w:hint="eastAsia"/>
              </w:rPr>
              <w:t>Slave_01</w:t>
            </w:r>
          </w:p>
        </w:tc>
        <w:tc>
          <w:tcPr>
            <w:tcW w:w="1984" w:type="dxa"/>
          </w:tcPr>
          <w:p w14:paraId="0DEE3305" w14:textId="4575A810" w:rsidR="00955B8B" w:rsidRDefault="00955B8B" w:rsidP="00955B8B">
            <w:pPr>
              <w:pStyle w:val="aa"/>
              <w:ind w:firstLineChars="0" w:firstLine="0"/>
              <w:jc w:val="center"/>
            </w:pPr>
            <w:r>
              <w:rPr>
                <w:rFonts w:hint="eastAsia"/>
              </w:rPr>
              <w:t>192.168.58.131</w:t>
            </w:r>
          </w:p>
        </w:tc>
        <w:tc>
          <w:tcPr>
            <w:tcW w:w="4625" w:type="dxa"/>
          </w:tcPr>
          <w:p w14:paraId="3BAD6657" w14:textId="29883D35" w:rsidR="00955B8B" w:rsidRDefault="00D21D8F" w:rsidP="00CB5B02">
            <w:pPr>
              <w:pStyle w:val="aa"/>
              <w:ind w:firstLineChars="0" w:firstLine="0"/>
              <w:jc w:val="center"/>
            </w:pPr>
            <w:r>
              <w:rPr>
                <w:rFonts w:hint="eastAsia"/>
              </w:rPr>
              <w:t xml:space="preserve">HBase </w:t>
            </w:r>
            <w:r>
              <w:t>Slave</w:t>
            </w:r>
            <w:r>
              <w:rPr>
                <w:rFonts w:hint="eastAsia"/>
              </w:rPr>
              <w:t>节点、</w:t>
            </w:r>
            <w:r>
              <w:rPr>
                <w:rFonts w:hint="eastAsia"/>
              </w:rPr>
              <w:t>TwemProxy</w:t>
            </w:r>
            <w:r>
              <w:t>、</w:t>
            </w:r>
            <w:r>
              <w:t>Redis Slave</w:t>
            </w:r>
            <w:r>
              <w:t>节点</w:t>
            </w:r>
          </w:p>
        </w:tc>
      </w:tr>
      <w:tr w:rsidR="00955B8B" w14:paraId="0B5C1051" w14:textId="77777777" w:rsidTr="008742D0">
        <w:tc>
          <w:tcPr>
            <w:tcW w:w="817" w:type="dxa"/>
          </w:tcPr>
          <w:p w14:paraId="4B1C5CEB" w14:textId="626727F4" w:rsidR="00955B8B" w:rsidRDefault="00955B8B" w:rsidP="00955B8B">
            <w:pPr>
              <w:pStyle w:val="aa"/>
              <w:ind w:firstLineChars="0" w:firstLine="0"/>
              <w:jc w:val="center"/>
            </w:pPr>
            <w:r>
              <w:rPr>
                <w:rFonts w:hint="eastAsia"/>
              </w:rPr>
              <w:t>3</w:t>
            </w:r>
          </w:p>
        </w:tc>
        <w:tc>
          <w:tcPr>
            <w:tcW w:w="1276" w:type="dxa"/>
          </w:tcPr>
          <w:p w14:paraId="1A2591BE" w14:textId="549D7CCD" w:rsidR="00955B8B" w:rsidRDefault="00955B8B" w:rsidP="00955B8B">
            <w:pPr>
              <w:pStyle w:val="aa"/>
              <w:ind w:firstLineChars="0" w:firstLine="0"/>
              <w:jc w:val="center"/>
            </w:pPr>
            <w:r>
              <w:rPr>
                <w:rFonts w:hint="eastAsia"/>
              </w:rPr>
              <w:t>Slave_02</w:t>
            </w:r>
          </w:p>
        </w:tc>
        <w:tc>
          <w:tcPr>
            <w:tcW w:w="1984" w:type="dxa"/>
          </w:tcPr>
          <w:p w14:paraId="47F8F290" w14:textId="4DBD5045" w:rsidR="00955B8B" w:rsidRDefault="00955B8B" w:rsidP="00955B8B">
            <w:pPr>
              <w:pStyle w:val="aa"/>
              <w:ind w:firstLineChars="0" w:firstLine="0"/>
              <w:jc w:val="center"/>
            </w:pPr>
            <w:r>
              <w:rPr>
                <w:rFonts w:hint="eastAsia"/>
              </w:rPr>
              <w:t>192.168.58.132</w:t>
            </w:r>
          </w:p>
        </w:tc>
        <w:tc>
          <w:tcPr>
            <w:tcW w:w="4625" w:type="dxa"/>
          </w:tcPr>
          <w:p w14:paraId="6693FFCF" w14:textId="6AA0D7B1" w:rsidR="00955B8B" w:rsidRDefault="003015B0" w:rsidP="00CB5B02">
            <w:pPr>
              <w:pStyle w:val="aa"/>
              <w:ind w:firstLineChars="0" w:firstLine="0"/>
              <w:jc w:val="center"/>
            </w:pPr>
            <w:r>
              <w:rPr>
                <w:rFonts w:hint="eastAsia"/>
              </w:rPr>
              <w:t xml:space="preserve">HBase </w:t>
            </w:r>
            <w:r>
              <w:t>Slave</w:t>
            </w:r>
            <w:r>
              <w:rPr>
                <w:rFonts w:hint="eastAsia"/>
              </w:rPr>
              <w:t>节点、</w:t>
            </w:r>
            <w:r>
              <w:rPr>
                <w:rFonts w:hint="eastAsia"/>
              </w:rPr>
              <w:t>TwemProxy</w:t>
            </w:r>
            <w:r>
              <w:t>、</w:t>
            </w:r>
            <w:r>
              <w:t>Redis Slave</w:t>
            </w:r>
            <w:r>
              <w:t>节点</w:t>
            </w:r>
          </w:p>
        </w:tc>
      </w:tr>
      <w:tr w:rsidR="00955B8B" w14:paraId="007BCCD8" w14:textId="77777777" w:rsidTr="008742D0">
        <w:tc>
          <w:tcPr>
            <w:tcW w:w="817" w:type="dxa"/>
          </w:tcPr>
          <w:p w14:paraId="65EAB536" w14:textId="2A74A3B8" w:rsidR="00955B8B" w:rsidRDefault="00955B8B" w:rsidP="00955B8B">
            <w:pPr>
              <w:pStyle w:val="aa"/>
              <w:ind w:firstLineChars="0" w:firstLine="0"/>
              <w:jc w:val="center"/>
            </w:pPr>
            <w:r>
              <w:rPr>
                <w:rFonts w:hint="eastAsia"/>
              </w:rPr>
              <w:t>4</w:t>
            </w:r>
          </w:p>
        </w:tc>
        <w:tc>
          <w:tcPr>
            <w:tcW w:w="1276" w:type="dxa"/>
          </w:tcPr>
          <w:p w14:paraId="7836C4E3" w14:textId="38C999BE" w:rsidR="00955B8B" w:rsidRDefault="00955B8B" w:rsidP="00955B8B">
            <w:pPr>
              <w:pStyle w:val="aa"/>
              <w:ind w:firstLineChars="0" w:firstLine="0"/>
              <w:jc w:val="center"/>
            </w:pPr>
            <w:r>
              <w:rPr>
                <w:rFonts w:hint="eastAsia"/>
              </w:rPr>
              <w:t>Slave_03</w:t>
            </w:r>
          </w:p>
        </w:tc>
        <w:tc>
          <w:tcPr>
            <w:tcW w:w="1984" w:type="dxa"/>
          </w:tcPr>
          <w:p w14:paraId="6E677D92" w14:textId="72BD3477" w:rsidR="00955B8B" w:rsidRDefault="00955B8B" w:rsidP="00955B8B">
            <w:pPr>
              <w:pStyle w:val="aa"/>
              <w:ind w:firstLineChars="0" w:firstLine="0"/>
              <w:jc w:val="center"/>
            </w:pPr>
            <w:r>
              <w:rPr>
                <w:rFonts w:hint="eastAsia"/>
              </w:rPr>
              <w:t>192.168.58.133</w:t>
            </w:r>
          </w:p>
        </w:tc>
        <w:tc>
          <w:tcPr>
            <w:tcW w:w="4625" w:type="dxa"/>
          </w:tcPr>
          <w:p w14:paraId="113FF552" w14:textId="377F9F68" w:rsidR="00955B8B" w:rsidRDefault="003015B0" w:rsidP="00CB5B02">
            <w:pPr>
              <w:pStyle w:val="aa"/>
              <w:ind w:firstLineChars="0" w:firstLine="0"/>
              <w:jc w:val="center"/>
            </w:pPr>
            <w:r>
              <w:rPr>
                <w:rFonts w:hint="eastAsia"/>
              </w:rPr>
              <w:t xml:space="preserve">HBase </w:t>
            </w:r>
            <w:r>
              <w:t>Slave</w:t>
            </w:r>
            <w:r>
              <w:rPr>
                <w:rFonts w:hint="eastAsia"/>
              </w:rPr>
              <w:t>节点、</w:t>
            </w:r>
            <w:r>
              <w:rPr>
                <w:rFonts w:hint="eastAsia"/>
              </w:rPr>
              <w:t>TwemProxy</w:t>
            </w:r>
            <w:r>
              <w:t>、</w:t>
            </w:r>
            <w:r>
              <w:t>Redis Slave</w:t>
            </w:r>
            <w:r>
              <w:t>节点</w:t>
            </w:r>
          </w:p>
        </w:tc>
      </w:tr>
      <w:tr w:rsidR="00955B8B" w14:paraId="149C67D2" w14:textId="77777777" w:rsidTr="008742D0">
        <w:tc>
          <w:tcPr>
            <w:tcW w:w="817" w:type="dxa"/>
          </w:tcPr>
          <w:p w14:paraId="286E31C5" w14:textId="57B988C8" w:rsidR="00955B8B" w:rsidRDefault="00955B8B" w:rsidP="00955B8B">
            <w:pPr>
              <w:pStyle w:val="aa"/>
              <w:ind w:firstLineChars="0" w:firstLine="0"/>
              <w:jc w:val="center"/>
            </w:pPr>
            <w:r>
              <w:rPr>
                <w:rFonts w:hint="eastAsia"/>
              </w:rPr>
              <w:t>5</w:t>
            </w:r>
          </w:p>
        </w:tc>
        <w:tc>
          <w:tcPr>
            <w:tcW w:w="1276" w:type="dxa"/>
          </w:tcPr>
          <w:p w14:paraId="267807FE" w14:textId="291BDCA0" w:rsidR="00955B8B" w:rsidRDefault="00955B8B" w:rsidP="00955B8B">
            <w:pPr>
              <w:pStyle w:val="aa"/>
              <w:ind w:firstLineChars="0" w:firstLine="0"/>
              <w:jc w:val="center"/>
            </w:pPr>
            <w:r>
              <w:rPr>
                <w:rFonts w:hint="eastAsia"/>
              </w:rPr>
              <w:t>Slave_04</w:t>
            </w:r>
          </w:p>
        </w:tc>
        <w:tc>
          <w:tcPr>
            <w:tcW w:w="1984" w:type="dxa"/>
          </w:tcPr>
          <w:p w14:paraId="7A7EC333" w14:textId="5F92AB6B" w:rsidR="00955B8B" w:rsidRDefault="00955B8B" w:rsidP="00955B8B">
            <w:pPr>
              <w:pStyle w:val="aa"/>
              <w:ind w:firstLineChars="0" w:firstLine="0"/>
              <w:jc w:val="center"/>
            </w:pPr>
            <w:r>
              <w:rPr>
                <w:rFonts w:hint="eastAsia"/>
              </w:rPr>
              <w:t>192.168.58.134</w:t>
            </w:r>
          </w:p>
        </w:tc>
        <w:tc>
          <w:tcPr>
            <w:tcW w:w="4625" w:type="dxa"/>
          </w:tcPr>
          <w:p w14:paraId="4758382B" w14:textId="15EB2EB9" w:rsidR="00955B8B" w:rsidRDefault="003015B0" w:rsidP="00955B8B">
            <w:pPr>
              <w:pStyle w:val="aa"/>
              <w:ind w:firstLineChars="0" w:firstLine="0"/>
              <w:jc w:val="center"/>
            </w:pPr>
            <w:r>
              <w:rPr>
                <w:rFonts w:hint="eastAsia"/>
              </w:rPr>
              <w:t xml:space="preserve">HBase </w:t>
            </w:r>
            <w:r>
              <w:t>Slave</w:t>
            </w:r>
            <w:r>
              <w:rPr>
                <w:rFonts w:hint="eastAsia"/>
              </w:rPr>
              <w:t>节点、</w:t>
            </w:r>
            <w:r w:rsidR="00F5227E">
              <w:t>KeepA</w:t>
            </w:r>
            <w:r w:rsidR="008657E8" w:rsidRPr="008657E8">
              <w:t>lived</w:t>
            </w:r>
            <w:r w:rsidR="00000091">
              <w:t>服务</w:t>
            </w:r>
          </w:p>
        </w:tc>
      </w:tr>
    </w:tbl>
    <w:p w14:paraId="6A48AFC4" w14:textId="6CDC6F49" w:rsidR="00AC094E" w:rsidRDefault="00AC094E" w:rsidP="00E2288A">
      <w:pPr>
        <w:pStyle w:val="af9"/>
      </w:pPr>
      <w:r>
        <w:rPr>
          <w:rFonts w:hint="eastAsia"/>
        </w:rPr>
        <w:lastRenderedPageBreak/>
        <w:t>注：网络掩码：255.255.255.0</w:t>
      </w:r>
      <w:r>
        <w:t>，网关地址：</w:t>
      </w:r>
      <w:r>
        <w:rPr>
          <w:rFonts w:hint="eastAsia"/>
        </w:rPr>
        <w:t>192.168.58.2</w:t>
      </w:r>
    </w:p>
    <w:p w14:paraId="64A6FA1C" w14:textId="5B78DC21" w:rsidR="003036A7" w:rsidRPr="00B43DAD" w:rsidRDefault="003036A7" w:rsidP="006F735D">
      <w:pPr>
        <w:pStyle w:val="aa"/>
      </w:pPr>
      <w:r>
        <w:t>如表</w:t>
      </w:r>
      <w:r>
        <w:rPr>
          <w:rFonts w:hint="eastAsia"/>
        </w:rPr>
        <w:t>5.2</w:t>
      </w:r>
      <w:r>
        <w:rPr>
          <w:rFonts w:hint="eastAsia"/>
        </w:rPr>
        <w:t>所示，</w:t>
      </w:r>
      <w:r>
        <w:rPr>
          <w:rFonts w:hint="eastAsia"/>
        </w:rPr>
        <w:t>Hadoop</w:t>
      </w:r>
      <w:r>
        <w:rPr>
          <w:rFonts w:hint="eastAsia"/>
        </w:rPr>
        <w:t>集群服务器采用</w:t>
      </w:r>
      <w:r>
        <w:rPr>
          <w:rFonts w:hint="eastAsia"/>
        </w:rPr>
        <w:t>Cent</w:t>
      </w:r>
      <w:r>
        <w:t>OS 6.5</w:t>
      </w:r>
      <w:r>
        <w:t>作为操作系统，其中一个为</w:t>
      </w:r>
      <w:r>
        <w:rPr>
          <w:rFonts w:hint="eastAsia"/>
        </w:rPr>
        <w:t>Master</w:t>
      </w:r>
      <w:r>
        <w:rPr>
          <w:rFonts w:hint="eastAsia"/>
        </w:rPr>
        <w:t>服务器，即</w:t>
      </w:r>
      <w:r>
        <w:rPr>
          <w:rFonts w:hint="eastAsia"/>
        </w:rPr>
        <w:t>Name</w:t>
      </w:r>
      <w:r>
        <w:t>Node</w:t>
      </w:r>
      <w:r>
        <w:t>，另外四个为</w:t>
      </w:r>
      <w:r>
        <w:rPr>
          <w:rFonts w:hint="eastAsia"/>
        </w:rPr>
        <w:t>Slave</w:t>
      </w:r>
      <w:r>
        <w:rPr>
          <w:rFonts w:hint="eastAsia"/>
        </w:rPr>
        <w:t>服务器，即</w:t>
      </w:r>
      <w:r>
        <w:rPr>
          <w:rFonts w:hint="eastAsia"/>
        </w:rPr>
        <w:t>Data</w:t>
      </w:r>
      <w:r>
        <w:t>Node</w:t>
      </w:r>
      <w:r>
        <w:t>，采用静态</w:t>
      </w:r>
      <w:r>
        <w:rPr>
          <w:rFonts w:hint="eastAsia"/>
        </w:rPr>
        <w:t>IP</w:t>
      </w:r>
      <w:r>
        <w:rPr>
          <w:rFonts w:hint="eastAsia"/>
        </w:rPr>
        <w:t>地址方式通信。</w:t>
      </w:r>
      <w:r w:rsidR="000D7318">
        <w:rPr>
          <w:rFonts w:hint="eastAsia"/>
        </w:rPr>
        <w:t>Redis</w:t>
      </w:r>
      <w:r w:rsidR="000D7318">
        <w:rPr>
          <w:rFonts w:hint="eastAsia"/>
        </w:rPr>
        <w:t>集群服务器采用</w:t>
      </w:r>
      <w:r w:rsidR="00997B2F">
        <w:rPr>
          <w:rFonts w:hint="eastAsia"/>
        </w:rPr>
        <w:t>一台</w:t>
      </w:r>
      <w:r w:rsidR="00997B2F">
        <w:rPr>
          <w:rFonts w:hint="eastAsia"/>
        </w:rPr>
        <w:t>Redis</w:t>
      </w:r>
      <w:r w:rsidR="00997B2F">
        <w:t xml:space="preserve"> Master</w:t>
      </w:r>
      <w:r w:rsidR="00997B2F">
        <w:t>和三台</w:t>
      </w:r>
      <w:r w:rsidR="00997B2F">
        <w:rPr>
          <w:rFonts w:hint="eastAsia"/>
        </w:rPr>
        <w:t>Redis</w:t>
      </w:r>
      <w:r w:rsidR="00997B2F">
        <w:t xml:space="preserve"> Slave</w:t>
      </w:r>
      <w:r w:rsidR="00804BDB">
        <w:t>。</w:t>
      </w:r>
      <w:r w:rsidR="00320302" w:rsidRPr="00B43DAD">
        <w:rPr>
          <w:rFonts w:hint="eastAsia"/>
        </w:rPr>
        <w:t xml:space="preserve"> </w:t>
      </w:r>
      <w:r w:rsidR="00436F1D">
        <w:t>Slave_04</w:t>
      </w:r>
      <w:r w:rsidR="00436F1D">
        <w:t>服务器</w:t>
      </w:r>
      <w:r w:rsidR="008E63D4">
        <w:t>提供</w:t>
      </w:r>
      <w:r w:rsidR="00436F1D">
        <w:rPr>
          <w:rFonts w:hint="eastAsia"/>
        </w:rPr>
        <w:t>Keep</w:t>
      </w:r>
      <w:r w:rsidR="00436F1D">
        <w:t>Alived</w:t>
      </w:r>
      <w:r w:rsidR="00436F1D">
        <w:t>服务</w:t>
      </w:r>
    </w:p>
    <w:p w14:paraId="3505F680" w14:textId="5BC4892B" w:rsidR="001A645C" w:rsidRDefault="001A645C" w:rsidP="00DC342B">
      <w:pPr>
        <w:pStyle w:val="af4"/>
        <w:ind w:right="240"/>
      </w:pPr>
      <w:bookmarkStart w:id="226" w:name="_Toc474308146"/>
      <w:r>
        <w:rPr>
          <w:rFonts w:hint="eastAsia"/>
        </w:rPr>
        <w:t>5.1.2</w:t>
      </w:r>
      <w:r>
        <w:t xml:space="preserve"> </w:t>
      </w:r>
      <w:r>
        <w:rPr>
          <w:rFonts w:hint="eastAsia"/>
        </w:rPr>
        <w:t>软件环境</w:t>
      </w:r>
      <w:bookmarkEnd w:id="226"/>
    </w:p>
    <w:p w14:paraId="38034EF9" w14:textId="404B3375" w:rsidR="00915BD1" w:rsidRDefault="00F818D3" w:rsidP="00915BD1">
      <w:pPr>
        <w:pStyle w:val="aa"/>
      </w:pPr>
      <w:r>
        <w:rPr>
          <w:rFonts w:hint="eastAsia"/>
        </w:rPr>
        <w:t>在硬件环境搭建完成之后，为不同服务器实例搭建软件环境，主要分为</w:t>
      </w:r>
      <w:r>
        <w:rPr>
          <w:rFonts w:hint="eastAsia"/>
        </w:rPr>
        <w:t>Java</w:t>
      </w:r>
      <w:r>
        <w:rPr>
          <w:rFonts w:hint="eastAsia"/>
        </w:rPr>
        <w:t>运行环境、</w:t>
      </w:r>
      <w:r w:rsidR="00FD24EB">
        <w:rPr>
          <w:rFonts w:hint="eastAsia"/>
        </w:rPr>
        <w:t>Hadoop</w:t>
      </w:r>
      <w:r w:rsidR="00FD24EB">
        <w:rPr>
          <w:rFonts w:hint="eastAsia"/>
        </w:rPr>
        <w:t>环境、</w:t>
      </w:r>
      <w:r w:rsidR="00FD24EB">
        <w:rPr>
          <w:rFonts w:hint="eastAsia"/>
        </w:rPr>
        <w:t>HBase</w:t>
      </w:r>
      <w:r w:rsidR="00FD24EB">
        <w:rPr>
          <w:rFonts w:hint="eastAsia"/>
        </w:rPr>
        <w:t>环境和</w:t>
      </w:r>
      <w:r w:rsidR="00FD24EB">
        <w:rPr>
          <w:rFonts w:hint="eastAsia"/>
        </w:rPr>
        <w:t>Zookeeper</w:t>
      </w:r>
      <w:r w:rsidR="00FD24EB">
        <w:rPr>
          <w:rFonts w:hint="eastAsia"/>
        </w:rPr>
        <w:t>环境</w:t>
      </w:r>
      <w:r w:rsidR="00254204">
        <w:rPr>
          <w:rFonts w:hint="eastAsia"/>
        </w:rPr>
        <w:t>，软件</w:t>
      </w:r>
      <w:r w:rsidR="009A3DD3">
        <w:rPr>
          <w:rFonts w:hint="eastAsia"/>
        </w:rPr>
        <w:t>配置</w:t>
      </w:r>
      <w:r w:rsidR="00254204">
        <w:rPr>
          <w:rFonts w:hint="eastAsia"/>
        </w:rPr>
        <w:t>清单如表</w:t>
      </w:r>
      <w:r w:rsidR="00254204">
        <w:rPr>
          <w:rFonts w:hint="eastAsia"/>
        </w:rPr>
        <w:t>5.3</w:t>
      </w:r>
      <w:r w:rsidR="00254204">
        <w:rPr>
          <w:rFonts w:hint="eastAsia"/>
        </w:rPr>
        <w:t>所示</w:t>
      </w:r>
      <w:r w:rsidR="00FD24EB">
        <w:rPr>
          <w:rFonts w:hint="eastAsia"/>
        </w:rPr>
        <w:t>。</w:t>
      </w:r>
    </w:p>
    <w:p w14:paraId="73ECDCF2" w14:textId="2D6B75AC" w:rsidR="002F1EF6" w:rsidRDefault="002F1EF6" w:rsidP="000A1DD7">
      <w:pPr>
        <w:pStyle w:val="ae"/>
      </w:pPr>
      <w:r>
        <w:t>表</w:t>
      </w:r>
      <w:r>
        <w:rPr>
          <w:rFonts w:hint="eastAsia"/>
        </w:rPr>
        <w:t>5.3 软件</w:t>
      </w:r>
      <w:r w:rsidR="00041524">
        <w:rPr>
          <w:rFonts w:hint="eastAsia"/>
        </w:rPr>
        <w:t>配置</w:t>
      </w:r>
      <w:r>
        <w:rPr>
          <w:rFonts w:hint="eastAsia"/>
        </w:rPr>
        <w:t>清单</w:t>
      </w:r>
    </w:p>
    <w:tbl>
      <w:tblPr>
        <w:tblStyle w:val="af6"/>
        <w:tblW w:w="0" w:type="auto"/>
        <w:tblLook w:val="04A0" w:firstRow="1" w:lastRow="0" w:firstColumn="1" w:lastColumn="0" w:noHBand="0" w:noVBand="1"/>
      </w:tblPr>
      <w:tblGrid>
        <w:gridCol w:w="4261"/>
        <w:gridCol w:w="4261"/>
      </w:tblGrid>
      <w:tr w:rsidR="00ED080F" w14:paraId="1B70F0F7" w14:textId="77777777" w:rsidTr="007B1C48">
        <w:tc>
          <w:tcPr>
            <w:tcW w:w="4261" w:type="dxa"/>
            <w:vAlign w:val="center"/>
          </w:tcPr>
          <w:p w14:paraId="415C7EB9" w14:textId="1E6FB365" w:rsidR="00ED080F" w:rsidRPr="00306FF7" w:rsidRDefault="00306FF7" w:rsidP="00306FF7">
            <w:pPr>
              <w:pStyle w:val="aa"/>
              <w:ind w:firstLineChars="0" w:firstLine="0"/>
              <w:jc w:val="center"/>
              <w:rPr>
                <w:b/>
              </w:rPr>
            </w:pPr>
            <w:r w:rsidRPr="00306FF7">
              <w:rPr>
                <w:rFonts w:hint="eastAsia"/>
                <w:b/>
              </w:rPr>
              <w:t>名称</w:t>
            </w:r>
          </w:p>
        </w:tc>
        <w:tc>
          <w:tcPr>
            <w:tcW w:w="4261" w:type="dxa"/>
            <w:vAlign w:val="center"/>
          </w:tcPr>
          <w:p w14:paraId="14765A3F" w14:textId="25EF471C" w:rsidR="00ED080F" w:rsidRPr="00306FF7" w:rsidRDefault="00ED080F" w:rsidP="00306FF7">
            <w:pPr>
              <w:pStyle w:val="aa"/>
              <w:ind w:firstLineChars="0" w:firstLine="0"/>
              <w:jc w:val="center"/>
              <w:rPr>
                <w:b/>
              </w:rPr>
            </w:pPr>
            <w:r w:rsidRPr="00306FF7">
              <w:rPr>
                <w:rFonts w:hint="eastAsia"/>
                <w:b/>
              </w:rPr>
              <w:t>备注</w:t>
            </w:r>
          </w:p>
        </w:tc>
      </w:tr>
      <w:tr w:rsidR="00ED080F" w14:paraId="24544B67" w14:textId="77777777" w:rsidTr="007B1C48">
        <w:tc>
          <w:tcPr>
            <w:tcW w:w="4261" w:type="dxa"/>
            <w:vAlign w:val="center"/>
          </w:tcPr>
          <w:p w14:paraId="56D8F18C" w14:textId="55794CED" w:rsidR="00ED080F" w:rsidRDefault="009E3E9A" w:rsidP="00087A7D">
            <w:pPr>
              <w:pStyle w:val="aa"/>
              <w:ind w:firstLineChars="0" w:firstLine="0"/>
              <w:jc w:val="center"/>
            </w:pPr>
            <w:r>
              <w:rPr>
                <w:rFonts w:hint="eastAsia"/>
              </w:rPr>
              <w:t>JDK_</w:t>
            </w:r>
            <w:r>
              <w:t>1.6_Linux</w:t>
            </w:r>
          </w:p>
        </w:tc>
        <w:tc>
          <w:tcPr>
            <w:tcW w:w="4261" w:type="dxa"/>
            <w:vAlign w:val="center"/>
          </w:tcPr>
          <w:p w14:paraId="5BB75C14" w14:textId="6A40BD46" w:rsidR="00ED080F" w:rsidRDefault="009E3E9A" w:rsidP="00306FF7">
            <w:pPr>
              <w:pStyle w:val="aa"/>
              <w:ind w:firstLineChars="0" w:firstLine="0"/>
              <w:jc w:val="center"/>
            </w:pPr>
            <w:r>
              <w:rPr>
                <w:rFonts w:hint="eastAsia"/>
              </w:rPr>
              <w:t>由于服务器实例采用</w:t>
            </w:r>
            <w:r>
              <w:rPr>
                <w:rFonts w:hint="eastAsia"/>
              </w:rPr>
              <w:t>32</w:t>
            </w:r>
            <w:r>
              <w:rPr>
                <w:rFonts w:hint="eastAsia"/>
              </w:rPr>
              <w:t>位</w:t>
            </w:r>
            <w:r>
              <w:rPr>
                <w:rFonts w:hint="eastAsia"/>
              </w:rPr>
              <w:t>Cent</w:t>
            </w:r>
            <w:r>
              <w:t xml:space="preserve"> OS</w:t>
            </w:r>
            <w:r>
              <w:t>操作系，因此选用</w:t>
            </w:r>
            <w:r>
              <w:rPr>
                <w:rFonts w:hint="eastAsia"/>
              </w:rPr>
              <w:t>JDK1.6</w:t>
            </w:r>
          </w:p>
        </w:tc>
      </w:tr>
      <w:tr w:rsidR="00ED080F" w14:paraId="301AFE29" w14:textId="77777777" w:rsidTr="007B1C48">
        <w:tc>
          <w:tcPr>
            <w:tcW w:w="4261" w:type="dxa"/>
            <w:vAlign w:val="center"/>
          </w:tcPr>
          <w:p w14:paraId="50DD639E" w14:textId="6D399796" w:rsidR="00ED080F" w:rsidRDefault="007B1C48" w:rsidP="00306FF7">
            <w:pPr>
              <w:pStyle w:val="aa"/>
              <w:ind w:firstLineChars="0" w:firstLine="0"/>
              <w:jc w:val="center"/>
            </w:pPr>
            <w:r>
              <w:rPr>
                <w:rFonts w:hint="eastAsia"/>
              </w:rPr>
              <w:t>Hadoop</w:t>
            </w:r>
            <w:r>
              <w:t>_</w:t>
            </w:r>
            <w:r w:rsidR="00087A7D">
              <w:t>2.2.0</w:t>
            </w:r>
          </w:p>
        </w:tc>
        <w:tc>
          <w:tcPr>
            <w:tcW w:w="4261" w:type="dxa"/>
            <w:vAlign w:val="center"/>
          </w:tcPr>
          <w:p w14:paraId="58437CE3" w14:textId="4ABBC9A3" w:rsidR="00ED080F" w:rsidRDefault="007B1C48" w:rsidP="00306FF7">
            <w:pPr>
              <w:pStyle w:val="aa"/>
              <w:ind w:firstLineChars="0" w:firstLine="0"/>
              <w:jc w:val="center"/>
            </w:pPr>
            <w:r>
              <w:rPr>
                <w:rFonts w:hint="eastAsia"/>
              </w:rPr>
              <w:t>Hadoop</w:t>
            </w:r>
            <w:r>
              <w:rPr>
                <w:rFonts w:hint="eastAsia"/>
              </w:rPr>
              <w:t>安装程序</w:t>
            </w:r>
          </w:p>
        </w:tc>
      </w:tr>
      <w:tr w:rsidR="00ED080F" w14:paraId="7E09C4DA" w14:textId="77777777" w:rsidTr="007B1C48">
        <w:tc>
          <w:tcPr>
            <w:tcW w:w="4261" w:type="dxa"/>
            <w:vAlign w:val="center"/>
          </w:tcPr>
          <w:p w14:paraId="169541BD" w14:textId="2AFFC40C" w:rsidR="00ED080F" w:rsidRDefault="00FA6C72" w:rsidP="00087A7D">
            <w:pPr>
              <w:pStyle w:val="aa"/>
              <w:ind w:firstLineChars="0" w:firstLine="0"/>
              <w:jc w:val="center"/>
            </w:pPr>
            <w:r>
              <w:t>hbase-0.98.24-hadoop2</w:t>
            </w:r>
            <w:r w:rsidRPr="00FA6C72">
              <w:t>-bin</w:t>
            </w:r>
          </w:p>
        </w:tc>
        <w:tc>
          <w:tcPr>
            <w:tcW w:w="4261" w:type="dxa"/>
            <w:vAlign w:val="center"/>
          </w:tcPr>
          <w:p w14:paraId="7707B724" w14:textId="37BFE130" w:rsidR="00ED080F" w:rsidRDefault="00F15011" w:rsidP="00306FF7">
            <w:pPr>
              <w:pStyle w:val="aa"/>
              <w:ind w:firstLineChars="0" w:firstLine="0"/>
              <w:jc w:val="center"/>
            </w:pPr>
            <w:r>
              <w:rPr>
                <w:rFonts w:hint="eastAsia"/>
              </w:rPr>
              <w:t>HBase</w:t>
            </w:r>
            <w:r>
              <w:rPr>
                <w:rFonts w:hint="eastAsia"/>
              </w:rPr>
              <w:t>安装程序，此处需要区分</w:t>
            </w:r>
            <w:r>
              <w:rPr>
                <w:rFonts w:hint="eastAsia"/>
              </w:rPr>
              <w:t>Hadoop</w:t>
            </w:r>
            <w:r>
              <w:t>1</w:t>
            </w:r>
            <w:r>
              <w:t>和</w:t>
            </w:r>
            <w:r>
              <w:rPr>
                <w:rFonts w:hint="eastAsia"/>
              </w:rPr>
              <w:t>Hadoop</w:t>
            </w:r>
            <w:r>
              <w:t>2</w:t>
            </w:r>
            <w:r w:rsidR="00981C98">
              <w:t>版本</w:t>
            </w:r>
          </w:p>
        </w:tc>
      </w:tr>
      <w:tr w:rsidR="00ED080F" w14:paraId="761D7C8D" w14:textId="77777777" w:rsidTr="007B1C48">
        <w:tc>
          <w:tcPr>
            <w:tcW w:w="4261" w:type="dxa"/>
            <w:vAlign w:val="center"/>
          </w:tcPr>
          <w:p w14:paraId="57D1EB3C" w14:textId="0C1F7D84" w:rsidR="00ED080F" w:rsidRDefault="00B96270" w:rsidP="00306FF7">
            <w:pPr>
              <w:pStyle w:val="aa"/>
              <w:ind w:firstLineChars="0" w:firstLine="0"/>
              <w:jc w:val="center"/>
            </w:pPr>
            <w:r>
              <w:rPr>
                <w:rFonts w:hint="eastAsia"/>
              </w:rPr>
              <w:t>Zookeeper</w:t>
            </w:r>
            <w:r>
              <w:t>_3.4.6.tar</w:t>
            </w:r>
          </w:p>
        </w:tc>
        <w:tc>
          <w:tcPr>
            <w:tcW w:w="4261" w:type="dxa"/>
            <w:vAlign w:val="center"/>
          </w:tcPr>
          <w:p w14:paraId="2B3A495F" w14:textId="2CC28136" w:rsidR="00ED080F" w:rsidRDefault="00B96270" w:rsidP="00306FF7">
            <w:pPr>
              <w:pStyle w:val="aa"/>
              <w:ind w:firstLineChars="0" w:firstLine="0"/>
              <w:jc w:val="center"/>
            </w:pPr>
            <w:r>
              <w:rPr>
                <w:rFonts w:hint="eastAsia"/>
              </w:rPr>
              <w:t>Zookeeper</w:t>
            </w:r>
            <w:r>
              <w:rPr>
                <w:rFonts w:hint="eastAsia"/>
              </w:rPr>
              <w:t>服务程序</w:t>
            </w:r>
          </w:p>
        </w:tc>
      </w:tr>
      <w:tr w:rsidR="00087A7D" w14:paraId="2DBB7D51" w14:textId="77777777" w:rsidTr="007B1C48">
        <w:tc>
          <w:tcPr>
            <w:tcW w:w="4261" w:type="dxa"/>
            <w:vAlign w:val="center"/>
          </w:tcPr>
          <w:p w14:paraId="10C96AC4" w14:textId="166CC0BD" w:rsidR="00087A7D" w:rsidRDefault="00087A7D" w:rsidP="00306FF7">
            <w:pPr>
              <w:pStyle w:val="aa"/>
              <w:ind w:firstLineChars="0" w:firstLine="0"/>
              <w:jc w:val="center"/>
            </w:pPr>
            <w:r>
              <w:rPr>
                <w:rFonts w:hint="eastAsia"/>
              </w:rPr>
              <w:t>Redis_</w:t>
            </w:r>
            <w:r>
              <w:t>2.4.10</w:t>
            </w:r>
          </w:p>
        </w:tc>
        <w:tc>
          <w:tcPr>
            <w:tcW w:w="4261" w:type="dxa"/>
            <w:vAlign w:val="center"/>
          </w:tcPr>
          <w:p w14:paraId="1A1188D8" w14:textId="318D33DD" w:rsidR="00087A7D" w:rsidRDefault="00087A7D" w:rsidP="00306FF7">
            <w:pPr>
              <w:pStyle w:val="aa"/>
              <w:ind w:firstLineChars="0" w:firstLine="0"/>
              <w:jc w:val="center"/>
            </w:pPr>
            <w:r>
              <w:rPr>
                <w:rFonts w:hint="eastAsia"/>
              </w:rPr>
              <w:t>Redis</w:t>
            </w:r>
            <w:r>
              <w:rPr>
                <w:rFonts w:hint="eastAsia"/>
              </w:rPr>
              <w:t>安装程序</w:t>
            </w:r>
          </w:p>
        </w:tc>
      </w:tr>
      <w:tr w:rsidR="00087A7D" w14:paraId="33306056" w14:textId="77777777" w:rsidTr="007B1C48">
        <w:tc>
          <w:tcPr>
            <w:tcW w:w="4261" w:type="dxa"/>
            <w:vAlign w:val="center"/>
          </w:tcPr>
          <w:p w14:paraId="745D3854" w14:textId="1F9B7C64" w:rsidR="00087A7D" w:rsidRDefault="00087A7D" w:rsidP="00306FF7">
            <w:pPr>
              <w:pStyle w:val="aa"/>
              <w:ind w:firstLineChars="0" w:firstLine="0"/>
              <w:jc w:val="center"/>
            </w:pPr>
            <w:r w:rsidRPr="00087A7D">
              <w:t>KeepAlived</w:t>
            </w:r>
            <w:r>
              <w:t>_1.2.8</w:t>
            </w:r>
          </w:p>
        </w:tc>
        <w:tc>
          <w:tcPr>
            <w:tcW w:w="4261" w:type="dxa"/>
            <w:vAlign w:val="center"/>
          </w:tcPr>
          <w:p w14:paraId="3746D399" w14:textId="1A0D9311" w:rsidR="00087A7D" w:rsidRDefault="005212B2" w:rsidP="00306FF7">
            <w:pPr>
              <w:pStyle w:val="aa"/>
              <w:ind w:firstLineChars="0" w:firstLine="0"/>
              <w:jc w:val="center"/>
            </w:pPr>
            <w:r>
              <w:rPr>
                <w:rFonts w:hint="eastAsia"/>
              </w:rPr>
              <w:t>KeepAlived</w:t>
            </w:r>
            <w:r>
              <w:rPr>
                <w:rFonts w:hint="eastAsia"/>
              </w:rPr>
              <w:t>服务程序</w:t>
            </w:r>
          </w:p>
        </w:tc>
      </w:tr>
      <w:tr w:rsidR="004F5FD7" w14:paraId="6F1EE5A5" w14:textId="77777777" w:rsidTr="007B1C48">
        <w:tc>
          <w:tcPr>
            <w:tcW w:w="4261" w:type="dxa"/>
            <w:vAlign w:val="center"/>
          </w:tcPr>
          <w:p w14:paraId="614ED9CB" w14:textId="2D5A74A3" w:rsidR="004F5FD7" w:rsidRPr="00087A7D" w:rsidRDefault="004F5FD7" w:rsidP="00306FF7">
            <w:pPr>
              <w:pStyle w:val="aa"/>
              <w:ind w:firstLineChars="0" w:firstLine="0"/>
              <w:jc w:val="center"/>
            </w:pPr>
            <w:r>
              <w:t>A</w:t>
            </w:r>
            <w:r w:rsidRPr="004F5FD7">
              <w:t>utoconf</w:t>
            </w:r>
            <w:r>
              <w:t>_2.69</w:t>
            </w:r>
          </w:p>
        </w:tc>
        <w:tc>
          <w:tcPr>
            <w:tcW w:w="4261" w:type="dxa"/>
            <w:vAlign w:val="center"/>
          </w:tcPr>
          <w:p w14:paraId="29063B55" w14:textId="3C57C840" w:rsidR="004F5FD7" w:rsidRDefault="00D7526A" w:rsidP="00306FF7">
            <w:pPr>
              <w:pStyle w:val="aa"/>
              <w:ind w:firstLineChars="0" w:firstLine="0"/>
              <w:jc w:val="center"/>
            </w:pPr>
            <w:r>
              <w:t>Shell</w:t>
            </w:r>
            <w:r>
              <w:t>脚本工具</w:t>
            </w:r>
          </w:p>
        </w:tc>
      </w:tr>
      <w:tr w:rsidR="00B930A0" w14:paraId="163B348E" w14:textId="77777777" w:rsidTr="007B1C48">
        <w:tc>
          <w:tcPr>
            <w:tcW w:w="4261" w:type="dxa"/>
            <w:vAlign w:val="center"/>
          </w:tcPr>
          <w:p w14:paraId="3A7FF903" w14:textId="1D07DAF2" w:rsidR="00B930A0" w:rsidRDefault="00972400" w:rsidP="00306FF7">
            <w:pPr>
              <w:pStyle w:val="aa"/>
              <w:ind w:firstLineChars="0" w:firstLine="0"/>
              <w:jc w:val="center"/>
            </w:pPr>
            <w:r>
              <w:t>TwemProxy-M</w:t>
            </w:r>
            <w:r w:rsidRPr="00972400">
              <w:t>aster</w:t>
            </w:r>
          </w:p>
        </w:tc>
        <w:tc>
          <w:tcPr>
            <w:tcW w:w="4261" w:type="dxa"/>
            <w:vAlign w:val="center"/>
          </w:tcPr>
          <w:p w14:paraId="5A80B20B" w14:textId="36FD3F2D" w:rsidR="00B930A0" w:rsidRDefault="00972400" w:rsidP="00306FF7">
            <w:pPr>
              <w:pStyle w:val="aa"/>
              <w:ind w:firstLineChars="0" w:firstLine="0"/>
              <w:jc w:val="center"/>
            </w:pPr>
            <w:r>
              <w:rPr>
                <w:rFonts w:hint="eastAsia"/>
              </w:rPr>
              <w:t>TwemProxy</w:t>
            </w:r>
            <w:r>
              <w:rPr>
                <w:rFonts w:hint="eastAsia"/>
              </w:rPr>
              <w:t>安装程序</w:t>
            </w:r>
          </w:p>
        </w:tc>
      </w:tr>
    </w:tbl>
    <w:p w14:paraId="2093D49E" w14:textId="77777777" w:rsidR="00FB4982" w:rsidRDefault="00FB4982" w:rsidP="00FB4982">
      <w:pPr>
        <w:pStyle w:val="aa"/>
      </w:pPr>
    </w:p>
    <w:p w14:paraId="349BFBDB" w14:textId="2567E8E1" w:rsidR="00B930A0" w:rsidRDefault="00F32F36" w:rsidP="00E634C5">
      <w:pPr>
        <w:pStyle w:val="af4"/>
        <w:ind w:right="240"/>
      </w:pPr>
      <w:bookmarkStart w:id="227" w:name="_Toc474308147"/>
      <w:r>
        <w:rPr>
          <w:rFonts w:hint="eastAsia"/>
        </w:rPr>
        <w:t>5.1.</w:t>
      </w:r>
      <w:r>
        <w:t>3</w:t>
      </w:r>
      <w:r w:rsidR="00CE25ED">
        <w:t xml:space="preserve"> </w:t>
      </w:r>
      <w:r w:rsidR="00CE25ED">
        <w:t>实验数据</w:t>
      </w:r>
      <w:r>
        <w:t>准备</w:t>
      </w:r>
      <w:bookmarkEnd w:id="227"/>
    </w:p>
    <w:p w14:paraId="4F1132F6" w14:textId="7B9367FE" w:rsidR="00B95EAD" w:rsidRDefault="00862587" w:rsidP="00FF7873">
      <w:pPr>
        <w:pStyle w:val="aa"/>
      </w:pPr>
      <w:r>
        <w:rPr>
          <w:rFonts w:hint="eastAsia"/>
        </w:rPr>
        <w:t>实验采用的数据</w:t>
      </w:r>
      <w:r w:rsidR="00A83788">
        <w:rPr>
          <w:rFonts w:hint="eastAsia"/>
        </w:rPr>
        <w:t>集</w:t>
      </w:r>
      <w:r>
        <w:rPr>
          <w:rFonts w:hint="eastAsia"/>
        </w:rPr>
        <w:t>为国内真实交通流数据集</w:t>
      </w:r>
      <w:r w:rsidR="00FF3EA8">
        <w:rPr>
          <w:rFonts w:hint="eastAsia"/>
        </w:rPr>
        <w:t>，数据来源为国内某市</w:t>
      </w:r>
      <w:r w:rsidR="00FF3EA8">
        <w:rPr>
          <w:rFonts w:hint="eastAsia"/>
        </w:rPr>
        <w:t>2015</w:t>
      </w:r>
      <w:r w:rsidR="00FF3EA8">
        <w:rPr>
          <w:rFonts w:hint="eastAsia"/>
        </w:rPr>
        <w:t>年</w:t>
      </w:r>
      <w:r w:rsidR="00484E4C">
        <w:rPr>
          <w:rFonts w:hint="eastAsia"/>
        </w:rPr>
        <w:t>06</w:t>
      </w:r>
      <w:r w:rsidR="00823F92">
        <w:rPr>
          <w:rFonts w:hint="eastAsia"/>
        </w:rPr>
        <w:t>月至</w:t>
      </w:r>
      <w:r w:rsidR="00823F92">
        <w:rPr>
          <w:rFonts w:hint="eastAsia"/>
        </w:rPr>
        <w:t>2015</w:t>
      </w:r>
      <w:r w:rsidR="00823F92">
        <w:rPr>
          <w:rFonts w:hint="eastAsia"/>
        </w:rPr>
        <w:t>年</w:t>
      </w:r>
      <w:r w:rsidR="00484E4C">
        <w:rPr>
          <w:rFonts w:hint="eastAsia"/>
        </w:rPr>
        <w:t>10</w:t>
      </w:r>
      <w:r w:rsidR="00823F92">
        <w:rPr>
          <w:rFonts w:hint="eastAsia"/>
        </w:rPr>
        <w:t>月期间各路口路段监测设备采集数据、车辆全球定位系统数据</w:t>
      </w:r>
      <w:r w:rsidR="00F04115">
        <w:rPr>
          <w:rFonts w:hint="eastAsia"/>
        </w:rPr>
        <w:t>等。数据规模为</w:t>
      </w:r>
      <w:r w:rsidR="00F04115">
        <w:rPr>
          <w:rFonts w:hint="eastAsia"/>
        </w:rPr>
        <w:t>5</w:t>
      </w:r>
      <w:r w:rsidR="00F04115">
        <w:rPr>
          <w:rFonts w:hint="eastAsia"/>
        </w:rPr>
        <w:t>亿条，</w:t>
      </w:r>
      <w:r w:rsidR="00594ED3">
        <w:rPr>
          <w:rFonts w:hint="eastAsia"/>
        </w:rPr>
        <w:t>数据集</w:t>
      </w:r>
      <w:r w:rsidR="00E26769">
        <w:rPr>
          <w:rFonts w:hint="eastAsia"/>
        </w:rPr>
        <w:t>共</w:t>
      </w:r>
      <w:r w:rsidR="00F04115">
        <w:rPr>
          <w:rFonts w:hint="eastAsia"/>
        </w:rPr>
        <w:t>100GB</w:t>
      </w:r>
      <w:r w:rsidR="00484E4C">
        <w:rPr>
          <w:rFonts w:hint="eastAsia"/>
        </w:rPr>
        <w:t>。</w:t>
      </w:r>
      <w:r w:rsidR="000A05FD">
        <w:rPr>
          <w:rFonts w:hint="eastAsia"/>
        </w:rPr>
        <w:t>为了使实验请求更真实的还原实际操作，实验中引入了一种预测系统行为和性能的</w:t>
      </w:r>
      <w:r w:rsidR="009304AF">
        <w:rPr>
          <w:rFonts w:hint="eastAsia"/>
        </w:rPr>
        <w:t>自动化</w:t>
      </w:r>
      <w:r w:rsidR="000A05FD">
        <w:rPr>
          <w:rFonts w:hint="eastAsia"/>
        </w:rPr>
        <w:t>负载测试工具——</w:t>
      </w:r>
      <w:r w:rsidR="000A05FD" w:rsidRPr="000A05FD">
        <w:t>LoadRunner</w:t>
      </w:r>
      <w:r w:rsidR="009304AF">
        <w:t>，该工具</w:t>
      </w:r>
      <w:r w:rsidR="00C23EA4">
        <w:t>通过</w:t>
      </w:r>
      <w:r w:rsidR="000C76C9">
        <w:t>模拟数以千万计的用户并发访问</w:t>
      </w:r>
      <w:r w:rsidR="006649FA">
        <w:t>进行性能监测来发现和确认问题</w:t>
      </w:r>
      <w:r w:rsidR="00D867A7">
        <w:t>，</w:t>
      </w:r>
      <w:r w:rsidR="001643FE" w:rsidRPr="000A05FD">
        <w:t>LoadRunner</w:t>
      </w:r>
      <w:r w:rsidR="001643FE">
        <w:t>详情</w:t>
      </w:r>
      <w:commentRangeStart w:id="228"/>
      <w:r w:rsidR="001643FE">
        <w:t>参考</w:t>
      </w:r>
      <w:r w:rsidR="001037CB">
        <w:t>文献</w:t>
      </w:r>
      <w:commentRangeEnd w:id="228"/>
      <w:r w:rsidR="001E7073">
        <w:rPr>
          <w:rStyle w:val="af1"/>
        </w:rPr>
        <w:commentReference w:id="228"/>
      </w:r>
      <w:r w:rsidR="00797003">
        <w:rPr>
          <w:rStyle w:val="afe"/>
        </w:rPr>
        <w:t>[</w:t>
      </w:r>
      <w:r w:rsidR="00797003">
        <w:rPr>
          <w:rStyle w:val="afe"/>
        </w:rPr>
        <w:endnoteReference w:id="71"/>
      </w:r>
      <w:r w:rsidR="00797003">
        <w:rPr>
          <w:rStyle w:val="afe"/>
        </w:rPr>
        <w:t>]</w:t>
      </w:r>
      <w:r w:rsidR="000A05FD">
        <w:rPr>
          <w:rFonts w:hint="eastAsia"/>
        </w:rPr>
        <w:t>。</w:t>
      </w:r>
    </w:p>
    <w:p w14:paraId="2FF699C2" w14:textId="1489C84A" w:rsidR="00EB2A42" w:rsidRDefault="00A202C4" w:rsidP="00C06E02">
      <w:pPr>
        <w:pStyle w:val="aa"/>
      </w:pPr>
      <w:r>
        <w:rPr>
          <w:rFonts w:hint="eastAsia"/>
        </w:rPr>
        <w:t>部分数据格式如图</w:t>
      </w:r>
      <w:r>
        <w:rPr>
          <w:rFonts w:hint="eastAsia"/>
        </w:rPr>
        <w:t>5.1</w:t>
      </w:r>
      <w:r>
        <w:rPr>
          <w:rFonts w:hint="eastAsia"/>
        </w:rPr>
        <w:t>所示</w:t>
      </w:r>
      <w:r w:rsidR="009C75DE">
        <w:rPr>
          <w:rFonts w:hint="eastAsia"/>
        </w:rPr>
        <w:t>。</w:t>
      </w:r>
      <w:r w:rsidR="001160F3">
        <w:rPr>
          <w:rFonts w:hint="eastAsia"/>
        </w:rPr>
        <w:t>各个字段所代表意义前文已经介绍过，此处不再赘述</w:t>
      </w:r>
      <w:r w:rsidR="008B6C83">
        <w:rPr>
          <w:rFonts w:hint="eastAsia"/>
        </w:rPr>
        <w:t>。</w:t>
      </w:r>
    </w:p>
    <w:p w14:paraId="1F87FAD0" w14:textId="46D12839" w:rsidR="00B25500" w:rsidRDefault="00EB2A42" w:rsidP="00FF7873">
      <w:pPr>
        <w:pStyle w:val="ae"/>
      </w:pPr>
      <w:r>
        <w:rPr>
          <w:noProof/>
        </w:rPr>
        <w:lastRenderedPageBreak/>
        <w:drawing>
          <wp:anchor distT="0" distB="0" distL="114300" distR="114300" simplePos="0" relativeHeight="251657216" behindDoc="0" locked="0" layoutInCell="1" allowOverlap="1" wp14:anchorId="1FCF5AAB" wp14:editId="768CFCC9">
            <wp:simplePos x="0" y="0"/>
            <wp:positionH relativeFrom="column">
              <wp:posOffset>10795</wp:posOffset>
            </wp:positionH>
            <wp:positionV relativeFrom="paragraph">
              <wp:posOffset>11487</wp:posOffset>
            </wp:positionV>
            <wp:extent cx="5274310" cy="124396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243965"/>
                    </a:xfrm>
                    <a:prstGeom prst="rect">
                      <a:avLst/>
                    </a:prstGeom>
                  </pic:spPr>
                </pic:pic>
              </a:graphicData>
            </a:graphic>
            <wp14:sizeRelH relativeFrom="page">
              <wp14:pctWidth>0</wp14:pctWidth>
            </wp14:sizeRelH>
            <wp14:sizeRelV relativeFrom="page">
              <wp14:pctHeight>0</wp14:pctHeight>
            </wp14:sizeRelV>
          </wp:anchor>
        </w:drawing>
      </w:r>
      <w:r w:rsidR="003C0222">
        <w:rPr>
          <w:rFonts w:hint="eastAsia"/>
        </w:rPr>
        <w:t>图5.1 部分实验数据</w:t>
      </w:r>
    </w:p>
    <w:p w14:paraId="1614F53E" w14:textId="62B18936" w:rsidR="000A05FD" w:rsidRDefault="000A05FD" w:rsidP="00FB3198">
      <w:pPr>
        <w:pStyle w:val="ad"/>
        <w:ind w:right="240"/>
      </w:pPr>
      <w:r>
        <w:rPr>
          <w:rFonts w:hint="eastAsia"/>
        </w:rPr>
        <w:t xml:space="preserve">5.2 </w:t>
      </w:r>
      <w:r w:rsidR="009D048D">
        <w:rPr>
          <w:rFonts w:hint="eastAsia"/>
        </w:rPr>
        <w:t>实验分析</w:t>
      </w:r>
    </w:p>
    <w:p w14:paraId="4B65FCAA" w14:textId="4234E7B7" w:rsidR="00783232" w:rsidRPr="00F9494F" w:rsidRDefault="00896302" w:rsidP="00F9494F">
      <w:pPr>
        <w:pStyle w:val="aa"/>
      </w:pPr>
      <w:r w:rsidRPr="00F9494F">
        <w:t>本节</w:t>
      </w:r>
      <w:r w:rsidR="003579A6" w:rsidRPr="00F9494F">
        <w:t>针对第四章提出的</w:t>
      </w:r>
      <w:r w:rsidR="00A1309E">
        <w:rPr>
          <w:rFonts w:hint="eastAsia"/>
        </w:rPr>
        <w:t>交通流数据实时存储与查询系统的实现进行实验</w:t>
      </w:r>
      <w:r w:rsidR="003579A6" w:rsidRPr="00F9494F">
        <w:rPr>
          <w:rFonts w:hint="eastAsia"/>
        </w:rPr>
        <w:t>分析，主要包括</w:t>
      </w:r>
      <w:r w:rsidR="00DA747A" w:rsidRPr="00F9494F">
        <w:rPr>
          <w:rFonts w:hint="eastAsia"/>
        </w:rPr>
        <w:t>数据写入性能对比实验</w:t>
      </w:r>
      <w:r w:rsidR="00855DDC" w:rsidRPr="00F9494F">
        <w:rPr>
          <w:rFonts w:hint="eastAsia"/>
        </w:rPr>
        <w:t>、</w:t>
      </w:r>
      <w:r w:rsidR="00F100FD">
        <w:rPr>
          <w:rFonts w:hint="eastAsia"/>
        </w:rPr>
        <w:t>缓冲区阈值对性能影响对比实验、</w:t>
      </w:r>
      <w:r w:rsidR="00712F29" w:rsidRPr="00F9494F">
        <w:rPr>
          <w:rFonts w:hint="eastAsia"/>
        </w:rPr>
        <w:t>数据查询</w:t>
      </w:r>
      <w:r w:rsidR="00E51A60" w:rsidRPr="00F9494F">
        <w:rPr>
          <w:rFonts w:hint="eastAsia"/>
        </w:rPr>
        <w:t>速度对比实验</w:t>
      </w:r>
      <w:r w:rsidR="00B00DBF" w:rsidRPr="00F9494F">
        <w:rPr>
          <w:rFonts w:hint="eastAsia"/>
        </w:rPr>
        <w:t>、</w:t>
      </w:r>
      <w:r w:rsidR="00CE6432" w:rsidRPr="00F9494F">
        <w:rPr>
          <w:rFonts w:hint="eastAsia"/>
        </w:rPr>
        <w:t>替换对比实验和</w:t>
      </w:r>
      <w:r w:rsidR="00CE6432" w:rsidRPr="00F9494F">
        <w:rPr>
          <w:rFonts w:hint="eastAsia"/>
        </w:rPr>
        <w:t>SQL</w:t>
      </w:r>
      <w:r w:rsidR="00CE6432" w:rsidRPr="00F9494F">
        <w:rPr>
          <w:rFonts w:hint="eastAsia"/>
        </w:rPr>
        <w:t>解析验证。</w:t>
      </w:r>
    </w:p>
    <w:p w14:paraId="1628DFA9" w14:textId="733CF2AA" w:rsidR="005D71B6" w:rsidRDefault="000C17F4" w:rsidP="005C1C32">
      <w:pPr>
        <w:pStyle w:val="af4"/>
        <w:ind w:right="240"/>
      </w:pPr>
      <w:r>
        <w:rPr>
          <w:rFonts w:hint="eastAsia"/>
        </w:rPr>
        <w:t xml:space="preserve">5.2.1 </w:t>
      </w:r>
      <w:r w:rsidR="00814985">
        <w:rPr>
          <w:rFonts w:hint="eastAsia"/>
        </w:rPr>
        <w:t>数据写入性能对比实验</w:t>
      </w:r>
    </w:p>
    <w:p w14:paraId="6ECC15EC" w14:textId="6A92BBBB" w:rsidR="00A3292D" w:rsidRDefault="00C30A73" w:rsidP="00D26746">
      <w:pPr>
        <w:pStyle w:val="aa"/>
      </w:pPr>
      <w:r>
        <w:rPr>
          <w:noProof/>
        </w:rPr>
        <w:drawing>
          <wp:anchor distT="0" distB="0" distL="114300" distR="114300" simplePos="0" relativeHeight="251658240" behindDoc="0" locked="0" layoutInCell="1" allowOverlap="1" wp14:anchorId="761F1840" wp14:editId="19CA8FE0">
            <wp:simplePos x="0" y="0"/>
            <wp:positionH relativeFrom="column">
              <wp:posOffset>-1905</wp:posOffset>
            </wp:positionH>
            <wp:positionV relativeFrom="paragraph">
              <wp:posOffset>1602509</wp:posOffset>
            </wp:positionV>
            <wp:extent cx="5274310" cy="2573655"/>
            <wp:effectExtent l="0" t="0" r="2540" b="17145"/>
            <wp:wrapTopAndBottom/>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2A79E4">
        <w:rPr>
          <w:rFonts w:hint="eastAsia"/>
        </w:rPr>
        <w:t>本节使用三组对比实验，分别比较传统关系型数据库</w:t>
      </w:r>
      <w:r w:rsidR="002A79E4">
        <w:rPr>
          <w:rFonts w:hint="eastAsia"/>
        </w:rPr>
        <w:t>My</w:t>
      </w:r>
      <w:r w:rsidR="002A79E4">
        <w:t>SQL</w:t>
      </w:r>
      <w:r w:rsidR="002A79E4">
        <w:t>、原生</w:t>
      </w:r>
      <w:r w:rsidR="002A79E4">
        <w:rPr>
          <w:rFonts w:hint="eastAsia"/>
        </w:rPr>
        <w:t>HBase</w:t>
      </w:r>
      <w:r w:rsidR="002A79E4">
        <w:rPr>
          <w:rFonts w:hint="eastAsia"/>
        </w:rPr>
        <w:t>集群</w:t>
      </w:r>
      <w:r w:rsidR="009B5CDB">
        <w:rPr>
          <w:rFonts w:hint="eastAsia"/>
        </w:rPr>
        <w:t>和</w:t>
      </w:r>
      <w:r w:rsidR="00477D6A">
        <w:rPr>
          <w:rFonts w:hint="eastAsia"/>
        </w:rPr>
        <w:t>本文设计的</w:t>
      </w:r>
      <w:r w:rsidR="00477D6A" w:rsidRPr="00477D6A">
        <w:rPr>
          <w:rFonts w:hint="eastAsia"/>
        </w:rPr>
        <w:t>交通流数据实时存储与查询系统</w:t>
      </w:r>
      <w:r w:rsidR="00C71555">
        <w:rPr>
          <w:rFonts w:hint="eastAsia"/>
        </w:rPr>
        <w:t>在数据写入频率</w:t>
      </w:r>
      <w:r w:rsidR="00F90BF9">
        <w:rPr>
          <w:rFonts w:hint="eastAsia"/>
        </w:rPr>
        <w:t>为</w:t>
      </w:r>
      <w:r w:rsidR="00F90BF9">
        <w:rPr>
          <w:rFonts w:hint="eastAsia"/>
        </w:rPr>
        <w:t>2k</w:t>
      </w:r>
      <w:r w:rsidR="00F90BF9">
        <w:rPr>
          <w:rFonts w:hint="eastAsia"/>
        </w:rPr>
        <w:t>、</w:t>
      </w:r>
      <w:r w:rsidR="00F90BF9">
        <w:rPr>
          <w:rFonts w:hint="eastAsia"/>
        </w:rPr>
        <w:t>4k</w:t>
      </w:r>
      <w:r w:rsidR="00F90BF9">
        <w:rPr>
          <w:rFonts w:hint="eastAsia"/>
        </w:rPr>
        <w:t>、</w:t>
      </w:r>
      <w:r w:rsidR="00F90BF9">
        <w:rPr>
          <w:rFonts w:hint="eastAsia"/>
        </w:rPr>
        <w:t>6k</w:t>
      </w:r>
      <w:r w:rsidR="00F90BF9">
        <w:t>…20k</w:t>
      </w:r>
      <w:r w:rsidR="00F90BF9">
        <w:t>时</w:t>
      </w:r>
      <w:r w:rsidR="00A42ADF">
        <w:t>的</w:t>
      </w:r>
      <w:r w:rsidR="0056098A">
        <w:t>延迟时间。</w:t>
      </w:r>
      <w:r w:rsidR="00C213AA">
        <w:t>实验结果延迟时间越小的方案，数据写入性能越好。</w:t>
      </w:r>
      <w:r w:rsidR="0049071B">
        <w:t>为了更真实的模拟不同数据源</w:t>
      </w:r>
      <w:r w:rsidR="001346BE">
        <w:t>同时发出</w:t>
      </w:r>
      <w:r w:rsidR="0049071B">
        <w:t>写入数据请求</w:t>
      </w:r>
      <w:r w:rsidR="00B07F59">
        <w:t>，使用</w:t>
      </w:r>
      <w:r w:rsidR="00EA1B68" w:rsidRPr="00EA1B68">
        <w:t>LoadRunner</w:t>
      </w:r>
      <w:r w:rsidR="00EA1B68">
        <w:t>配置数据请求频率</w:t>
      </w:r>
      <w:r w:rsidR="00C13604">
        <w:t>，分别为</w:t>
      </w:r>
      <w:r w:rsidR="00C13604">
        <w:rPr>
          <w:rFonts w:hint="eastAsia"/>
        </w:rPr>
        <w:t>2</w:t>
      </w:r>
      <w:r w:rsidR="00C13604">
        <w:rPr>
          <w:rFonts w:hint="eastAsia"/>
        </w:rPr>
        <w:t>千条</w:t>
      </w:r>
      <w:r w:rsidR="00C13604">
        <w:rPr>
          <w:rFonts w:hint="eastAsia"/>
        </w:rPr>
        <w:t>/</w:t>
      </w:r>
      <w:r w:rsidR="00C13604">
        <w:rPr>
          <w:rFonts w:hint="eastAsia"/>
        </w:rPr>
        <w:t>秒、</w:t>
      </w:r>
      <w:r w:rsidR="00C13604">
        <w:rPr>
          <w:rFonts w:hint="eastAsia"/>
        </w:rPr>
        <w:t>4</w:t>
      </w:r>
      <w:r w:rsidR="00C13604">
        <w:rPr>
          <w:rFonts w:hint="eastAsia"/>
        </w:rPr>
        <w:t>千条</w:t>
      </w:r>
      <w:r w:rsidR="00C13604">
        <w:rPr>
          <w:rFonts w:hint="eastAsia"/>
        </w:rPr>
        <w:t>/</w:t>
      </w:r>
      <w:r w:rsidR="00C13604">
        <w:rPr>
          <w:rFonts w:hint="eastAsia"/>
        </w:rPr>
        <w:t>秒直至</w:t>
      </w:r>
      <w:r w:rsidR="00C13604">
        <w:t>2</w:t>
      </w:r>
      <w:r w:rsidR="00C13604">
        <w:t>万条</w:t>
      </w:r>
      <w:r w:rsidR="00C13604">
        <w:t>/</w:t>
      </w:r>
      <w:r w:rsidR="00C13604">
        <w:t>秒</w:t>
      </w:r>
      <w:r w:rsidR="00AA1013">
        <w:t>，每条记录大小约为</w:t>
      </w:r>
      <w:r w:rsidR="00AA1013">
        <w:t>150</w:t>
      </w:r>
      <w:r w:rsidR="00AA1013">
        <w:t>字节</w:t>
      </w:r>
      <w:r w:rsidR="00636345">
        <w:t>，在本次对比实验中，缓冲区队列阈值设置为</w:t>
      </w:r>
      <w:r w:rsidR="00636345">
        <w:rPr>
          <w:rFonts w:hint="eastAsia"/>
        </w:rPr>
        <w:t>6M</w:t>
      </w:r>
      <w:r w:rsidR="00075F22">
        <w:t>。</w:t>
      </w:r>
      <w:r w:rsidR="00A818D0">
        <w:t>实验结果如图</w:t>
      </w:r>
      <w:r w:rsidR="00A818D0">
        <w:rPr>
          <w:rFonts w:hint="eastAsia"/>
        </w:rPr>
        <w:t>5.2</w:t>
      </w:r>
      <w:r w:rsidR="00A818D0">
        <w:rPr>
          <w:rFonts w:hint="eastAsia"/>
        </w:rPr>
        <w:t>所示。</w:t>
      </w:r>
    </w:p>
    <w:p w14:paraId="5172599C" w14:textId="18DCD2E1" w:rsidR="00B1597D" w:rsidRDefault="0009699D" w:rsidP="00FB2BFA">
      <w:pPr>
        <w:pStyle w:val="ae"/>
      </w:pPr>
      <w:r>
        <w:rPr>
          <w:rFonts w:hint="eastAsia"/>
        </w:rPr>
        <w:t>图5.2 写入性能测试对比图</w:t>
      </w:r>
    </w:p>
    <w:p w14:paraId="661E2E69" w14:textId="7C748E8E" w:rsidR="00380699" w:rsidRPr="00CF6563" w:rsidRDefault="00C841A1" w:rsidP="00CF6563">
      <w:pPr>
        <w:pStyle w:val="aa"/>
      </w:pPr>
      <w:r w:rsidRPr="00CF6563">
        <w:t>如图</w:t>
      </w:r>
      <w:r w:rsidRPr="00CF6563">
        <w:rPr>
          <w:rFonts w:hint="eastAsia"/>
        </w:rPr>
        <w:t>5.2</w:t>
      </w:r>
      <w:r w:rsidRPr="00CF6563">
        <w:rPr>
          <w:rFonts w:hint="eastAsia"/>
        </w:rPr>
        <w:t>所示，横坐标为</w:t>
      </w:r>
      <w:r w:rsidR="00582C67" w:rsidRPr="00CF6563">
        <w:rPr>
          <w:rFonts w:hint="eastAsia"/>
        </w:rPr>
        <w:t>经由</w:t>
      </w:r>
      <w:r w:rsidR="00582C67" w:rsidRPr="00CF6563">
        <w:t>LoadRunner</w:t>
      </w:r>
      <w:r w:rsidR="00582C67" w:rsidRPr="00CF6563">
        <w:t>发送的数据的频率</w:t>
      </w:r>
      <w:r w:rsidR="00700876" w:rsidRPr="00CF6563">
        <w:t>，纵坐标表示数据库响应的延迟时间，所谓响应延迟时间，是指</w:t>
      </w:r>
      <w:r w:rsidR="00B77855" w:rsidRPr="00CF6563">
        <w:t>经过两小时持续的数据写入之后，剩余未写入的数据写入对应数据库中所需要的时间。</w:t>
      </w:r>
      <w:r w:rsidR="00363904">
        <w:t>由图中可知，对于传统关系型数据库的代表</w:t>
      </w:r>
      <w:r w:rsidR="00363904">
        <w:rPr>
          <w:rFonts w:hint="eastAsia"/>
        </w:rPr>
        <w:t>MySQL</w:t>
      </w:r>
      <w:r w:rsidR="00363904">
        <w:rPr>
          <w:rFonts w:hint="eastAsia"/>
        </w:rPr>
        <w:t>，</w:t>
      </w:r>
      <w:r w:rsidR="00CD438F">
        <w:rPr>
          <w:rFonts w:hint="eastAsia"/>
        </w:rPr>
        <w:t>响应延迟时间随着数据发送速率成倍</w:t>
      </w:r>
      <w:r w:rsidR="005300FB">
        <w:rPr>
          <w:rFonts w:hint="eastAsia"/>
        </w:rPr>
        <w:t>增长。</w:t>
      </w:r>
      <w:r w:rsidR="00CD438F">
        <w:rPr>
          <w:rFonts w:hint="eastAsia"/>
        </w:rPr>
        <w:t>对于</w:t>
      </w:r>
      <w:r w:rsidR="00CD438F">
        <w:rPr>
          <w:rFonts w:hint="eastAsia"/>
        </w:rPr>
        <w:lastRenderedPageBreak/>
        <w:t>原生</w:t>
      </w:r>
      <w:r w:rsidR="00CD438F">
        <w:rPr>
          <w:rFonts w:hint="eastAsia"/>
        </w:rPr>
        <w:t>HBase</w:t>
      </w:r>
      <w:r w:rsidR="00A00D2E">
        <w:rPr>
          <w:rFonts w:hint="eastAsia"/>
        </w:rPr>
        <w:t>集群</w:t>
      </w:r>
      <w:r w:rsidR="00CD438F">
        <w:rPr>
          <w:rFonts w:hint="eastAsia"/>
        </w:rPr>
        <w:t>数据库</w:t>
      </w:r>
      <w:r w:rsidR="00D776AE">
        <w:rPr>
          <w:rFonts w:hint="eastAsia"/>
        </w:rPr>
        <w:t>，在</w:t>
      </w:r>
      <w:r w:rsidR="00FA2F40">
        <w:rPr>
          <w:rFonts w:hint="eastAsia"/>
        </w:rPr>
        <w:t>五</w:t>
      </w:r>
      <w:r w:rsidR="00D776AE">
        <w:rPr>
          <w:rFonts w:hint="eastAsia"/>
        </w:rPr>
        <w:t>千条</w:t>
      </w:r>
      <w:r w:rsidR="00315FB4">
        <w:t>每</w:t>
      </w:r>
      <w:r w:rsidR="00D776AE">
        <w:t>秒</w:t>
      </w:r>
      <w:r w:rsidR="00C84AB3">
        <w:t>数据发送频率以下时效率较高，</w:t>
      </w:r>
      <w:r w:rsidR="00781CE3">
        <w:t>当每秒数据量超过</w:t>
      </w:r>
      <w:r w:rsidR="00FA2F40">
        <w:rPr>
          <w:rFonts w:hint="eastAsia"/>
        </w:rPr>
        <w:t>五</w:t>
      </w:r>
      <w:r w:rsidR="00781CE3">
        <w:rPr>
          <w:rFonts w:hint="eastAsia"/>
        </w:rPr>
        <w:t>千条时，</w:t>
      </w:r>
      <w:r w:rsidR="00781CE3">
        <w:t>原生</w:t>
      </w:r>
      <w:r w:rsidR="00781CE3">
        <w:rPr>
          <w:rFonts w:hint="eastAsia"/>
        </w:rPr>
        <w:t>HBase</w:t>
      </w:r>
      <w:r w:rsidR="00781CE3">
        <w:rPr>
          <w:rFonts w:hint="eastAsia"/>
        </w:rPr>
        <w:t>性能</w:t>
      </w:r>
      <w:r w:rsidR="004633F7">
        <w:rPr>
          <w:rFonts w:hint="eastAsia"/>
        </w:rPr>
        <w:t>下降</w:t>
      </w:r>
      <w:r w:rsidR="00781CE3">
        <w:rPr>
          <w:rFonts w:hint="eastAsia"/>
        </w:rPr>
        <w:t>较快。</w:t>
      </w:r>
      <w:r w:rsidR="0012539D">
        <w:rPr>
          <w:rFonts w:hint="eastAsia"/>
        </w:rPr>
        <w:t>而对于本文提出的</w:t>
      </w:r>
      <w:r w:rsidR="0012539D">
        <w:rPr>
          <w:rFonts w:hint="eastAsia"/>
        </w:rPr>
        <w:t>HBase</w:t>
      </w:r>
      <w:r w:rsidR="0012539D">
        <w:rPr>
          <w:rFonts w:hint="eastAsia"/>
        </w:rPr>
        <w:t>集群方案，</w:t>
      </w:r>
      <w:r w:rsidR="004C7073">
        <w:rPr>
          <w:rFonts w:hint="eastAsia"/>
        </w:rPr>
        <w:t>由于</w:t>
      </w:r>
      <w:r w:rsidR="00D6364D">
        <w:rPr>
          <w:rFonts w:hint="eastAsia"/>
        </w:rPr>
        <w:t>缓冲队列和并发写入的存在，响应延迟时间</w:t>
      </w:r>
      <w:r w:rsidR="00FC2185">
        <w:rPr>
          <w:rFonts w:hint="eastAsia"/>
        </w:rPr>
        <w:t>随着每秒发送速率变化的曲线较平缓，直到每秒数据发送速率达到</w:t>
      </w:r>
      <w:r w:rsidR="00FC2185">
        <w:rPr>
          <w:rFonts w:hint="eastAsia"/>
        </w:rPr>
        <w:t>2</w:t>
      </w:r>
      <w:r w:rsidR="00FC2185">
        <w:rPr>
          <w:rFonts w:hint="eastAsia"/>
        </w:rPr>
        <w:t>万条时，才出现了较高的响应延迟时间。</w:t>
      </w:r>
      <w:r w:rsidR="00941361">
        <w:rPr>
          <w:rFonts w:hint="eastAsia"/>
        </w:rPr>
        <w:t>实验</w:t>
      </w:r>
      <w:r w:rsidR="0047159B">
        <w:rPr>
          <w:rFonts w:hint="eastAsia"/>
        </w:rPr>
        <w:t>数据证明</w:t>
      </w:r>
      <w:r w:rsidR="00941361">
        <w:rPr>
          <w:rFonts w:hint="eastAsia"/>
        </w:rPr>
        <w:t>了</w:t>
      </w:r>
      <w:r w:rsidR="0047159B">
        <w:rPr>
          <w:rFonts w:hint="eastAsia"/>
        </w:rPr>
        <w:t>本文提出的数据写入</w:t>
      </w:r>
      <w:r w:rsidR="00941361">
        <w:rPr>
          <w:rFonts w:hint="eastAsia"/>
        </w:rPr>
        <w:t>方案的可行性。</w:t>
      </w:r>
    </w:p>
    <w:p w14:paraId="2EE75786" w14:textId="2789CECB" w:rsidR="00380699" w:rsidRDefault="00D27950" w:rsidP="00A91E01">
      <w:pPr>
        <w:pStyle w:val="af4"/>
        <w:ind w:right="240"/>
      </w:pPr>
      <w:r>
        <w:rPr>
          <w:rFonts w:hint="eastAsia"/>
        </w:rPr>
        <w:t xml:space="preserve">5.2.2 </w:t>
      </w:r>
      <w:r w:rsidR="000576AC">
        <w:rPr>
          <w:rFonts w:hint="eastAsia"/>
        </w:rPr>
        <w:t>缓冲队列</w:t>
      </w:r>
      <w:r w:rsidR="00277E33">
        <w:rPr>
          <w:rFonts w:hint="eastAsia"/>
        </w:rPr>
        <w:t>写入</w:t>
      </w:r>
      <w:r w:rsidR="00586145">
        <w:rPr>
          <w:rFonts w:hint="eastAsia"/>
        </w:rPr>
        <w:t>阈值</w:t>
      </w:r>
      <w:r w:rsidR="00F72369">
        <w:rPr>
          <w:rFonts w:hint="eastAsia"/>
        </w:rPr>
        <w:t>测试</w:t>
      </w:r>
      <w:r w:rsidR="00647E95">
        <w:rPr>
          <w:rFonts w:hint="eastAsia"/>
        </w:rPr>
        <w:t>实验</w:t>
      </w:r>
    </w:p>
    <w:p w14:paraId="114C0159" w14:textId="00CFF7AA" w:rsidR="00A91E01" w:rsidRDefault="00150C96" w:rsidP="00B05862">
      <w:pPr>
        <w:pStyle w:val="aa"/>
      </w:pPr>
      <w:r>
        <w:rPr>
          <w:noProof/>
        </w:rPr>
        <w:drawing>
          <wp:anchor distT="0" distB="0" distL="114300" distR="114300" simplePos="0" relativeHeight="251663360" behindDoc="0" locked="0" layoutInCell="1" allowOverlap="1" wp14:anchorId="2B6BE842" wp14:editId="0AFE4ABC">
            <wp:simplePos x="0" y="0"/>
            <wp:positionH relativeFrom="column">
              <wp:posOffset>-78855</wp:posOffset>
            </wp:positionH>
            <wp:positionV relativeFrom="paragraph">
              <wp:posOffset>2156806</wp:posOffset>
            </wp:positionV>
            <wp:extent cx="5274310" cy="2626360"/>
            <wp:effectExtent l="0" t="0" r="2540" b="2540"/>
            <wp:wrapTopAndBottom/>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00125BEF">
        <w:t>数据写入缓冲区共有若干个缓冲队列，每个缓冲队列独立负责数据的写入，</w:t>
      </w:r>
      <w:r w:rsidR="00467022">
        <w:t>需要为</w:t>
      </w:r>
      <w:r w:rsidR="00CB25C3">
        <w:t>其设置合适的数据写入</w:t>
      </w:r>
      <w:r w:rsidR="00CC06FD">
        <w:t>阈值。</w:t>
      </w:r>
      <w:r w:rsidR="00CB25C3">
        <w:t>若阈值设置太低，则队列写入</w:t>
      </w:r>
      <w:r w:rsidR="00F4746B">
        <w:rPr>
          <w:rFonts w:hint="eastAsia"/>
        </w:rPr>
        <w:t>I/O</w:t>
      </w:r>
      <w:r w:rsidR="00F4746B">
        <w:rPr>
          <w:rFonts w:hint="eastAsia"/>
        </w:rPr>
        <w:t>操作</w:t>
      </w:r>
      <w:r w:rsidR="00CB25C3">
        <w:t>频繁，</w:t>
      </w:r>
      <w:r w:rsidR="009C19CD">
        <w:t>影响性能</w:t>
      </w:r>
      <w:r w:rsidR="007A727E">
        <w:t>，从而导致写入延迟变大</w:t>
      </w:r>
      <w:r w:rsidR="009C19CD">
        <w:t>。</w:t>
      </w:r>
      <w:r w:rsidR="00CB25C3">
        <w:t>若阈值设置太高，</w:t>
      </w:r>
      <w:r w:rsidR="0001289C">
        <w:t>则数据留在缓冲区时间过长，</w:t>
      </w:r>
      <w:r w:rsidR="00CB25C3">
        <w:t>写入延迟过大</w:t>
      </w:r>
      <w:r w:rsidR="00A44803">
        <w:t>，系统实时性不能保证</w:t>
      </w:r>
      <w:r w:rsidR="00C6133A">
        <w:t>。本</w:t>
      </w:r>
      <w:r w:rsidR="00EA01C3">
        <w:t>节</w:t>
      </w:r>
      <w:r w:rsidR="00C6133A">
        <w:t>实验</w:t>
      </w:r>
      <w:r w:rsidR="00EA01C3">
        <w:t>主要验证不同的写入阈值对</w:t>
      </w:r>
      <w:r w:rsidR="00324119">
        <w:t>数据库写入延迟的影响</w:t>
      </w:r>
      <w:r w:rsidR="00A92E1F">
        <w:t>。与上节相同</w:t>
      </w:r>
      <w:r w:rsidR="0020196A">
        <w:t>，</w:t>
      </w:r>
      <w:r w:rsidR="0020196A" w:rsidRPr="0020196A">
        <w:rPr>
          <w:rFonts w:hint="eastAsia"/>
        </w:rPr>
        <w:t>使用</w:t>
      </w:r>
      <w:r w:rsidR="0020196A" w:rsidRPr="0020196A">
        <w:rPr>
          <w:rFonts w:hint="eastAsia"/>
        </w:rPr>
        <w:t>LoadRunner</w:t>
      </w:r>
      <w:r w:rsidR="0020196A" w:rsidRPr="0020196A">
        <w:rPr>
          <w:rFonts w:hint="eastAsia"/>
        </w:rPr>
        <w:t>配置数据请求频率，分别为</w:t>
      </w:r>
      <w:r w:rsidR="0020196A" w:rsidRPr="0020196A">
        <w:rPr>
          <w:rFonts w:hint="eastAsia"/>
        </w:rPr>
        <w:t>2</w:t>
      </w:r>
      <w:r w:rsidR="0020196A" w:rsidRPr="0020196A">
        <w:rPr>
          <w:rFonts w:hint="eastAsia"/>
        </w:rPr>
        <w:t>千条</w:t>
      </w:r>
      <w:r w:rsidR="0020196A" w:rsidRPr="0020196A">
        <w:rPr>
          <w:rFonts w:hint="eastAsia"/>
        </w:rPr>
        <w:t>/</w:t>
      </w:r>
      <w:r w:rsidR="0020196A" w:rsidRPr="0020196A">
        <w:rPr>
          <w:rFonts w:hint="eastAsia"/>
        </w:rPr>
        <w:t>秒、</w:t>
      </w:r>
      <w:r w:rsidR="0020196A" w:rsidRPr="0020196A">
        <w:rPr>
          <w:rFonts w:hint="eastAsia"/>
        </w:rPr>
        <w:t>4</w:t>
      </w:r>
      <w:r w:rsidR="0020196A" w:rsidRPr="0020196A">
        <w:rPr>
          <w:rFonts w:hint="eastAsia"/>
        </w:rPr>
        <w:t>千条</w:t>
      </w:r>
      <w:r w:rsidR="0020196A" w:rsidRPr="0020196A">
        <w:rPr>
          <w:rFonts w:hint="eastAsia"/>
        </w:rPr>
        <w:t>/</w:t>
      </w:r>
      <w:r w:rsidR="0020196A" w:rsidRPr="0020196A">
        <w:rPr>
          <w:rFonts w:hint="eastAsia"/>
        </w:rPr>
        <w:t>秒直至</w:t>
      </w:r>
      <w:r w:rsidR="0020196A" w:rsidRPr="0020196A">
        <w:rPr>
          <w:rFonts w:hint="eastAsia"/>
        </w:rPr>
        <w:t>2</w:t>
      </w:r>
      <w:r w:rsidR="0020196A" w:rsidRPr="0020196A">
        <w:rPr>
          <w:rFonts w:hint="eastAsia"/>
        </w:rPr>
        <w:t>万条</w:t>
      </w:r>
      <w:r w:rsidR="0020196A" w:rsidRPr="0020196A">
        <w:rPr>
          <w:rFonts w:hint="eastAsia"/>
        </w:rPr>
        <w:t>/</w:t>
      </w:r>
      <w:r w:rsidR="0020196A" w:rsidRPr="0020196A">
        <w:rPr>
          <w:rFonts w:hint="eastAsia"/>
        </w:rPr>
        <w:t>秒，每条记录大小约为</w:t>
      </w:r>
      <w:r w:rsidR="0020196A" w:rsidRPr="0020196A">
        <w:rPr>
          <w:rFonts w:hint="eastAsia"/>
        </w:rPr>
        <w:t>150</w:t>
      </w:r>
      <w:r w:rsidR="0020196A" w:rsidRPr="0020196A">
        <w:rPr>
          <w:rFonts w:hint="eastAsia"/>
        </w:rPr>
        <w:t>字节，在本次对比实验中，</w:t>
      </w:r>
      <w:r w:rsidR="00DA645B">
        <w:rPr>
          <w:rFonts w:hint="eastAsia"/>
        </w:rPr>
        <w:t>设置不同的缓冲区容量为</w:t>
      </w:r>
      <w:r w:rsidR="00DA645B">
        <w:rPr>
          <w:rFonts w:hint="eastAsia"/>
        </w:rPr>
        <w:t>2M</w:t>
      </w:r>
      <w:r w:rsidR="00DA645B">
        <w:rPr>
          <w:rFonts w:hint="eastAsia"/>
        </w:rPr>
        <w:t>、</w:t>
      </w:r>
      <w:r w:rsidR="00DA645B">
        <w:rPr>
          <w:rFonts w:hint="eastAsia"/>
        </w:rPr>
        <w:t>4M</w:t>
      </w:r>
      <w:r w:rsidR="00DA645B">
        <w:rPr>
          <w:rFonts w:hint="eastAsia"/>
        </w:rPr>
        <w:t>、</w:t>
      </w:r>
      <w:r w:rsidR="00DA645B">
        <w:rPr>
          <w:rFonts w:hint="eastAsia"/>
        </w:rPr>
        <w:t>6M</w:t>
      </w:r>
      <w:r w:rsidR="00DA645B">
        <w:rPr>
          <w:rFonts w:hint="eastAsia"/>
        </w:rPr>
        <w:t>、</w:t>
      </w:r>
      <w:r w:rsidR="00DA645B">
        <w:rPr>
          <w:rFonts w:hint="eastAsia"/>
        </w:rPr>
        <w:t>8M</w:t>
      </w:r>
      <w:r w:rsidR="00DA645B">
        <w:rPr>
          <w:rFonts w:hint="eastAsia"/>
        </w:rPr>
        <w:t>和</w:t>
      </w:r>
      <w:r w:rsidR="00DA645B">
        <w:rPr>
          <w:rFonts w:hint="eastAsia"/>
        </w:rPr>
        <w:t>10M</w:t>
      </w:r>
      <w:r w:rsidR="004D1575">
        <w:rPr>
          <w:rFonts w:hint="eastAsia"/>
        </w:rPr>
        <w:t>。</w:t>
      </w:r>
      <w:r w:rsidR="00EB1500">
        <w:rPr>
          <w:rFonts w:hint="eastAsia"/>
        </w:rPr>
        <w:t>实验结果如图</w:t>
      </w:r>
      <w:r w:rsidR="00EB1500">
        <w:rPr>
          <w:rFonts w:hint="eastAsia"/>
        </w:rPr>
        <w:t>5.3</w:t>
      </w:r>
      <w:r w:rsidR="00EB1500">
        <w:rPr>
          <w:rFonts w:hint="eastAsia"/>
        </w:rPr>
        <w:t>所示。</w:t>
      </w:r>
    </w:p>
    <w:p w14:paraId="3EDC5304" w14:textId="53EB66DE" w:rsidR="00D259E4" w:rsidRDefault="00674094" w:rsidP="00674094">
      <w:pPr>
        <w:pStyle w:val="ae"/>
      </w:pPr>
      <w:r>
        <w:rPr>
          <w:rFonts w:hint="eastAsia"/>
        </w:rPr>
        <w:t xml:space="preserve">图5.3 </w:t>
      </w:r>
      <w:r w:rsidR="00946BF4">
        <w:rPr>
          <w:rFonts w:hint="eastAsia"/>
        </w:rPr>
        <w:t>缓冲队列</w:t>
      </w:r>
      <w:r>
        <w:rPr>
          <w:rFonts w:hint="eastAsia"/>
        </w:rPr>
        <w:t>写入阈值对性能影响</w:t>
      </w:r>
      <w:r w:rsidR="00761877">
        <w:rPr>
          <w:rFonts w:hint="eastAsia"/>
        </w:rPr>
        <w:t>对比图</w:t>
      </w:r>
    </w:p>
    <w:p w14:paraId="109A490A" w14:textId="1983B6A9" w:rsidR="00BF2D5D" w:rsidRDefault="00946BF4" w:rsidP="00BF2D5D">
      <w:pPr>
        <w:pStyle w:val="aa"/>
      </w:pPr>
      <w:r>
        <w:rPr>
          <w:rFonts w:hint="eastAsia"/>
        </w:rPr>
        <w:t>如图</w:t>
      </w:r>
      <w:r>
        <w:rPr>
          <w:rFonts w:hint="eastAsia"/>
        </w:rPr>
        <w:t>5.3</w:t>
      </w:r>
      <w:r>
        <w:rPr>
          <w:rFonts w:hint="eastAsia"/>
        </w:rPr>
        <w:t>所示，当数据发送速率不断增加时，不同的缓冲队列写入阈值对</w:t>
      </w:r>
      <w:r w:rsidR="001C20EF">
        <w:rPr>
          <w:rFonts w:hint="eastAsia"/>
        </w:rPr>
        <w:t>性能影响较大</w:t>
      </w:r>
      <w:r w:rsidR="002C4483">
        <w:rPr>
          <w:rFonts w:hint="eastAsia"/>
        </w:rPr>
        <w:t>。在数据发送速率低于一万条每秒时，不同的阈值对性能影响较小</w:t>
      </w:r>
      <w:r w:rsidR="008277D4">
        <w:rPr>
          <w:rFonts w:hint="eastAsia"/>
        </w:rPr>
        <w:t>，当超过一万条每秒时，</w:t>
      </w:r>
      <w:r w:rsidR="00234C67">
        <w:rPr>
          <w:rFonts w:hint="eastAsia"/>
        </w:rPr>
        <w:t>阈值为</w:t>
      </w:r>
      <w:r w:rsidR="00234C67">
        <w:rPr>
          <w:rFonts w:hint="eastAsia"/>
        </w:rPr>
        <w:t>6M</w:t>
      </w:r>
      <w:r w:rsidR="00234C67">
        <w:rPr>
          <w:rFonts w:hint="eastAsia"/>
        </w:rPr>
        <w:t>的曲线较缓，</w:t>
      </w:r>
      <w:r w:rsidR="001D1887">
        <w:rPr>
          <w:rFonts w:hint="eastAsia"/>
        </w:rPr>
        <w:t>是理想的</w:t>
      </w:r>
      <w:r w:rsidR="00C73933">
        <w:rPr>
          <w:rFonts w:hint="eastAsia"/>
        </w:rPr>
        <w:t>性能</w:t>
      </w:r>
      <w:r w:rsidR="001D1887">
        <w:rPr>
          <w:rFonts w:hint="eastAsia"/>
        </w:rPr>
        <w:t>状态</w:t>
      </w:r>
      <w:r w:rsidR="005D3660">
        <w:rPr>
          <w:rFonts w:hint="eastAsia"/>
        </w:rPr>
        <w:t>。</w:t>
      </w:r>
      <w:r w:rsidR="00AB7028">
        <w:rPr>
          <w:rFonts w:hint="eastAsia"/>
        </w:rPr>
        <w:t>低于</w:t>
      </w:r>
      <w:r w:rsidR="00AB7028">
        <w:rPr>
          <w:rFonts w:hint="eastAsia"/>
        </w:rPr>
        <w:t>6M</w:t>
      </w:r>
      <w:r w:rsidR="00AB7028">
        <w:rPr>
          <w:rFonts w:hint="eastAsia"/>
        </w:rPr>
        <w:t>的</w:t>
      </w:r>
      <w:r w:rsidR="003F7629">
        <w:rPr>
          <w:rFonts w:hint="eastAsia"/>
        </w:rPr>
        <w:t>阈值由于</w:t>
      </w:r>
      <w:r w:rsidR="003F7629">
        <w:rPr>
          <w:rFonts w:hint="eastAsia"/>
        </w:rPr>
        <w:t>I/O</w:t>
      </w:r>
      <w:r w:rsidR="003F7629">
        <w:rPr>
          <w:rFonts w:hint="eastAsia"/>
        </w:rPr>
        <w:t>频繁导致性能降低，高于</w:t>
      </w:r>
      <w:r w:rsidR="003F7629">
        <w:rPr>
          <w:rFonts w:hint="eastAsia"/>
        </w:rPr>
        <w:t>6M</w:t>
      </w:r>
      <w:r w:rsidR="003F7629">
        <w:rPr>
          <w:rFonts w:hint="eastAsia"/>
        </w:rPr>
        <w:t>导致数据长时间滞留缓冲区，性能也会降低。</w:t>
      </w:r>
    </w:p>
    <w:p w14:paraId="53589A38" w14:textId="47F4477E" w:rsidR="00B527DC" w:rsidRDefault="00B527DC" w:rsidP="00994715">
      <w:pPr>
        <w:pStyle w:val="af4"/>
        <w:ind w:right="240"/>
      </w:pPr>
      <w:r>
        <w:rPr>
          <w:rFonts w:hint="eastAsia"/>
        </w:rPr>
        <w:t>5.2.3</w:t>
      </w:r>
      <w:r>
        <w:t xml:space="preserve"> </w:t>
      </w:r>
      <w:r>
        <w:t>数据读取效率</w:t>
      </w:r>
      <w:r w:rsidR="00762CCD">
        <w:t>对比</w:t>
      </w:r>
      <w:r w:rsidR="00553BEA">
        <w:t>实验</w:t>
      </w:r>
    </w:p>
    <w:p w14:paraId="3379DBFB" w14:textId="64654E6D" w:rsidR="00F77D82" w:rsidRDefault="00A06A09" w:rsidP="00181A92">
      <w:pPr>
        <w:pStyle w:val="aa"/>
      </w:pPr>
      <w:r>
        <w:rPr>
          <w:noProof/>
        </w:rPr>
        <w:lastRenderedPageBreak/>
        <w:drawing>
          <wp:anchor distT="0" distB="0" distL="114300" distR="114300" simplePos="0" relativeHeight="251671552" behindDoc="0" locked="0" layoutInCell="1" allowOverlap="1" wp14:anchorId="1A312B96" wp14:editId="7FFA3AF9">
            <wp:simplePos x="0" y="0"/>
            <wp:positionH relativeFrom="column">
              <wp:posOffset>-46240</wp:posOffset>
            </wp:positionH>
            <wp:positionV relativeFrom="paragraph">
              <wp:posOffset>1795087</wp:posOffset>
            </wp:positionV>
            <wp:extent cx="5274310" cy="2399030"/>
            <wp:effectExtent l="0" t="0" r="2540" b="1270"/>
            <wp:wrapTopAndBottom/>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CF6FB2">
        <w:rPr>
          <w:rFonts w:hint="eastAsia"/>
        </w:rPr>
        <w:t>本节</w:t>
      </w:r>
      <w:r w:rsidR="00CD647C">
        <w:rPr>
          <w:rFonts w:hint="eastAsia"/>
        </w:rPr>
        <w:t>使用两组对比实验，分别比较不</w:t>
      </w:r>
      <w:r w:rsidR="002B5B39">
        <w:rPr>
          <w:rFonts w:hint="eastAsia"/>
        </w:rPr>
        <w:t>使用任何缓存读取</w:t>
      </w:r>
      <w:r w:rsidR="00894D1E">
        <w:rPr>
          <w:rFonts w:hint="eastAsia"/>
        </w:rPr>
        <w:t>从原生</w:t>
      </w:r>
      <w:r w:rsidR="00894D1E">
        <w:rPr>
          <w:rFonts w:hint="eastAsia"/>
        </w:rPr>
        <w:t>HBase</w:t>
      </w:r>
      <w:r w:rsidR="00894D1E">
        <w:rPr>
          <w:rFonts w:hint="eastAsia"/>
        </w:rPr>
        <w:t>集群数据库和</w:t>
      </w:r>
      <w:r w:rsidR="00D337D8">
        <w:rPr>
          <w:rFonts w:hint="eastAsia"/>
        </w:rPr>
        <w:t>利用本文所使用的缓存集群服务器</w:t>
      </w:r>
      <w:r w:rsidR="00873C99">
        <w:rPr>
          <w:rFonts w:hint="eastAsia"/>
        </w:rPr>
        <w:t>进行数据读取时效率</w:t>
      </w:r>
      <w:r w:rsidR="008A24A4">
        <w:rPr>
          <w:rFonts w:hint="eastAsia"/>
        </w:rPr>
        <w:t>差异，</w:t>
      </w:r>
      <w:r w:rsidR="005108B4">
        <w:rPr>
          <w:rFonts w:hint="eastAsia"/>
        </w:rPr>
        <w:t>为了使实验结果更符合实际</w:t>
      </w:r>
      <w:r w:rsidR="00D26443">
        <w:rPr>
          <w:rFonts w:hint="eastAsia"/>
        </w:rPr>
        <w:t>业务需求，设置</w:t>
      </w:r>
      <w:r w:rsidR="00926286">
        <w:rPr>
          <w:rFonts w:hint="eastAsia"/>
        </w:rPr>
        <w:t>缓存容量占</w:t>
      </w:r>
      <w:r w:rsidR="0025076E">
        <w:rPr>
          <w:rFonts w:hint="eastAsia"/>
        </w:rPr>
        <w:t>总数据量的</w:t>
      </w:r>
      <w:r w:rsidR="0025076E">
        <w:rPr>
          <w:rFonts w:hint="eastAsia"/>
        </w:rPr>
        <w:t>40%</w:t>
      </w:r>
      <w:r w:rsidR="00E73BBD">
        <w:rPr>
          <w:rFonts w:hint="eastAsia"/>
        </w:rPr>
        <w:t>，</w:t>
      </w:r>
      <w:r w:rsidR="00B82703">
        <w:rPr>
          <w:rFonts w:hint="eastAsia"/>
        </w:rPr>
        <w:t>并在实验前先随机从数据集中抽取</w:t>
      </w:r>
      <w:r w:rsidR="007B13FF">
        <w:rPr>
          <w:rFonts w:hint="eastAsia"/>
        </w:rPr>
        <w:t>部分数据组成</w:t>
      </w:r>
      <w:r w:rsidR="0000495E">
        <w:rPr>
          <w:rFonts w:hint="eastAsia"/>
        </w:rPr>
        <w:t>待查询数据集</w:t>
      </w:r>
      <w:r w:rsidR="00204C71">
        <w:rPr>
          <w:rFonts w:hint="eastAsia"/>
        </w:rPr>
        <w:t>（可能重复）</w:t>
      </w:r>
      <w:r w:rsidR="0000495E">
        <w:rPr>
          <w:rFonts w:hint="eastAsia"/>
        </w:rPr>
        <w:t>，约占总量的</w:t>
      </w:r>
      <w:r w:rsidR="0000495E">
        <w:rPr>
          <w:rFonts w:hint="eastAsia"/>
        </w:rPr>
        <w:t>1</w:t>
      </w:r>
      <w:r w:rsidR="0000495E">
        <w:t>0%</w:t>
      </w:r>
      <w:r w:rsidR="000E7B57">
        <w:t>，</w:t>
      </w:r>
      <w:r w:rsidR="002B72C0">
        <w:t>分别记录下从</w:t>
      </w:r>
      <w:r w:rsidR="00BD46E3">
        <w:t>第一条记录</w:t>
      </w:r>
      <w:r w:rsidR="002B72C0">
        <w:t>查询开始直至</w:t>
      </w:r>
      <w:r w:rsidR="00BD46E3">
        <w:t>最后一条记录查询结果返回</w:t>
      </w:r>
      <w:r w:rsidR="00386AC1">
        <w:t>总共占用的时间</w:t>
      </w:r>
      <w:r w:rsidR="00514476">
        <w:t>，为了数据准确性，</w:t>
      </w:r>
      <w:r w:rsidR="009802FF">
        <w:t>我们</w:t>
      </w:r>
      <w:r w:rsidR="00514476">
        <w:t>计算</w:t>
      </w:r>
      <w:r w:rsidR="004C091B">
        <w:t>单条数据查询所需要的平均时间</w:t>
      </w:r>
      <w:r w:rsidR="00386AC1">
        <w:t>，</w:t>
      </w:r>
      <w:r w:rsidR="00E763A2">
        <w:t>实验结果如图</w:t>
      </w:r>
      <w:r w:rsidR="00E763A2">
        <w:rPr>
          <w:rFonts w:hint="eastAsia"/>
        </w:rPr>
        <w:t>5.4</w:t>
      </w:r>
      <w:r w:rsidR="00E763A2">
        <w:rPr>
          <w:rFonts w:hint="eastAsia"/>
        </w:rPr>
        <w:t>所示。</w:t>
      </w:r>
    </w:p>
    <w:p w14:paraId="018A7371" w14:textId="0E2B033A" w:rsidR="006D3355" w:rsidRDefault="002B7A3D" w:rsidP="00694E37">
      <w:pPr>
        <w:pStyle w:val="ae"/>
      </w:pPr>
      <w:r>
        <w:t>图</w:t>
      </w:r>
      <w:r>
        <w:rPr>
          <w:rFonts w:hint="eastAsia"/>
        </w:rPr>
        <w:t>5.4 数据读取效率对比实验</w:t>
      </w:r>
    </w:p>
    <w:p w14:paraId="5C657084" w14:textId="30EFD514" w:rsidR="00192775" w:rsidRDefault="00AD5732" w:rsidP="00192775">
      <w:pPr>
        <w:pStyle w:val="aa"/>
      </w:pPr>
      <w:r>
        <w:rPr>
          <w:rFonts w:hint="eastAsia"/>
        </w:rPr>
        <w:t>如图</w:t>
      </w:r>
      <w:r w:rsidR="00195A90">
        <w:rPr>
          <w:rFonts w:hint="eastAsia"/>
        </w:rPr>
        <w:t>5.4</w:t>
      </w:r>
      <w:r>
        <w:rPr>
          <w:rFonts w:hint="eastAsia"/>
        </w:rPr>
        <w:t>所示</w:t>
      </w:r>
      <w:r w:rsidR="002767FD">
        <w:rPr>
          <w:rFonts w:hint="eastAsia"/>
        </w:rPr>
        <w:t>，随着</w:t>
      </w:r>
      <w:r w:rsidR="005166E8">
        <w:rPr>
          <w:rFonts w:hint="eastAsia"/>
        </w:rPr>
        <w:t>数据量的逐步增加，查询</w:t>
      </w:r>
      <w:r w:rsidR="00D5386B">
        <w:rPr>
          <w:rFonts w:hint="eastAsia"/>
        </w:rPr>
        <w:t>时间也越长</w:t>
      </w:r>
      <w:r w:rsidR="007F5A41">
        <w:rPr>
          <w:rFonts w:hint="eastAsia"/>
        </w:rPr>
        <w:t>。在数据量</w:t>
      </w:r>
      <w:r w:rsidR="0004317E">
        <w:rPr>
          <w:rFonts w:hint="eastAsia"/>
        </w:rPr>
        <w:t>少于</w:t>
      </w:r>
      <w:r w:rsidR="0004317E">
        <w:rPr>
          <w:rFonts w:hint="eastAsia"/>
        </w:rPr>
        <w:t>3</w:t>
      </w:r>
      <w:r w:rsidR="0004317E">
        <w:t>00</w:t>
      </w:r>
      <w:r w:rsidR="0004317E">
        <w:t>万条</w:t>
      </w:r>
      <w:r w:rsidR="007F5A41">
        <w:rPr>
          <w:rFonts w:hint="eastAsia"/>
        </w:rPr>
        <w:t>的时候</w:t>
      </w:r>
      <w:r w:rsidR="00027719">
        <w:rPr>
          <w:rFonts w:hint="eastAsia"/>
        </w:rPr>
        <w:t>，</w:t>
      </w:r>
      <w:r w:rsidR="00B25347">
        <w:rPr>
          <w:rFonts w:hint="eastAsia"/>
        </w:rPr>
        <w:t>直接进入</w:t>
      </w:r>
      <w:r w:rsidR="00B25347">
        <w:rPr>
          <w:rFonts w:hint="eastAsia"/>
        </w:rPr>
        <w:t>HBase</w:t>
      </w:r>
      <w:r w:rsidR="00B25347">
        <w:rPr>
          <w:rFonts w:hint="eastAsia"/>
        </w:rPr>
        <w:t>集群查询时间比使用缓存服务器更少，原因是在数据量较少时，查询</w:t>
      </w:r>
      <w:r w:rsidR="009064CB">
        <w:rPr>
          <w:rFonts w:hint="eastAsia"/>
        </w:rPr>
        <w:t>数据集较少，</w:t>
      </w:r>
      <w:r w:rsidR="002F14FF">
        <w:rPr>
          <w:rFonts w:hint="eastAsia"/>
        </w:rPr>
        <w:t>此时大量</w:t>
      </w:r>
      <w:r w:rsidR="00802DB6">
        <w:rPr>
          <w:rFonts w:hint="eastAsia"/>
        </w:rPr>
        <w:t>时间</w:t>
      </w:r>
      <w:r w:rsidR="002F14FF">
        <w:rPr>
          <w:rFonts w:hint="eastAsia"/>
        </w:rPr>
        <w:t>被用来</w:t>
      </w:r>
      <w:r w:rsidR="00E772B4">
        <w:rPr>
          <w:rFonts w:hint="eastAsia"/>
        </w:rPr>
        <w:t>扫描</w:t>
      </w:r>
      <w:r w:rsidR="00E772B4">
        <w:rPr>
          <w:rFonts w:hint="eastAsia"/>
        </w:rPr>
        <w:t>HBase</w:t>
      </w:r>
      <w:r w:rsidR="00E772B4">
        <w:rPr>
          <w:rFonts w:hint="eastAsia"/>
        </w:rPr>
        <w:t>集群并</w:t>
      </w:r>
      <w:r w:rsidR="008E0D50">
        <w:rPr>
          <w:rFonts w:hint="eastAsia"/>
        </w:rPr>
        <w:t>构建缓存</w:t>
      </w:r>
      <w:r w:rsidR="00E772B4">
        <w:rPr>
          <w:rFonts w:hint="eastAsia"/>
        </w:rPr>
        <w:t>，</w:t>
      </w:r>
      <w:r w:rsidR="006A39E8">
        <w:rPr>
          <w:rFonts w:hint="eastAsia"/>
        </w:rPr>
        <w:t>而不使用缓存服务器则没有构建缓存环节</w:t>
      </w:r>
      <w:r w:rsidR="00004627">
        <w:rPr>
          <w:rFonts w:hint="eastAsia"/>
        </w:rPr>
        <w:t>，因此查询效率更高。随着数据量的变大，查询数据集的不断扩大，</w:t>
      </w:r>
      <w:r w:rsidR="00C8517D">
        <w:rPr>
          <w:rFonts w:hint="eastAsia"/>
        </w:rPr>
        <w:t>缓存服务器的优势也逐渐体现</w:t>
      </w:r>
      <w:r w:rsidR="00711AB8">
        <w:rPr>
          <w:rFonts w:hint="eastAsia"/>
        </w:rPr>
        <w:t>，当数据量达到</w:t>
      </w:r>
      <w:r w:rsidR="00711AB8">
        <w:rPr>
          <w:rFonts w:hint="eastAsia"/>
        </w:rPr>
        <w:t>5</w:t>
      </w:r>
      <w:r w:rsidR="00711AB8">
        <w:rPr>
          <w:rFonts w:hint="eastAsia"/>
        </w:rPr>
        <w:t>亿条时，使用缓存数据库的查询</w:t>
      </w:r>
      <w:r w:rsidR="00B14780">
        <w:rPr>
          <w:rFonts w:hint="eastAsia"/>
        </w:rPr>
        <w:t>时间</w:t>
      </w:r>
      <w:r w:rsidR="00711AB8">
        <w:rPr>
          <w:rFonts w:hint="eastAsia"/>
        </w:rPr>
        <w:t>比不使用缓存数据库</w:t>
      </w:r>
      <w:r w:rsidR="00ED43A3">
        <w:rPr>
          <w:rFonts w:hint="eastAsia"/>
        </w:rPr>
        <w:t>节约了近</w:t>
      </w:r>
      <w:r w:rsidR="00ED43A3">
        <w:rPr>
          <w:rFonts w:hint="eastAsia"/>
        </w:rPr>
        <w:t>2</w:t>
      </w:r>
      <w:r w:rsidR="00ED43A3">
        <w:t>0%</w:t>
      </w:r>
      <w:r w:rsidR="00DE3F5B">
        <w:t>，查询效率提升了</w:t>
      </w:r>
      <w:r w:rsidR="00DE3F5B">
        <w:rPr>
          <w:rFonts w:hint="eastAsia"/>
        </w:rPr>
        <w:t>25%</w:t>
      </w:r>
      <w:r w:rsidR="00AA1459">
        <w:rPr>
          <w:rFonts w:hint="eastAsia"/>
        </w:rPr>
        <w:t>。</w:t>
      </w:r>
      <w:r w:rsidR="005C160E">
        <w:rPr>
          <w:rFonts w:hint="eastAsia"/>
        </w:rPr>
        <w:t>数据证明，使用基于</w:t>
      </w:r>
      <w:r w:rsidR="005C160E">
        <w:rPr>
          <w:rFonts w:hint="eastAsia"/>
        </w:rPr>
        <w:t>Redis</w:t>
      </w:r>
      <w:r w:rsidR="005C160E">
        <w:rPr>
          <w:rFonts w:hint="eastAsia"/>
        </w:rPr>
        <w:t>缓存</w:t>
      </w:r>
      <w:r w:rsidR="00B43C6B">
        <w:rPr>
          <w:rFonts w:hint="eastAsia"/>
        </w:rPr>
        <w:t>服务器</w:t>
      </w:r>
      <w:r w:rsidR="005C160E">
        <w:rPr>
          <w:rFonts w:hint="eastAsia"/>
        </w:rPr>
        <w:t>的</w:t>
      </w:r>
      <w:r w:rsidR="00886ABE">
        <w:rPr>
          <w:rFonts w:hint="eastAsia"/>
        </w:rPr>
        <w:t>HBase</w:t>
      </w:r>
      <w:r w:rsidR="00886ABE">
        <w:rPr>
          <w:rFonts w:hint="eastAsia"/>
        </w:rPr>
        <w:t>集群在查询效率上</w:t>
      </w:r>
      <w:r w:rsidR="00E4452F">
        <w:rPr>
          <w:rFonts w:hint="eastAsia"/>
        </w:rPr>
        <w:t>更高</w:t>
      </w:r>
      <w:r w:rsidR="00886ABE">
        <w:rPr>
          <w:rFonts w:hint="eastAsia"/>
        </w:rPr>
        <w:t>。</w:t>
      </w:r>
    </w:p>
    <w:p w14:paraId="1DB0E932" w14:textId="1B4CF5FD" w:rsidR="00DE0276" w:rsidRDefault="00DE0276" w:rsidP="00776AB1">
      <w:pPr>
        <w:pStyle w:val="af4"/>
        <w:ind w:right="240"/>
      </w:pPr>
      <w:r>
        <w:rPr>
          <w:rFonts w:hint="eastAsia"/>
        </w:rPr>
        <w:t xml:space="preserve">5.2.4 </w:t>
      </w:r>
      <w:r>
        <w:rPr>
          <w:rFonts w:hint="eastAsia"/>
        </w:rPr>
        <w:t>缓存淘汰策略</w:t>
      </w:r>
      <w:r w:rsidR="00540CB1">
        <w:rPr>
          <w:rFonts w:hint="eastAsia"/>
        </w:rPr>
        <w:t>对比</w:t>
      </w:r>
      <w:r>
        <w:rPr>
          <w:rFonts w:hint="eastAsia"/>
        </w:rPr>
        <w:t>实验</w:t>
      </w:r>
    </w:p>
    <w:p w14:paraId="28626934" w14:textId="6F78B78B" w:rsidR="00994715" w:rsidRDefault="0024156B" w:rsidP="00BF2D5D">
      <w:pPr>
        <w:pStyle w:val="aa"/>
      </w:pPr>
      <w:r>
        <w:rPr>
          <w:rFonts w:hint="eastAsia"/>
        </w:rPr>
        <w:t>通常衡量一个缓存淘汰策略的重要指标为缓存索引命中率，命中率越高，则说明缓存效率越高</w:t>
      </w:r>
      <w:r w:rsidR="00585373">
        <w:rPr>
          <w:rFonts w:hint="eastAsia"/>
        </w:rPr>
        <w:t>，</w:t>
      </w:r>
      <w:r w:rsidR="004C150D">
        <w:rPr>
          <w:rFonts w:hint="eastAsia"/>
        </w:rPr>
        <w:t>命中率</w:t>
      </w:r>
      <w:r w:rsidR="00585373">
        <w:rPr>
          <w:rFonts w:hint="eastAsia"/>
        </w:rPr>
        <w:t>计算公式</w:t>
      </w:r>
      <w:r w:rsidR="00D73EB7">
        <w:rPr>
          <w:rFonts w:hint="eastAsia"/>
        </w:rPr>
        <w:t>如公式</w:t>
      </w:r>
      <w:r w:rsidR="00D73EB7">
        <w:rPr>
          <w:rFonts w:hint="eastAsia"/>
        </w:rPr>
        <w:t>5.1</w:t>
      </w:r>
      <w:r w:rsidR="00D73EB7">
        <w:rPr>
          <w:rFonts w:hint="eastAsia"/>
        </w:rPr>
        <w:t>所示</w:t>
      </w:r>
      <w:r w:rsidR="00585373">
        <w:rPr>
          <w:rFonts w:hint="eastAsia"/>
        </w:rPr>
        <w:t>：</w:t>
      </w:r>
    </w:p>
    <w:tbl>
      <w:tblPr>
        <w:tblStyle w:val="af6"/>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6524"/>
        <w:gridCol w:w="996"/>
      </w:tblGrid>
      <w:tr w:rsidR="00D7389E" w:rsidRPr="00565595" w14:paraId="0CCCA14F" w14:textId="77777777" w:rsidTr="008954D2">
        <w:trPr>
          <w:trHeight w:val="849"/>
          <w:jc w:val="right"/>
        </w:trPr>
        <w:tc>
          <w:tcPr>
            <w:tcW w:w="588" w:type="pct"/>
            <w:vAlign w:val="center"/>
          </w:tcPr>
          <w:p w14:paraId="36994D98" w14:textId="3AD6778A" w:rsidR="00D7389E" w:rsidRPr="00565595" w:rsidRDefault="00D7389E" w:rsidP="006D032C">
            <w:pPr>
              <w:pStyle w:val="aa"/>
              <w:ind w:firstLineChars="0" w:firstLine="0"/>
              <w:jc w:val="left"/>
            </w:pPr>
          </w:p>
        </w:tc>
        <w:tc>
          <w:tcPr>
            <w:tcW w:w="3828" w:type="pct"/>
            <w:vAlign w:val="center"/>
          </w:tcPr>
          <w:p w14:paraId="324294D0" w14:textId="1C5FAC4A" w:rsidR="00D7389E" w:rsidRPr="00C55C1F" w:rsidRDefault="008954D2" w:rsidP="008954D2">
            <w:pPr>
              <w:pStyle w:val="aa"/>
              <w:ind w:firstLineChars="0" w:firstLine="0"/>
              <w:jc w:val="center"/>
              <w:rPr>
                <w:i/>
              </w:rPr>
            </w:pPr>
            <m:oMathPara>
              <m:oMath>
                <m:r>
                  <w:rPr>
                    <w:rFonts w:ascii="Cambria Math" w:hAnsi="Cambria Math"/>
                  </w:rPr>
                  <m:t>缓存命中率</m:t>
                </m:r>
                <m:r>
                  <w:rPr>
                    <w:rFonts w:ascii="Cambria Math" w:hAnsi="Cambria Math"/>
                  </w:rPr>
                  <m:t>=</m:t>
                </m:r>
                <m:r>
                  <w:rPr>
                    <w:rFonts w:ascii="Cambria Math" w:hAnsi="Cambria Math"/>
                  </w:rPr>
                  <m:t>命中次数</m:t>
                </m:r>
                <m:r>
                  <w:rPr>
                    <w:rFonts w:ascii="Cambria Math" w:hAnsi="Cambria Math"/>
                  </w:rPr>
                  <m:t xml:space="preserve"> / </m:t>
                </m:r>
                <m:r>
                  <w:rPr>
                    <w:rFonts w:ascii="Cambria Math" w:hAnsi="Cambria Math"/>
                  </w:rPr>
                  <m:t>查询次数</m:t>
                </m:r>
              </m:oMath>
            </m:oMathPara>
          </w:p>
        </w:tc>
        <w:tc>
          <w:tcPr>
            <w:tcW w:w="584" w:type="pct"/>
            <w:vAlign w:val="center"/>
          </w:tcPr>
          <w:p w14:paraId="3F53CC2D" w14:textId="68B667E0" w:rsidR="00D7389E" w:rsidRPr="00565595" w:rsidRDefault="00D7389E" w:rsidP="006D032C">
            <w:pPr>
              <w:pStyle w:val="aa"/>
              <w:ind w:firstLineChars="0" w:firstLine="0"/>
              <w:jc w:val="center"/>
            </w:pPr>
            <w:r w:rsidRPr="00565595">
              <w:t>（</w:t>
            </w:r>
            <w:r w:rsidR="00DB0BFD">
              <w:t>5.1</w:t>
            </w:r>
            <w:r w:rsidRPr="00565595">
              <w:t>）</w:t>
            </w:r>
          </w:p>
        </w:tc>
      </w:tr>
    </w:tbl>
    <w:p w14:paraId="2201D9F6" w14:textId="198B260F" w:rsidR="005F1826" w:rsidRDefault="005A7B8B" w:rsidP="004A4A86">
      <w:pPr>
        <w:pStyle w:val="aa"/>
      </w:pPr>
      <w:r>
        <w:rPr>
          <w:noProof/>
        </w:rPr>
        <w:lastRenderedPageBreak/>
        <w:drawing>
          <wp:anchor distT="0" distB="0" distL="114300" distR="114300" simplePos="0" relativeHeight="251670528" behindDoc="0" locked="0" layoutInCell="1" allowOverlap="1" wp14:anchorId="1CE2EE81" wp14:editId="3DB54F2E">
            <wp:simplePos x="0" y="0"/>
            <wp:positionH relativeFrom="column">
              <wp:posOffset>-17838</wp:posOffset>
            </wp:positionH>
            <wp:positionV relativeFrom="paragraph">
              <wp:posOffset>1082329</wp:posOffset>
            </wp:positionV>
            <wp:extent cx="5274310" cy="2567305"/>
            <wp:effectExtent l="0" t="0" r="2540" b="4445"/>
            <wp:wrapTopAndBottom/>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8A0AAA">
        <w:t>本节实验分别</w:t>
      </w:r>
      <w:r w:rsidR="0009659D">
        <w:t>对比</w:t>
      </w:r>
      <w:r w:rsidR="0029534F">
        <w:t>不同缓存容量</w:t>
      </w:r>
      <w:r w:rsidR="00351B0B">
        <w:t>对缓存命中率的影响</w:t>
      </w:r>
      <w:r w:rsidR="006A1612">
        <w:t>。具体来说，通过设置缓存容量占缓存空间的</w:t>
      </w:r>
      <w:r w:rsidR="001C325F">
        <w:rPr>
          <w:rFonts w:hint="eastAsia"/>
        </w:rPr>
        <w:t>20%</w:t>
      </w:r>
      <w:r w:rsidR="001C325F">
        <w:rPr>
          <w:rFonts w:hint="eastAsia"/>
        </w:rPr>
        <w:t>、</w:t>
      </w:r>
      <w:r w:rsidR="001C325F">
        <w:rPr>
          <w:rFonts w:hint="eastAsia"/>
        </w:rPr>
        <w:t>30%</w:t>
      </w:r>
      <w:r w:rsidR="00A4530F">
        <w:t>直至</w:t>
      </w:r>
      <w:r w:rsidR="001C325F">
        <w:t>80%</w:t>
      </w:r>
      <w:r w:rsidR="00A4530F">
        <w:t>，分别对比</w:t>
      </w:r>
      <w:r w:rsidR="00A4530F">
        <w:rPr>
          <w:rFonts w:hint="eastAsia"/>
        </w:rPr>
        <w:t>LRU</w:t>
      </w:r>
      <w:r w:rsidR="00A4530F">
        <w:rPr>
          <w:rFonts w:hint="eastAsia"/>
        </w:rPr>
        <w:t>算法和本文提出的</w:t>
      </w:r>
      <w:r w:rsidR="00E54B60">
        <w:rPr>
          <w:rFonts w:hint="eastAsia"/>
        </w:rPr>
        <w:t>基于热度的缓存淘汰算法</w:t>
      </w:r>
      <w:r w:rsidR="00DF4308">
        <w:rPr>
          <w:rFonts w:hint="eastAsia"/>
        </w:rPr>
        <w:t>的命中率</w:t>
      </w:r>
      <w:r w:rsidR="00F448B5">
        <w:rPr>
          <w:rFonts w:hint="eastAsia"/>
        </w:rPr>
        <w:t>，为了数据准确性，统一</w:t>
      </w:r>
      <w:r w:rsidR="00365600">
        <w:rPr>
          <w:rFonts w:hint="eastAsia"/>
        </w:rPr>
        <w:t>设置</w:t>
      </w:r>
      <w:r w:rsidR="00F448B5">
        <w:rPr>
          <w:rFonts w:hint="eastAsia"/>
        </w:rPr>
        <w:t>缓存总体容量占总数据量的</w:t>
      </w:r>
      <w:r w:rsidR="00F448B5">
        <w:rPr>
          <w:rFonts w:hint="eastAsia"/>
        </w:rPr>
        <w:t>40%</w:t>
      </w:r>
      <w:r w:rsidR="001A4F86">
        <w:rPr>
          <w:rFonts w:hint="eastAsia"/>
        </w:rPr>
        <w:t>。</w:t>
      </w:r>
      <w:r w:rsidR="006A724F">
        <w:rPr>
          <w:rFonts w:hint="eastAsia"/>
        </w:rPr>
        <w:t>实验结果如图</w:t>
      </w:r>
      <w:r w:rsidR="009A1D85">
        <w:rPr>
          <w:rFonts w:hint="eastAsia"/>
        </w:rPr>
        <w:t>5.5</w:t>
      </w:r>
      <w:r w:rsidR="00152C21">
        <w:rPr>
          <w:rFonts w:hint="eastAsia"/>
        </w:rPr>
        <w:t>所示。</w:t>
      </w:r>
    </w:p>
    <w:p w14:paraId="594B1022" w14:textId="2CB43CBF" w:rsidR="00585373" w:rsidRPr="004A4A86" w:rsidRDefault="009066DE" w:rsidP="00D54D94">
      <w:pPr>
        <w:pStyle w:val="ae"/>
      </w:pPr>
      <w:r>
        <w:rPr>
          <w:rFonts w:hint="eastAsia"/>
        </w:rPr>
        <w:t>图</w:t>
      </w:r>
      <w:r w:rsidR="00A34DD7">
        <w:rPr>
          <w:rFonts w:hint="eastAsia"/>
        </w:rPr>
        <w:t>5.5</w:t>
      </w:r>
      <w:r>
        <w:rPr>
          <w:rFonts w:hint="eastAsia"/>
        </w:rPr>
        <w:t xml:space="preserve"> 缓存容量与缓存命中率关系对比</w:t>
      </w:r>
      <w:r w:rsidR="00FF573C">
        <w:rPr>
          <w:rFonts w:hint="eastAsia"/>
        </w:rPr>
        <w:t>图</w:t>
      </w:r>
      <w:r w:rsidR="00361D5C" w:rsidRPr="004A4A86">
        <w:rPr>
          <w:rFonts w:hint="eastAsia"/>
        </w:rPr>
        <w:t xml:space="preserve"> </w:t>
      </w:r>
    </w:p>
    <w:p w14:paraId="485D191D" w14:textId="16FCDBF7" w:rsidR="00D7389E" w:rsidRPr="00331883" w:rsidRDefault="00570E1B" w:rsidP="00331883">
      <w:pPr>
        <w:pStyle w:val="aa"/>
      </w:pPr>
      <w:r>
        <w:t>如图</w:t>
      </w:r>
      <w:r w:rsidR="00A34DD7">
        <w:rPr>
          <w:rFonts w:hint="eastAsia"/>
        </w:rPr>
        <w:t>5.5</w:t>
      </w:r>
      <w:r>
        <w:rPr>
          <w:rFonts w:hint="eastAsia"/>
        </w:rPr>
        <w:t>所示，</w:t>
      </w:r>
      <w:r w:rsidR="00B93AD6">
        <w:rPr>
          <w:rFonts w:hint="eastAsia"/>
        </w:rPr>
        <w:t>缓存命中率与缓存容量关系密切，</w:t>
      </w:r>
      <w:r w:rsidR="00790BC9">
        <w:rPr>
          <w:rFonts w:hint="eastAsia"/>
        </w:rPr>
        <w:t>随着</w:t>
      </w:r>
      <w:r w:rsidR="003F37D5">
        <w:rPr>
          <w:rFonts w:hint="eastAsia"/>
        </w:rPr>
        <w:t>缓存容量</w:t>
      </w:r>
      <w:r w:rsidR="00790BC9">
        <w:rPr>
          <w:rFonts w:hint="eastAsia"/>
        </w:rPr>
        <w:t>的不断</w:t>
      </w:r>
      <w:r w:rsidR="00BE3C25">
        <w:rPr>
          <w:rFonts w:hint="eastAsia"/>
        </w:rPr>
        <w:t>变</w:t>
      </w:r>
      <w:r w:rsidR="003F37D5">
        <w:rPr>
          <w:rFonts w:hint="eastAsia"/>
        </w:rPr>
        <w:t>大，缓存命中率越高</w:t>
      </w:r>
      <w:r w:rsidR="00BE3C25">
        <w:rPr>
          <w:rFonts w:hint="eastAsia"/>
        </w:rPr>
        <w:t>，因此，在部署</w:t>
      </w:r>
      <w:r w:rsidR="00C9443D" w:rsidRPr="00C9443D">
        <w:rPr>
          <w:rFonts w:hint="eastAsia"/>
        </w:rPr>
        <w:t>交通流数据实时存储与查询系统</w:t>
      </w:r>
      <w:r w:rsidR="00C9443D">
        <w:rPr>
          <w:rFonts w:hint="eastAsia"/>
        </w:rPr>
        <w:t>时，建议</w:t>
      </w:r>
      <w:r w:rsidR="007600D3">
        <w:rPr>
          <w:rFonts w:hint="eastAsia"/>
        </w:rPr>
        <w:t>提供足够大的</w:t>
      </w:r>
      <w:r w:rsidR="003F0015">
        <w:rPr>
          <w:rFonts w:hint="eastAsia"/>
        </w:rPr>
        <w:t>缓存</w:t>
      </w:r>
      <w:r w:rsidR="007600D3">
        <w:rPr>
          <w:rFonts w:hint="eastAsia"/>
        </w:rPr>
        <w:t>容量空间。</w:t>
      </w:r>
      <w:r w:rsidR="00AD6EE1">
        <w:rPr>
          <w:rFonts w:hint="eastAsia"/>
        </w:rPr>
        <w:t>同时，该实验也证明了基于热度缓存淘汰策略命中率比</w:t>
      </w:r>
      <w:r w:rsidR="00AD6EE1">
        <w:rPr>
          <w:rFonts w:hint="eastAsia"/>
        </w:rPr>
        <w:t>LRU</w:t>
      </w:r>
      <w:r w:rsidR="00AD6EE1">
        <w:rPr>
          <w:rFonts w:hint="eastAsia"/>
        </w:rPr>
        <w:t>算法更高，更适合本系统。</w:t>
      </w:r>
    </w:p>
    <w:p w14:paraId="229AE8F7" w14:textId="24C6BACA" w:rsidR="00783232" w:rsidRDefault="005F6148" w:rsidP="005F6148">
      <w:pPr>
        <w:pStyle w:val="ad"/>
        <w:ind w:right="240"/>
      </w:pPr>
      <w:r>
        <w:rPr>
          <w:rFonts w:hint="eastAsia"/>
        </w:rPr>
        <w:t xml:space="preserve">5.3 </w:t>
      </w:r>
      <w:r>
        <w:rPr>
          <w:rFonts w:hint="eastAsia"/>
        </w:rPr>
        <w:t>本章小结</w:t>
      </w:r>
    </w:p>
    <w:p w14:paraId="2BE81217" w14:textId="39F6C81F" w:rsidR="00783232" w:rsidRDefault="007E0FDA" w:rsidP="00F96DA8">
      <w:pPr>
        <w:pStyle w:val="aa"/>
      </w:pPr>
      <w:r>
        <w:t>在</w:t>
      </w:r>
      <w:r w:rsidR="000D2CC0">
        <w:t>本章</w:t>
      </w:r>
      <w:r>
        <w:t>中，</w:t>
      </w:r>
      <w:r w:rsidR="00CC34EF">
        <w:t>对</w:t>
      </w:r>
      <w:r w:rsidR="00CC34EF" w:rsidRPr="00CC34EF">
        <w:rPr>
          <w:rFonts w:hint="eastAsia"/>
        </w:rPr>
        <w:t>交通流数据实时存储与查询系统</w:t>
      </w:r>
      <w:r w:rsidR="00CC34EF">
        <w:rPr>
          <w:rFonts w:hint="eastAsia"/>
        </w:rPr>
        <w:t>进行了一系列实验。</w:t>
      </w:r>
      <w:r w:rsidR="000D2CC0">
        <w:t>首先介绍了</w:t>
      </w:r>
      <w:r w:rsidR="00430ADE">
        <w:t>实验</w:t>
      </w:r>
      <w:r w:rsidR="005C5BF6">
        <w:t>所使用的</w:t>
      </w:r>
      <w:r w:rsidR="00430ADE">
        <w:t>服务器</w:t>
      </w:r>
      <w:r w:rsidR="00940E6B">
        <w:t>的</w:t>
      </w:r>
      <w:r w:rsidR="00430ADE">
        <w:t>硬件配置</w:t>
      </w:r>
      <w:r w:rsidR="00840E18">
        <w:t>、</w:t>
      </w:r>
      <w:r w:rsidR="00430ADE">
        <w:t>软件</w:t>
      </w:r>
      <w:r w:rsidR="004A7EC2">
        <w:t>环境</w:t>
      </w:r>
      <w:r w:rsidR="00840E18">
        <w:t>和相关数据来源</w:t>
      </w:r>
      <w:r w:rsidR="005C5BF6">
        <w:t>。</w:t>
      </w:r>
      <w:r w:rsidR="004D1908">
        <w:t>接着，</w:t>
      </w:r>
      <w:r w:rsidR="00D94024">
        <w:t>进行了数据写入性能对比实验、缓冲队列写入阈值测试实验、数据读取效率对比实验和缓存淘汰策略对比实验。经由实验数据证明，</w:t>
      </w:r>
      <w:r w:rsidR="00B82672">
        <w:t>本文所提到的基于</w:t>
      </w:r>
      <w:r w:rsidR="00B82672">
        <w:rPr>
          <w:rFonts w:hint="eastAsia"/>
        </w:rPr>
        <w:t>HBase</w:t>
      </w:r>
      <w:r w:rsidR="00B82672">
        <w:rPr>
          <w:rFonts w:hint="eastAsia"/>
        </w:rPr>
        <w:t>的</w:t>
      </w:r>
      <w:r w:rsidR="00B82672" w:rsidRPr="00B82672">
        <w:rPr>
          <w:rFonts w:hint="eastAsia"/>
        </w:rPr>
        <w:t>交通流数据实时存储与查询系统</w:t>
      </w:r>
      <w:r w:rsidR="00B82672">
        <w:rPr>
          <w:rFonts w:hint="eastAsia"/>
        </w:rPr>
        <w:t>在大部分情况下拥有较好的存储性能和读取性能。</w:t>
      </w:r>
    </w:p>
    <w:p w14:paraId="4FDE0875" w14:textId="3287C4B5" w:rsidR="00783232" w:rsidRDefault="00783232">
      <w:pPr>
        <w:widowControl/>
        <w:jc w:val="left"/>
        <w:rPr>
          <w:rFonts w:asciiTheme="minorEastAsia" w:hAnsiTheme="minorEastAsia"/>
          <w:szCs w:val="24"/>
        </w:rPr>
      </w:pPr>
      <w:r>
        <w:br w:type="page"/>
      </w:r>
    </w:p>
    <w:p w14:paraId="15414AF0" w14:textId="5EB0524F" w:rsidR="00783232" w:rsidRDefault="00D3372E" w:rsidP="00C1310E">
      <w:pPr>
        <w:pStyle w:val="ab"/>
      </w:pPr>
      <w:r>
        <w:rPr>
          <w:rFonts w:hint="eastAsia"/>
        </w:rPr>
        <w:lastRenderedPageBreak/>
        <w:t>第六章 总结与展望</w:t>
      </w:r>
    </w:p>
    <w:p w14:paraId="2B68306F" w14:textId="4A3E14D4" w:rsidR="00C1310E" w:rsidRDefault="009840CC" w:rsidP="0065233F">
      <w:pPr>
        <w:pStyle w:val="ad"/>
        <w:ind w:right="240"/>
      </w:pPr>
      <w:r>
        <w:rPr>
          <w:rFonts w:hint="eastAsia"/>
        </w:rPr>
        <w:t xml:space="preserve">6.1 </w:t>
      </w:r>
      <w:r>
        <w:rPr>
          <w:rFonts w:hint="eastAsia"/>
        </w:rPr>
        <w:t>工作总结</w:t>
      </w:r>
    </w:p>
    <w:p w14:paraId="39ED4D75" w14:textId="4D06442E" w:rsidR="007A7041" w:rsidRDefault="002A0881" w:rsidP="00DA6FBF">
      <w:pPr>
        <w:pStyle w:val="aa"/>
      </w:pPr>
      <w:r>
        <w:rPr>
          <w:rFonts w:hint="eastAsia"/>
        </w:rPr>
        <w:t>针对交通流数据中</w:t>
      </w:r>
      <w:r w:rsidR="00D264E0">
        <w:rPr>
          <w:rFonts w:hint="eastAsia"/>
        </w:rPr>
        <w:t>来源丰富、数据量大、读写频繁等特点</w:t>
      </w:r>
      <w:r w:rsidR="00B17059">
        <w:rPr>
          <w:rFonts w:hint="eastAsia"/>
        </w:rPr>
        <w:t>，本文设计并实现了一套</w:t>
      </w:r>
      <w:r w:rsidR="00B17059" w:rsidRPr="00B17059">
        <w:rPr>
          <w:rFonts w:hint="eastAsia"/>
        </w:rPr>
        <w:t>交通流数据实时存储与查询系统</w:t>
      </w:r>
      <w:r w:rsidR="00956A79">
        <w:rPr>
          <w:rFonts w:hint="eastAsia"/>
        </w:rPr>
        <w:t>，该系统采用</w:t>
      </w:r>
      <w:r w:rsidR="004939BF">
        <w:rPr>
          <w:rFonts w:hint="eastAsia"/>
        </w:rPr>
        <w:t>HBase</w:t>
      </w:r>
      <w:r w:rsidR="004939BF">
        <w:rPr>
          <w:rFonts w:hint="eastAsia"/>
        </w:rPr>
        <w:t>作为持久化数据存储媒介</w:t>
      </w:r>
      <w:r w:rsidR="00F970AD">
        <w:rPr>
          <w:rFonts w:hint="eastAsia"/>
        </w:rPr>
        <w:t>，采用</w:t>
      </w:r>
      <w:r w:rsidR="00F970AD">
        <w:rPr>
          <w:rFonts w:hint="eastAsia"/>
        </w:rPr>
        <w:t>Redis</w:t>
      </w:r>
      <w:r w:rsidR="00F970AD">
        <w:rPr>
          <w:rFonts w:hint="eastAsia"/>
        </w:rPr>
        <w:t>作为缓存集群数据库</w:t>
      </w:r>
      <w:r w:rsidR="005A37B0">
        <w:rPr>
          <w:rFonts w:hint="eastAsia"/>
        </w:rPr>
        <w:t>。</w:t>
      </w:r>
    </w:p>
    <w:p w14:paraId="3573E4DC" w14:textId="31AD5FE8" w:rsidR="00DA6FBF" w:rsidRDefault="008A5FF5" w:rsidP="00DA6FBF">
      <w:pPr>
        <w:pStyle w:val="aa"/>
      </w:pPr>
      <w:r>
        <w:rPr>
          <w:rFonts w:hint="eastAsia"/>
        </w:rPr>
        <w:t>在数据写入</w:t>
      </w:r>
      <w:r w:rsidR="008448D9">
        <w:rPr>
          <w:rFonts w:hint="eastAsia"/>
        </w:rPr>
        <w:t>方面</w:t>
      </w:r>
      <w:r>
        <w:rPr>
          <w:rFonts w:hint="eastAsia"/>
        </w:rPr>
        <w:t>，设计了预</w:t>
      </w:r>
      <w:r w:rsidR="00FE06C1">
        <w:rPr>
          <w:rFonts w:hint="eastAsia"/>
        </w:rPr>
        <w:t>处理模块、</w:t>
      </w:r>
      <w:r w:rsidR="00E92709">
        <w:rPr>
          <w:rFonts w:hint="eastAsia"/>
        </w:rPr>
        <w:t>缓冲队列模块和写入</w:t>
      </w:r>
      <w:r w:rsidR="000D1879">
        <w:rPr>
          <w:rFonts w:hint="eastAsia"/>
        </w:rPr>
        <w:t>层</w:t>
      </w:r>
      <w:r w:rsidR="00E92709">
        <w:rPr>
          <w:rFonts w:hint="eastAsia"/>
        </w:rPr>
        <w:t>模块</w:t>
      </w:r>
      <w:r w:rsidR="000D1879">
        <w:rPr>
          <w:rFonts w:hint="eastAsia"/>
        </w:rPr>
        <w:t>。</w:t>
      </w:r>
      <w:r w:rsidR="002F152D">
        <w:rPr>
          <w:rFonts w:hint="eastAsia"/>
        </w:rPr>
        <w:t>数据写入时，通过对数据“清洗”，将多源数据进行分类、筛选</w:t>
      </w:r>
      <w:r w:rsidR="003D49DE">
        <w:rPr>
          <w:rFonts w:hint="eastAsia"/>
        </w:rPr>
        <w:t>、修复</w:t>
      </w:r>
      <w:r w:rsidR="003354CE">
        <w:rPr>
          <w:rFonts w:hint="eastAsia"/>
        </w:rPr>
        <w:t>之后，通过缓冲队列并发写入</w:t>
      </w:r>
      <w:r w:rsidR="003354CE">
        <w:rPr>
          <w:rFonts w:hint="eastAsia"/>
        </w:rPr>
        <w:t>HBase</w:t>
      </w:r>
      <w:r w:rsidR="003354CE">
        <w:rPr>
          <w:rFonts w:hint="eastAsia"/>
        </w:rPr>
        <w:t>数据库中</w:t>
      </w:r>
      <w:r w:rsidR="00204818">
        <w:rPr>
          <w:rFonts w:hint="eastAsia"/>
        </w:rPr>
        <w:t>，防止</w:t>
      </w:r>
      <w:r w:rsidR="00E36D9E">
        <w:rPr>
          <w:rFonts w:hint="eastAsia"/>
        </w:rPr>
        <w:t>大量</w:t>
      </w:r>
      <w:r w:rsidR="00204818">
        <w:rPr>
          <w:rFonts w:hint="eastAsia"/>
        </w:rPr>
        <w:t>数据</w:t>
      </w:r>
      <w:r w:rsidR="00490686">
        <w:rPr>
          <w:rFonts w:hint="eastAsia"/>
        </w:rPr>
        <w:t>涌入</w:t>
      </w:r>
      <w:r w:rsidR="00204818">
        <w:rPr>
          <w:rFonts w:hint="eastAsia"/>
        </w:rPr>
        <w:t>导致写入</w:t>
      </w:r>
      <w:r w:rsidR="007B289D">
        <w:rPr>
          <w:rFonts w:hint="eastAsia"/>
        </w:rPr>
        <w:t>阻塞，</w:t>
      </w:r>
      <w:r w:rsidR="003B067D">
        <w:rPr>
          <w:rFonts w:hint="eastAsia"/>
        </w:rPr>
        <w:t>系统</w:t>
      </w:r>
      <w:r w:rsidR="00204818">
        <w:rPr>
          <w:rFonts w:hint="eastAsia"/>
        </w:rPr>
        <w:t>性能降低</w:t>
      </w:r>
      <w:r w:rsidR="003354CE">
        <w:rPr>
          <w:rFonts w:hint="eastAsia"/>
        </w:rPr>
        <w:t>。</w:t>
      </w:r>
    </w:p>
    <w:p w14:paraId="03044FDC" w14:textId="342C1645" w:rsidR="00C021CA" w:rsidRDefault="00C021CA" w:rsidP="00DA6FBF">
      <w:pPr>
        <w:pStyle w:val="aa"/>
      </w:pPr>
      <w:r>
        <w:t>在数据查询方面，</w:t>
      </w:r>
      <w:r w:rsidR="00CA03F8">
        <w:t>非主键查询</w:t>
      </w:r>
      <w:r w:rsidR="00F67F9C">
        <w:t>请求不再</w:t>
      </w:r>
      <w:r w:rsidR="00CA03F8">
        <w:t>直接进入</w:t>
      </w:r>
      <w:r w:rsidR="00CA03F8">
        <w:rPr>
          <w:rFonts w:hint="eastAsia"/>
        </w:rPr>
        <w:t>HBase</w:t>
      </w:r>
      <w:r w:rsidR="00A14939">
        <w:rPr>
          <w:rFonts w:hint="eastAsia"/>
        </w:rPr>
        <w:t>进行</w:t>
      </w:r>
      <w:r w:rsidR="00A14939">
        <w:rPr>
          <w:rFonts w:hint="eastAsia"/>
        </w:rPr>
        <w:t>Scan</w:t>
      </w:r>
      <w:r w:rsidR="00A14939">
        <w:rPr>
          <w:rFonts w:hint="eastAsia"/>
        </w:rPr>
        <w:t>操作，</w:t>
      </w:r>
      <w:r w:rsidR="00EB095F">
        <w:rPr>
          <w:rFonts w:hint="eastAsia"/>
        </w:rPr>
        <w:t>在</w:t>
      </w:r>
      <w:r w:rsidR="00EB095F">
        <w:rPr>
          <w:rFonts w:hint="eastAsia"/>
        </w:rPr>
        <w:t>HBase</w:t>
      </w:r>
      <w:r w:rsidR="00EB095F">
        <w:rPr>
          <w:rFonts w:hint="eastAsia"/>
        </w:rPr>
        <w:t>集群之上搭建了</w:t>
      </w:r>
      <w:r w:rsidR="001A743B">
        <w:rPr>
          <w:rFonts w:hint="eastAsia"/>
        </w:rPr>
        <w:t>多级</w:t>
      </w:r>
      <w:r w:rsidR="00867AE2">
        <w:rPr>
          <w:rFonts w:hint="eastAsia"/>
        </w:rPr>
        <w:t>索引缓存</w:t>
      </w:r>
      <w:r w:rsidR="00151C45">
        <w:rPr>
          <w:rFonts w:hint="eastAsia"/>
        </w:rPr>
        <w:t>。本地缓存</w:t>
      </w:r>
      <w:r w:rsidR="00FB6DA9">
        <w:rPr>
          <w:rFonts w:hint="eastAsia"/>
        </w:rPr>
        <w:t>用于存储</w:t>
      </w:r>
      <w:r w:rsidR="00F5231C">
        <w:rPr>
          <w:rFonts w:hint="eastAsia"/>
        </w:rPr>
        <w:t>数据量小，但访问热度</w:t>
      </w:r>
      <w:r w:rsidR="00674CB0">
        <w:rPr>
          <w:rFonts w:hint="eastAsia"/>
        </w:rPr>
        <w:t>高</w:t>
      </w:r>
      <w:r w:rsidR="00F5231C">
        <w:rPr>
          <w:rFonts w:hint="eastAsia"/>
        </w:rPr>
        <w:t>的</w:t>
      </w:r>
      <w:r w:rsidR="00FF748A">
        <w:rPr>
          <w:rFonts w:hint="eastAsia"/>
        </w:rPr>
        <w:t>数据。</w:t>
      </w:r>
      <w:r w:rsidR="00FF748A">
        <w:rPr>
          <w:rFonts w:hint="eastAsia"/>
        </w:rPr>
        <w:t>Redis</w:t>
      </w:r>
      <w:r w:rsidR="00FF748A">
        <w:rPr>
          <w:rFonts w:hint="eastAsia"/>
        </w:rPr>
        <w:t>缓存服务器</w:t>
      </w:r>
      <w:r w:rsidR="001C20C8">
        <w:rPr>
          <w:rFonts w:hint="eastAsia"/>
        </w:rPr>
        <w:t>使用分布式集群，可以存储大量</w:t>
      </w:r>
      <w:r w:rsidR="00AA2BE3">
        <w:rPr>
          <w:rFonts w:hint="eastAsia"/>
        </w:rPr>
        <w:t>缓存</w:t>
      </w:r>
      <w:r w:rsidR="0071283C">
        <w:rPr>
          <w:rFonts w:hint="eastAsia"/>
        </w:rPr>
        <w:t>数据。</w:t>
      </w:r>
      <w:r w:rsidR="00CE4AC4">
        <w:rPr>
          <w:rFonts w:hint="eastAsia"/>
        </w:rPr>
        <w:t>为了对缓存数据进行统一管理，提高命中率，本文提出了一种缓存</w:t>
      </w:r>
      <w:r w:rsidR="000A101F">
        <w:rPr>
          <w:rFonts w:hint="eastAsia"/>
        </w:rPr>
        <w:t>淘汰策略</w:t>
      </w:r>
      <w:r w:rsidR="007D11B0">
        <w:rPr>
          <w:rFonts w:hint="eastAsia"/>
        </w:rPr>
        <w:t>，将热度值较低的</w:t>
      </w:r>
      <w:r w:rsidR="002E5E35">
        <w:rPr>
          <w:rFonts w:hint="eastAsia"/>
        </w:rPr>
        <w:t>数据记录淘汰出</w:t>
      </w:r>
      <w:r w:rsidR="002E5E35">
        <w:rPr>
          <w:rFonts w:hint="eastAsia"/>
        </w:rPr>
        <w:t>Redis</w:t>
      </w:r>
      <w:r w:rsidR="002E5E35">
        <w:rPr>
          <w:rFonts w:hint="eastAsia"/>
        </w:rPr>
        <w:t>缓存服务器。</w:t>
      </w:r>
    </w:p>
    <w:p w14:paraId="154EBF8E" w14:textId="03E0145C" w:rsidR="00EE4B54" w:rsidRPr="00DA6FBF" w:rsidRDefault="00EE4B54" w:rsidP="00DA6FBF">
      <w:pPr>
        <w:pStyle w:val="aa"/>
      </w:pPr>
      <w:r>
        <w:t>最后，</w:t>
      </w:r>
      <w:r w:rsidR="00CE4807">
        <w:t>依据</w:t>
      </w:r>
      <w:r w:rsidR="00CE4807" w:rsidRPr="00CE4807">
        <w:rPr>
          <w:rFonts w:hint="eastAsia"/>
        </w:rPr>
        <w:t>交通流数据实时存储与查询系统</w:t>
      </w:r>
      <w:r w:rsidR="00CE4807">
        <w:rPr>
          <w:rFonts w:hint="eastAsia"/>
        </w:rPr>
        <w:t>的理论，设计实验论证了</w:t>
      </w:r>
      <w:r w:rsidR="00730315">
        <w:rPr>
          <w:rFonts w:hint="eastAsia"/>
        </w:rPr>
        <w:t>本文提出的</w:t>
      </w:r>
      <w:r w:rsidR="00730315" w:rsidRPr="00730315">
        <w:rPr>
          <w:rFonts w:hint="eastAsia"/>
        </w:rPr>
        <w:t>交通流数据实时存储与查询系统</w:t>
      </w:r>
      <w:r w:rsidR="00730315">
        <w:rPr>
          <w:rFonts w:hint="eastAsia"/>
        </w:rPr>
        <w:t>的可行性</w:t>
      </w:r>
      <w:r w:rsidR="002730B9">
        <w:rPr>
          <w:rFonts w:hint="eastAsia"/>
        </w:rPr>
        <w:t>。</w:t>
      </w:r>
    </w:p>
    <w:p w14:paraId="64EF2035" w14:textId="121F75C5" w:rsidR="0065233F" w:rsidRDefault="007E5BD7" w:rsidP="00DA6FBF">
      <w:pPr>
        <w:pStyle w:val="ad"/>
        <w:ind w:right="240"/>
      </w:pPr>
      <w:r>
        <w:rPr>
          <w:rFonts w:hint="eastAsia"/>
        </w:rPr>
        <w:t>6.2</w:t>
      </w:r>
      <w:r>
        <w:t xml:space="preserve"> </w:t>
      </w:r>
      <w:r>
        <w:t>展望</w:t>
      </w:r>
      <w:r w:rsidR="00DE5C81">
        <w:rPr>
          <w:rFonts w:hint="eastAsia"/>
        </w:rPr>
        <w:t xml:space="preserve"> </w:t>
      </w:r>
    </w:p>
    <w:p w14:paraId="76F409C7" w14:textId="6BA81675" w:rsidR="00B0184F" w:rsidRDefault="00B0184F" w:rsidP="00B0184F">
      <w:pPr>
        <w:pStyle w:val="aa"/>
      </w:pPr>
      <w:r>
        <w:rPr>
          <w:rFonts w:hint="eastAsia"/>
        </w:rPr>
        <w:t>虽然本文提出了一种基于</w:t>
      </w:r>
      <w:r>
        <w:rPr>
          <w:rFonts w:hint="eastAsia"/>
        </w:rPr>
        <w:t>HBase</w:t>
      </w:r>
      <w:r>
        <w:rPr>
          <w:rFonts w:hint="eastAsia"/>
        </w:rPr>
        <w:t>的</w:t>
      </w:r>
      <w:r w:rsidRPr="00B0184F">
        <w:rPr>
          <w:rFonts w:hint="eastAsia"/>
        </w:rPr>
        <w:t>交通流数据实时存储与查询系统</w:t>
      </w:r>
      <w:r>
        <w:rPr>
          <w:rFonts w:hint="eastAsia"/>
        </w:rPr>
        <w:t>的实现方案，并使用数据论证了可行性，但由于本人的研究水平和研究时间的有限，该工作依然还存在着下一步改进的问题：</w:t>
      </w:r>
    </w:p>
    <w:p w14:paraId="05EAEBE6" w14:textId="155E01D7" w:rsidR="00B0184F" w:rsidRPr="005D2407" w:rsidRDefault="00F96F8D" w:rsidP="00DF1582">
      <w:pPr>
        <w:pStyle w:val="aa"/>
        <w:numPr>
          <w:ilvl w:val="0"/>
          <w:numId w:val="40"/>
        </w:numPr>
        <w:ind w:firstLineChars="0"/>
      </w:pPr>
      <w:r w:rsidRPr="005D2407">
        <w:rPr>
          <w:rFonts w:hint="eastAsia"/>
        </w:rPr>
        <w:t>本文提出的</w:t>
      </w:r>
      <w:r w:rsidRPr="005D2407">
        <w:rPr>
          <w:rFonts w:hint="eastAsia"/>
        </w:rPr>
        <w:t>SQL</w:t>
      </w:r>
      <w:r w:rsidRPr="005D2407">
        <w:rPr>
          <w:rFonts w:hint="eastAsia"/>
        </w:rPr>
        <w:t>解析方案基于</w:t>
      </w:r>
      <w:r w:rsidRPr="005D2407">
        <w:rPr>
          <w:rFonts w:hint="eastAsia"/>
        </w:rPr>
        <w:t>Phoenix</w:t>
      </w:r>
      <w:r w:rsidRPr="005D2407">
        <w:rPr>
          <w:rFonts w:hint="eastAsia"/>
        </w:rPr>
        <w:t>解析器，</w:t>
      </w:r>
      <w:r w:rsidR="00F861DE" w:rsidRPr="005D2407">
        <w:rPr>
          <w:rFonts w:hint="eastAsia"/>
        </w:rPr>
        <w:t>Phoenix</w:t>
      </w:r>
      <w:r w:rsidR="00F861DE" w:rsidRPr="005D2407">
        <w:rPr>
          <w:rFonts w:hint="eastAsia"/>
        </w:rPr>
        <w:t>提供了丰富的</w:t>
      </w:r>
      <w:r w:rsidR="00F861DE" w:rsidRPr="005D2407">
        <w:rPr>
          <w:rFonts w:hint="eastAsia"/>
        </w:rPr>
        <w:t>SQL</w:t>
      </w:r>
      <w:r w:rsidR="005B2D70" w:rsidRPr="005D2407">
        <w:rPr>
          <w:rFonts w:hint="eastAsia"/>
        </w:rPr>
        <w:t>解析语法，对于交通流数据实时存储与查询系统来说，大部分解析语法是冗余功能，</w:t>
      </w:r>
      <w:r w:rsidR="0018214C" w:rsidRPr="005D2407">
        <w:rPr>
          <w:rFonts w:hint="eastAsia"/>
        </w:rPr>
        <w:t>这些功能会导致解析速度</w:t>
      </w:r>
      <w:r w:rsidR="00C764D5" w:rsidRPr="005D2407">
        <w:rPr>
          <w:rFonts w:hint="eastAsia"/>
        </w:rPr>
        <w:t>降低。</w:t>
      </w:r>
      <w:r w:rsidR="0018214C" w:rsidRPr="005D2407">
        <w:rPr>
          <w:rFonts w:hint="eastAsia"/>
        </w:rPr>
        <w:t>因此</w:t>
      </w:r>
      <w:r w:rsidR="00C764D5" w:rsidRPr="005D2407">
        <w:rPr>
          <w:rFonts w:hint="eastAsia"/>
        </w:rPr>
        <w:t>，后续工作中，</w:t>
      </w:r>
      <w:r w:rsidR="0044525E" w:rsidRPr="005D2407">
        <w:rPr>
          <w:rFonts w:hint="eastAsia"/>
        </w:rPr>
        <w:t>可以考虑</w:t>
      </w:r>
      <w:r w:rsidR="00C764D5" w:rsidRPr="005D2407">
        <w:rPr>
          <w:rFonts w:hint="eastAsia"/>
        </w:rPr>
        <w:t>实现一套</w:t>
      </w:r>
      <w:r w:rsidR="00C25BB3" w:rsidRPr="005D2407">
        <w:rPr>
          <w:rFonts w:hint="eastAsia"/>
        </w:rPr>
        <w:t>基于</w:t>
      </w:r>
      <w:r w:rsidR="00C25BB3" w:rsidRPr="005D2407">
        <w:rPr>
          <w:rFonts w:hint="eastAsia"/>
        </w:rPr>
        <w:t>ANTLR</w:t>
      </w:r>
      <w:r w:rsidR="00C25BB3" w:rsidRPr="005D2407">
        <w:rPr>
          <w:rFonts w:hint="eastAsia"/>
        </w:rPr>
        <w:t>的适用于交通流数据实时存储与查询系统的</w:t>
      </w:r>
      <w:r w:rsidR="00C25BB3" w:rsidRPr="005D2407">
        <w:rPr>
          <w:rFonts w:hint="eastAsia"/>
        </w:rPr>
        <w:t>SQL</w:t>
      </w:r>
      <w:r w:rsidR="00C25BB3" w:rsidRPr="005D2407">
        <w:rPr>
          <w:rFonts w:hint="eastAsia"/>
        </w:rPr>
        <w:t>解析模块。</w:t>
      </w:r>
    </w:p>
    <w:p w14:paraId="0B7A792E" w14:textId="18CEDD59" w:rsidR="006A5A4D" w:rsidRPr="00074894" w:rsidRDefault="00DC3A4F" w:rsidP="00DF1582">
      <w:pPr>
        <w:pStyle w:val="aa"/>
        <w:numPr>
          <w:ilvl w:val="0"/>
          <w:numId w:val="40"/>
        </w:numPr>
        <w:ind w:firstLineChars="0"/>
      </w:pPr>
      <w:r w:rsidRPr="00074894">
        <w:rPr>
          <w:rFonts w:hint="eastAsia"/>
        </w:rPr>
        <w:t>数据实时写入方面，</w:t>
      </w:r>
      <w:r w:rsidR="00303744" w:rsidRPr="00074894">
        <w:rPr>
          <w:rFonts w:hint="eastAsia"/>
        </w:rPr>
        <w:t>由于数据写入时需要经过预处理、缓冲层和写入层，即使多个并发队列同时写入，但</w:t>
      </w:r>
      <w:r w:rsidRPr="00074894">
        <w:rPr>
          <w:rFonts w:hint="eastAsia"/>
        </w:rPr>
        <w:t>对于部分数据</w:t>
      </w:r>
      <w:r w:rsidR="00A91195" w:rsidRPr="00074894">
        <w:rPr>
          <w:rFonts w:hint="eastAsia"/>
        </w:rPr>
        <w:t>仍然</w:t>
      </w:r>
      <w:r w:rsidR="008B267F" w:rsidRPr="00074894">
        <w:rPr>
          <w:rFonts w:hint="eastAsia"/>
        </w:rPr>
        <w:t>存在延迟问题</w:t>
      </w:r>
      <w:r w:rsidR="000033E5" w:rsidRPr="00074894">
        <w:rPr>
          <w:rFonts w:hint="eastAsia"/>
        </w:rPr>
        <w:t>。</w:t>
      </w:r>
      <w:r w:rsidR="00212D6A" w:rsidRPr="00074894">
        <w:rPr>
          <w:rFonts w:hint="eastAsia"/>
        </w:rPr>
        <w:t>所以如何在数据写入时减少延迟是需要进一步研究的问题。</w:t>
      </w:r>
    </w:p>
    <w:p w14:paraId="6A48FD53" w14:textId="77777777" w:rsidR="00903DFC" w:rsidRDefault="00B8225E" w:rsidP="00DF1582">
      <w:pPr>
        <w:pStyle w:val="aa"/>
        <w:numPr>
          <w:ilvl w:val="0"/>
          <w:numId w:val="40"/>
        </w:numPr>
        <w:ind w:firstLineChars="0"/>
      </w:pPr>
      <w:r w:rsidRPr="00074894">
        <w:rPr>
          <w:rFonts w:hint="eastAsia"/>
        </w:rPr>
        <w:t>缓存设计方面</w:t>
      </w:r>
      <w:r w:rsidR="00453405" w:rsidRPr="00074894">
        <w:rPr>
          <w:rFonts w:hint="eastAsia"/>
        </w:rPr>
        <w:t>，</w:t>
      </w:r>
      <w:r w:rsidR="003105CC" w:rsidRPr="00074894">
        <w:rPr>
          <w:rFonts w:hint="eastAsia"/>
        </w:rPr>
        <w:t>交通流数据实时存储与查询系统目前只支持</w:t>
      </w:r>
      <w:r w:rsidR="003105CC" w:rsidRPr="00074894">
        <w:rPr>
          <w:rFonts w:hint="eastAsia"/>
        </w:rPr>
        <w:t>Redis</w:t>
      </w:r>
      <w:r w:rsidR="003105CC" w:rsidRPr="00074894">
        <w:rPr>
          <w:rFonts w:hint="eastAsia"/>
        </w:rPr>
        <w:t>作为缓存集群数据库。</w:t>
      </w:r>
      <w:r w:rsidR="00FA6DD8" w:rsidRPr="00074894">
        <w:rPr>
          <w:rFonts w:hint="eastAsia"/>
        </w:rPr>
        <w:t>随着技术日益成熟，</w:t>
      </w:r>
      <w:r w:rsidR="007A6CCE" w:rsidRPr="00074894">
        <w:rPr>
          <w:rFonts w:hint="eastAsia"/>
        </w:rPr>
        <w:t>涌现出</w:t>
      </w:r>
      <w:r w:rsidR="00FA6DD8" w:rsidRPr="00074894">
        <w:rPr>
          <w:rFonts w:hint="eastAsia"/>
        </w:rPr>
        <w:t>越来越多的</w:t>
      </w:r>
      <w:r w:rsidR="00F41662" w:rsidRPr="00074894">
        <w:rPr>
          <w:rFonts w:hint="eastAsia"/>
        </w:rPr>
        <w:t>缓存数据库设计方案</w:t>
      </w:r>
      <w:r w:rsidR="007A6CCE" w:rsidRPr="00074894">
        <w:rPr>
          <w:rFonts w:hint="eastAsia"/>
        </w:rPr>
        <w:t>，</w:t>
      </w:r>
      <w:r w:rsidR="007A13C6" w:rsidRPr="00074894">
        <w:rPr>
          <w:rFonts w:hint="eastAsia"/>
        </w:rPr>
        <w:t>在后续</w:t>
      </w:r>
      <w:r w:rsidR="009E533B" w:rsidRPr="00074894">
        <w:rPr>
          <w:rFonts w:hint="eastAsia"/>
        </w:rPr>
        <w:t>研究中，</w:t>
      </w:r>
      <w:r w:rsidR="00F76F20" w:rsidRPr="00074894">
        <w:rPr>
          <w:rFonts w:hint="eastAsia"/>
        </w:rPr>
        <w:t>会开放</w:t>
      </w:r>
      <w:r w:rsidR="00966E05" w:rsidRPr="00074894">
        <w:rPr>
          <w:rFonts w:hint="eastAsia"/>
        </w:rPr>
        <w:t>支持</w:t>
      </w:r>
      <w:r w:rsidR="009C0510" w:rsidRPr="00074894">
        <w:rPr>
          <w:rFonts w:hint="eastAsia"/>
        </w:rPr>
        <w:t>其他缓存设计方案。</w:t>
      </w:r>
    </w:p>
    <w:p w14:paraId="4DA7DA07" w14:textId="265567C1" w:rsidR="006F4002" w:rsidRPr="00610DF4" w:rsidRDefault="00903DFC" w:rsidP="00610DF4">
      <w:pPr>
        <w:widowControl/>
        <w:jc w:val="left"/>
        <w:rPr>
          <w:rFonts w:ascii="Times New Roman" w:eastAsia="宋体" w:hAnsi="Times New Roman" w:cs="Times New Roman"/>
          <w:szCs w:val="24"/>
        </w:rPr>
      </w:pPr>
      <w:r>
        <w:br w:type="page"/>
      </w:r>
    </w:p>
    <w:p w14:paraId="4BFE643C" w14:textId="612E70BD" w:rsidR="00F636C3" w:rsidRDefault="002C05A9" w:rsidP="002C05A9">
      <w:pPr>
        <w:pStyle w:val="a9"/>
      </w:pPr>
      <w:bookmarkStart w:id="229" w:name="_Toc474308148"/>
      <w:r>
        <w:rPr>
          <w:rFonts w:hint="eastAsia"/>
        </w:rPr>
        <w:lastRenderedPageBreak/>
        <w:t>致 谢</w:t>
      </w:r>
      <w:bookmarkEnd w:id="229"/>
    </w:p>
    <w:p w14:paraId="302204A2" w14:textId="06F04A79" w:rsidR="00167371" w:rsidRPr="00D247D0" w:rsidRDefault="00D1280C" w:rsidP="00D247D0">
      <w:pPr>
        <w:pStyle w:val="aa"/>
      </w:pPr>
      <w:r w:rsidRPr="00D247D0">
        <w:rPr>
          <w:rFonts w:hint="eastAsia"/>
        </w:rPr>
        <w:t>时间如流水，</w:t>
      </w:r>
      <w:r w:rsidR="00BD3E9C" w:rsidRPr="00D247D0">
        <w:rPr>
          <w:rFonts w:hint="eastAsia"/>
        </w:rPr>
        <w:t>不舍昼夜匆匆，转眼又到了江南</w:t>
      </w:r>
      <w:r w:rsidR="00167371" w:rsidRPr="00D247D0">
        <w:rPr>
          <w:rFonts w:hint="eastAsia"/>
        </w:rPr>
        <w:t>草长莺飞的季节了。花谢花开，人来人往，三年时间转瞬即逝却又慢慢悠悠，在这种快与慢的矛盾中，我也终于走过了二十五个春秋，来到了花儿开满春天的路口。</w:t>
      </w:r>
    </w:p>
    <w:p w14:paraId="7BFF7A75" w14:textId="35BF47DC" w:rsidR="00AD52C1" w:rsidRDefault="00AD52C1" w:rsidP="00AD52C1">
      <w:pPr>
        <w:pStyle w:val="aa"/>
      </w:pPr>
      <w:r>
        <w:rPr>
          <w:rFonts w:hint="eastAsia"/>
        </w:rPr>
        <w:t>论文从最初的构想，慢慢从脑海里走出轮廓，慢慢从轮廓中化出虚实，慢慢从虚实中生出</w:t>
      </w:r>
      <w:r w:rsidR="00AE52DF">
        <w:rPr>
          <w:rFonts w:hint="eastAsia"/>
        </w:rPr>
        <w:t>眉目。语言在这一刻显得如此苍白无力，只有一步步走来，才能知道导师</w:t>
      </w:r>
      <w:r>
        <w:rPr>
          <w:rFonts w:hint="eastAsia"/>
        </w:rPr>
        <w:t>对于我</w:t>
      </w:r>
      <w:r w:rsidR="00227007">
        <w:rPr>
          <w:rFonts w:hint="eastAsia"/>
        </w:rPr>
        <w:t>的帮助，竟至于如此；总会想起那一遍遍的教诲和指导。就这么，在导师</w:t>
      </w:r>
      <w:r>
        <w:rPr>
          <w:rFonts w:hint="eastAsia"/>
        </w:rPr>
        <w:t>的</w:t>
      </w:r>
      <w:r w:rsidR="00BC77D8">
        <w:rPr>
          <w:rFonts w:hint="eastAsia"/>
        </w:rPr>
        <w:t>指导、同门的关心和朋友的帮助里，写出</w:t>
      </w:r>
      <w:r w:rsidR="00883E91">
        <w:rPr>
          <w:rFonts w:hint="eastAsia"/>
        </w:rPr>
        <w:t>了这不算漂亮，却有鼻子有眼</w:t>
      </w:r>
      <w:r w:rsidR="00BC77D8">
        <w:rPr>
          <w:rFonts w:hint="eastAsia"/>
        </w:rPr>
        <w:t>的论文</w:t>
      </w:r>
      <w:r>
        <w:rPr>
          <w:rFonts w:hint="eastAsia"/>
        </w:rPr>
        <w:t>。</w:t>
      </w:r>
    </w:p>
    <w:p w14:paraId="2CE41B97" w14:textId="729DF7C8" w:rsidR="000624B3" w:rsidRDefault="004730B5" w:rsidP="004730B5">
      <w:pPr>
        <w:pStyle w:val="aa"/>
      </w:pPr>
      <w:r>
        <w:rPr>
          <w:rFonts w:hint="eastAsia"/>
        </w:rPr>
        <w:t>感谢时光，</w:t>
      </w:r>
      <w:r w:rsidR="000624B3">
        <w:rPr>
          <w:rFonts w:hint="eastAsia"/>
        </w:rPr>
        <w:t>感谢每一个清晨食堂里飘满油条青菜香的时光，感谢每一个晚</w:t>
      </w:r>
      <w:r w:rsidR="003A446D">
        <w:rPr>
          <w:rFonts w:hint="eastAsia"/>
        </w:rPr>
        <w:t>实验</w:t>
      </w:r>
      <w:r w:rsidR="000624B3">
        <w:rPr>
          <w:rFonts w:hint="eastAsia"/>
        </w:rPr>
        <w:t>后都有月光一路相伴的时光</w:t>
      </w:r>
      <w:r w:rsidR="009B2F37">
        <w:rPr>
          <w:rFonts w:hint="eastAsia"/>
        </w:rPr>
        <w:t>。感谢每一个在图书馆抚摸书脊的静谧时光，感谢每一个穿梭于各个教室</w:t>
      </w:r>
      <w:r w:rsidR="000624B3">
        <w:rPr>
          <w:rFonts w:hint="eastAsia"/>
        </w:rPr>
        <w:t>间聆听知识的时光。</w:t>
      </w:r>
    </w:p>
    <w:p w14:paraId="4E5AB271" w14:textId="4A2FDB0E" w:rsidR="00CF5B09" w:rsidRDefault="00CF5B09" w:rsidP="006F08D4">
      <w:pPr>
        <w:pStyle w:val="aa"/>
      </w:pPr>
      <w:r w:rsidRPr="00CF5B09">
        <w:rPr>
          <w:rFonts w:hint="eastAsia"/>
        </w:rPr>
        <w:t>感谢亲人，感谢年过半百苍苍白发、盛年不再佝偻身躯的爸妈，半辈子的辛劳和面朝黄土背朝天的勤勤恳恳，写出了满脸满身的印记和沧桑</w:t>
      </w:r>
      <w:r w:rsidR="00BB5311">
        <w:rPr>
          <w:rFonts w:hint="eastAsia"/>
        </w:rPr>
        <w:t>。</w:t>
      </w:r>
    </w:p>
    <w:p w14:paraId="0DE0EA55" w14:textId="148AE930" w:rsidR="00E26F35" w:rsidRPr="00E26F35" w:rsidRDefault="00E26F35" w:rsidP="00CE0940">
      <w:pPr>
        <w:pStyle w:val="aa"/>
      </w:pPr>
      <w:r>
        <w:rPr>
          <w:rFonts w:hint="eastAsia"/>
        </w:rPr>
        <w:t>感谢我的小伙伴</w:t>
      </w:r>
      <w:r w:rsidRPr="001A6454">
        <w:rPr>
          <w:rFonts w:hint="eastAsia"/>
        </w:rPr>
        <w:t>们，我们共同为青春奋斗，我们共同在黑夜祈求黎明，我们共同把酒言欢，我们共同相知相交，然而，前路漫漫，无论未来我们携手同行还是相忘江湖，我都祝福你们，我将永远珍藏我们之间的点滴回忆，因为这是我一生最宝贵的财富！</w:t>
      </w:r>
    </w:p>
    <w:p w14:paraId="67A3A383" w14:textId="72AD6D9F" w:rsidR="002C05A9" w:rsidRDefault="00945AAA" w:rsidP="006F08D4">
      <w:pPr>
        <w:pStyle w:val="aa"/>
      </w:pPr>
      <w:r>
        <w:rPr>
          <w:rFonts w:hint="eastAsia"/>
        </w:rPr>
        <w:t>最要感谢的是我的导师李星毅</w:t>
      </w:r>
      <w:ins w:id="230" w:author="李星毅" w:date="2017-02-22T09:01:00Z">
        <w:r w:rsidR="002742A2">
          <w:rPr>
            <w:rFonts w:hint="eastAsia"/>
          </w:rPr>
          <w:t>副</w:t>
        </w:r>
      </w:ins>
      <w:r w:rsidR="00D6084F" w:rsidRPr="00D6084F">
        <w:rPr>
          <w:rFonts w:hint="eastAsia"/>
        </w:rPr>
        <w:t>教授，研究从选题立题、实验设计到具体实验、结果分</w:t>
      </w:r>
      <w:r w:rsidR="00C25717">
        <w:rPr>
          <w:rFonts w:hint="eastAsia"/>
        </w:rPr>
        <w:t>析直至文章撰写和论文的修改都凝结了导师的心血和智慧结晶。李</w:t>
      </w:r>
      <w:del w:id="231" w:author="李星毅" w:date="2017-02-22T09:01:00Z">
        <w:r w:rsidR="00C25717" w:rsidDel="002742A2">
          <w:rPr>
            <w:rFonts w:hint="eastAsia"/>
          </w:rPr>
          <w:delText>星毅</w:delText>
        </w:r>
        <w:r w:rsidR="00D6084F" w:rsidRPr="00D6084F" w:rsidDel="002742A2">
          <w:rPr>
            <w:rFonts w:hint="eastAsia"/>
          </w:rPr>
          <w:delText>教授</w:delText>
        </w:r>
      </w:del>
      <w:ins w:id="232" w:author="李星毅" w:date="2017-02-22T09:01:00Z">
        <w:r w:rsidR="002742A2">
          <w:rPr>
            <w:rFonts w:hint="eastAsia"/>
          </w:rPr>
          <w:t>老师</w:t>
        </w:r>
      </w:ins>
      <w:bookmarkStart w:id="233" w:name="_GoBack"/>
      <w:bookmarkEnd w:id="233"/>
      <w:r w:rsidR="00D6084F" w:rsidRPr="00D6084F">
        <w:rPr>
          <w:rFonts w:hint="eastAsia"/>
        </w:rPr>
        <w:t>是一位良师益友，他严谨的治学态度、渊博的知识、创新的思维和高尚的人格给我留下了深刻的印象，并将使我受益终身。</w:t>
      </w:r>
    </w:p>
    <w:p w14:paraId="51DD3854" w14:textId="27BB9261" w:rsidR="00E12BED" w:rsidRDefault="00031722" w:rsidP="00E12BED">
      <w:pPr>
        <w:pStyle w:val="aa"/>
      </w:pPr>
      <w:r>
        <w:t>感谢江苏大学，感谢镇江这座城，把青春安放在这里</w:t>
      </w:r>
      <w:r w:rsidR="006F131C">
        <w:rPr>
          <w:rFonts w:hint="eastAsia"/>
        </w:rPr>
        <w:t>让我觉得</w:t>
      </w:r>
      <w:r>
        <w:t>幸福</w:t>
      </w:r>
      <w:r w:rsidR="006F131C">
        <w:t>。</w:t>
      </w:r>
      <w:r w:rsidR="00D46D81">
        <w:t>三年前，一个</w:t>
      </w:r>
      <w:r w:rsidR="00E95E24">
        <w:t>来自</w:t>
      </w:r>
      <w:r w:rsidR="002659D8">
        <w:rPr>
          <w:rFonts w:hint="eastAsia"/>
        </w:rPr>
        <w:t>远方的小伙一脚踩进江南</w:t>
      </w:r>
      <w:r w:rsidR="00924231">
        <w:rPr>
          <w:rFonts w:hint="eastAsia"/>
        </w:rPr>
        <w:t>的烟雨朦胧，他曾经以为这是一次放逐</w:t>
      </w:r>
      <w:r w:rsidR="000E13E3">
        <w:rPr>
          <w:rFonts w:hint="eastAsia"/>
        </w:rPr>
        <w:t>，而今回望始知，它是一场成全。</w:t>
      </w:r>
    </w:p>
    <w:p w14:paraId="6E8A2ECA" w14:textId="69AA4B39" w:rsidR="00144DD6" w:rsidRPr="00144DD6" w:rsidRDefault="00144DD6" w:rsidP="00C21A1C">
      <w:pPr>
        <w:pStyle w:val="aa"/>
      </w:pPr>
      <w:r>
        <w:t>最后，还要感谢一个人，张旺旺，</w:t>
      </w:r>
      <w:r>
        <w:rPr>
          <w:rFonts w:hint="eastAsia"/>
        </w:rPr>
        <w:t>感谢时光荏苒，三年如白驹过隙，教会我珍惜。</w:t>
      </w:r>
    </w:p>
    <w:p w14:paraId="7679D0BD" w14:textId="280F5067" w:rsidR="00E253D4" w:rsidRDefault="00C950C4" w:rsidP="00C950C4">
      <w:pPr>
        <w:pStyle w:val="aa"/>
      </w:pPr>
      <w:r w:rsidRPr="00C30717">
        <w:rPr>
          <w:rFonts w:hint="eastAsia"/>
        </w:rPr>
        <w:t>“逝者如斯夫，不舍昼夜”．成长亦复如是，不断的和自己告别，也不免有与你们的分离．但是，一路上有你们，真好！相会是缘，同行是乐，共事是福！</w:t>
      </w:r>
    </w:p>
    <w:p w14:paraId="6E8C4938" w14:textId="77777777" w:rsidR="00E253D4" w:rsidRDefault="00E253D4">
      <w:pPr>
        <w:widowControl/>
        <w:jc w:val="left"/>
        <w:rPr>
          <w:rFonts w:ascii="Times New Roman" w:eastAsia="宋体" w:hAnsi="Times New Roman" w:cs="Times New Roman"/>
          <w:szCs w:val="24"/>
        </w:rPr>
      </w:pPr>
      <w:r>
        <w:br w:type="page"/>
      </w:r>
    </w:p>
    <w:p w14:paraId="0C11F5CC" w14:textId="5E6DB91E" w:rsidR="00C950C4" w:rsidRDefault="00E253D4" w:rsidP="00E253D4">
      <w:pPr>
        <w:pStyle w:val="a9"/>
      </w:pPr>
      <w:bookmarkStart w:id="234" w:name="_Toc474308149"/>
      <w:r>
        <w:rPr>
          <w:rFonts w:hint="eastAsia"/>
        </w:rPr>
        <w:lastRenderedPageBreak/>
        <w:t>在校期间发表论文</w:t>
      </w:r>
      <w:bookmarkEnd w:id="234"/>
    </w:p>
    <w:p w14:paraId="61963B51" w14:textId="77777777" w:rsidR="00622634" w:rsidRPr="00622634" w:rsidRDefault="00622634" w:rsidP="00622634"/>
    <w:p w14:paraId="52CA9EAF" w14:textId="70AD619C" w:rsidR="00AF788C" w:rsidRDefault="001A1E2A" w:rsidP="00A95590">
      <w:pPr>
        <w:pStyle w:val="aa"/>
        <w:numPr>
          <w:ilvl w:val="0"/>
          <w:numId w:val="18"/>
        </w:numPr>
        <w:ind w:firstLineChars="0"/>
      </w:pPr>
      <w:r>
        <w:rPr>
          <w:rFonts w:hint="eastAsia"/>
        </w:rPr>
        <w:t>环境监测实验室信息管理系统</w:t>
      </w:r>
      <w:r w:rsidR="007C5A10">
        <w:rPr>
          <w:rFonts w:hint="eastAsia"/>
        </w:rPr>
        <w:t>.[</w:t>
      </w:r>
      <w:r w:rsidR="007C5A10">
        <w:rPr>
          <w:rFonts w:hint="eastAsia"/>
        </w:rPr>
        <w:t>软件著作权</w:t>
      </w:r>
      <w:r w:rsidR="007C5A10">
        <w:t>].2016SR178397</w:t>
      </w:r>
      <w:r w:rsidR="00A87D3E">
        <w:t xml:space="preserve"> </w:t>
      </w:r>
      <w:r w:rsidR="00A87D3E">
        <w:t>第一作者</w:t>
      </w:r>
    </w:p>
    <w:p w14:paraId="46868898" w14:textId="60C717CB" w:rsidR="00A87D3E" w:rsidRDefault="000C6012" w:rsidP="00A95590">
      <w:pPr>
        <w:pStyle w:val="aa"/>
        <w:numPr>
          <w:ilvl w:val="0"/>
          <w:numId w:val="18"/>
        </w:numPr>
        <w:ind w:firstLineChars="0"/>
      </w:pPr>
      <w:r>
        <w:rPr>
          <w:rFonts w:hint="eastAsia"/>
        </w:rPr>
        <w:t>一种基于</w:t>
      </w:r>
      <w:r>
        <w:rPr>
          <w:rFonts w:hint="eastAsia"/>
        </w:rPr>
        <w:t>Twem</w:t>
      </w:r>
      <w:r>
        <w:t>Proxy</w:t>
      </w:r>
      <w:r>
        <w:t>的</w:t>
      </w:r>
      <w:r>
        <w:rPr>
          <w:rFonts w:hint="eastAsia"/>
        </w:rPr>
        <w:t>HBase</w:t>
      </w:r>
      <w:r>
        <w:rPr>
          <w:rFonts w:hint="eastAsia"/>
        </w:rPr>
        <w:t>索引缓存方案</w:t>
      </w:r>
      <w:r w:rsidR="00D802AC">
        <w:rPr>
          <w:rFonts w:hint="eastAsia"/>
        </w:rPr>
        <w:t>[</w:t>
      </w:r>
      <w:r w:rsidR="00D802AC">
        <w:t>J</w:t>
      </w:r>
      <w:r w:rsidR="00D802AC">
        <w:rPr>
          <w:rFonts w:hint="eastAsia"/>
        </w:rPr>
        <w:t>]</w:t>
      </w:r>
      <w:r w:rsidR="00D802AC">
        <w:t>.</w:t>
      </w:r>
      <w:r w:rsidR="00D802AC">
        <w:t>信息技术（已发表）</w:t>
      </w:r>
      <w:r w:rsidR="00D802AC">
        <w:rPr>
          <w:rFonts w:hint="eastAsia"/>
        </w:rPr>
        <w:t xml:space="preserve"> </w:t>
      </w:r>
      <w:r w:rsidR="00D802AC">
        <w:rPr>
          <w:rFonts w:hint="eastAsia"/>
        </w:rPr>
        <w:t>第一作者</w:t>
      </w:r>
    </w:p>
    <w:p w14:paraId="0EA02A3E" w14:textId="77777777" w:rsidR="00232B5B" w:rsidRDefault="00232B5B" w:rsidP="00DB5984">
      <w:pPr>
        <w:pStyle w:val="aa"/>
        <w:ind w:firstLineChars="0" w:firstLine="0"/>
      </w:pPr>
    </w:p>
    <w:p w14:paraId="6521FAD2" w14:textId="60DB10B8" w:rsidR="00AB1E52" w:rsidRDefault="00AB1E52">
      <w:pPr>
        <w:widowControl/>
        <w:jc w:val="left"/>
        <w:rPr>
          <w:rFonts w:ascii="Times New Roman" w:eastAsia="宋体" w:hAnsi="Times New Roman" w:cs="Times New Roman"/>
          <w:szCs w:val="24"/>
        </w:rPr>
      </w:pPr>
      <w:r>
        <w:br w:type="page"/>
      </w:r>
    </w:p>
    <w:p w14:paraId="55BA233B" w14:textId="78FF744B" w:rsidR="00CF310F" w:rsidRPr="00CF310F" w:rsidRDefault="00AB1E52" w:rsidP="00955995">
      <w:pPr>
        <w:pStyle w:val="ab"/>
      </w:pPr>
      <w:r>
        <w:rPr>
          <w:rFonts w:hint="eastAsia"/>
        </w:rPr>
        <w:lastRenderedPageBreak/>
        <w:t>参考文献</w:t>
      </w:r>
    </w:p>
    <w:sectPr w:rsidR="00CF310F" w:rsidRPr="00CF310F" w:rsidSect="003F186A">
      <w:endnotePr>
        <w:numFmt w:val="decimal"/>
      </w:endnotePr>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李星毅" w:date="2017-02-22T08:19:00Z" w:initials="lixingyi">
    <w:p w14:paraId="1CF20689" w14:textId="78B21258" w:rsidR="00A127AE" w:rsidRDefault="00A127AE">
      <w:pPr>
        <w:pStyle w:val="af"/>
        <w:ind w:firstLine="420"/>
      </w:pPr>
      <w:r>
        <w:rPr>
          <w:rStyle w:val="af1"/>
        </w:rPr>
        <w:annotationRef/>
      </w:r>
      <w:r>
        <w:rPr>
          <w:rFonts w:hint="eastAsia"/>
        </w:rPr>
        <w:t>语言</w:t>
      </w:r>
      <w:r>
        <w:t>要简洁，清晰</w:t>
      </w:r>
    </w:p>
    <w:p w14:paraId="6276B18D" w14:textId="0A198830" w:rsidR="00A127AE" w:rsidRDefault="00A127AE">
      <w:pPr>
        <w:pStyle w:val="af"/>
        <w:ind w:firstLine="480"/>
        <w:rPr>
          <w:rFonts w:hint="eastAsia"/>
        </w:rPr>
      </w:pPr>
      <w:r>
        <w:rPr>
          <w:rFonts w:hint="eastAsia"/>
        </w:rPr>
        <w:t>摘要要</w:t>
      </w:r>
      <w:r>
        <w:t>讲清楚</w:t>
      </w:r>
      <w:r>
        <w:rPr>
          <w:rFonts w:hint="eastAsia"/>
        </w:rPr>
        <w:t>背景</w:t>
      </w:r>
      <w:r>
        <w:t>、解决什么问题，</w:t>
      </w:r>
      <w:r>
        <w:rPr>
          <w:rFonts w:hint="eastAsia"/>
        </w:rPr>
        <w:t>主要</w:t>
      </w:r>
      <w:r>
        <w:t>工作与创新</w:t>
      </w:r>
    </w:p>
  </w:comment>
  <w:comment w:id="90" w:author="李星毅" w:date="2017-02-22T08:36:00Z" w:initials="lixingyi">
    <w:p w14:paraId="4C479B5B" w14:textId="5F74CDDB" w:rsidR="009D3F03" w:rsidRDefault="009D3F03">
      <w:pPr>
        <w:pStyle w:val="af"/>
        <w:ind w:firstLine="420"/>
        <w:rPr>
          <w:rFonts w:hint="eastAsia"/>
        </w:rPr>
      </w:pPr>
      <w:r>
        <w:rPr>
          <w:rStyle w:val="af1"/>
        </w:rPr>
        <w:annotationRef/>
      </w:r>
      <w:r>
        <w:rPr>
          <w:rFonts w:hint="eastAsia"/>
        </w:rPr>
        <w:t>本部分</w:t>
      </w:r>
      <w:r>
        <w:t>需要增加研究目标</w:t>
      </w:r>
    </w:p>
  </w:comment>
  <w:comment w:id="91" w:author="瞿龙俊" w:date="2017-02-09T10:11:00Z" w:initials="Qulongjun">
    <w:p w14:paraId="04C46BC4" w14:textId="16C034FC" w:rsidR="006D032C" w:rsidRDefault="006D032C">
      <w:pPr>
        <w:pStyle w:val="af"/>
        <w:ind w:firstLine="420"/>
      </w:pPr>
      <w:r>
        <w:rPr>
          <w:rStyle w:val="af1"/>
        </w:rPr>
        <w:annotationRef/>
      </w:r>
      <w:r w:rsidRPr="00395EC6">
        <w:rPr>
          <w:rFonts w:hint="eastAsia"/>
        </w:rPr>
        <w:t>大数据研究</w:t>
      </w:r>
      <w:r w:rsidRPr="00395EC6">
        <w:rPr>
          <w:rFonts w:hint="eastAsia"/>
        </w:rPr>
        <w:t>:</w:t>
      </w:r>
      <w:r w:rsidRPr="00395EC6">
        <w:rPr>
          <w:rFonts w:hint="eastAsia"/>
        </w:rPr>
        <w:t>未来科技及经济社会发展的重大战略领域——大数据的研究现状与科学思考</w:t>
      </w:r>
    </w:p>
  </w:comment>
  <w:comment w:id="92" w:author="瞿龙俊" w:date="2017-02-09T10:10:00Z" w:initials="Qulongjun">
    <w:p w14:paraId="4C45D469" w14:textId="3E01446D" w:rsidR="006D032C" w:rsidRDefault="006D032C">
      <w:pPr>
        <w:pStyle w:val="af"/>
        <w:ind w:firstLine="420"/>
      </w:pPr>
      <w:r>
        <w:rPr>
          <w:rStyle w:val="af1"/>
        </w:rPr>
        <w:annotationRef/>
      </w:r>
      <w:r w:rsidRPr="00395EC6">
        <w:rPr>
          <w:rFonts w:hint="eastAsia"/>
        </w:rPr>
        <w:t>架构大数据</w:t>
      </w:r>
      <w:r w:rsidRPr="00395EC6">
        <w:rPr>
          <w:rFonts w:hint="eastAsia"/>
        </w:rPr>
        <w:t>:</w:t>
      </w:r>
      <w:r w:rsidRPr="00395EC6">
        <w:rPr>
          <w:rFonts w:hint="eastAsia"/>
        </w:rPr>
        <w:t>挑战、现状与展望</w:t>
      </w:r>
    </w:p>
  </w:comment>
  <w:comment w:id="93" w:author="瞿龙俊" w:date="2017-02-09T10:10:00Z" w:initials="Qulongjun">
    <w:p w14:paraId="3B4A17D8" w14:textId="1310F0E2" w:rsidR="006D032C" w:rsidRDefault="006D032C">
      <w:pPr>
        <w:pStyle w:val="af"/>
        <w:ind w:firstLine="420"/>
      </w:pPr>
      <w:r>
        <w:rPr>
          <w:rStyle w:val="af1"/>
        </w:rPr>
        <w:annotationRef/>
      </w:r>
      <w:r w:rsidRPr="00395EC6">
        <w:t>HBase : the definitive guide</w:t>
      </w:r>
    </w:p>
  </w:comment>
  <w:comment w:id="96" w:author="瞿龙俊" w:date="2017-02-09T10:10:00Z" w:initials="Qulongjun">
    <w:p w14:paraId="452C0D46" w14:textId="1E114C58" w:rsidR="006D032C" w:rsidRDefault="006D032C">
      <w:pPr>
        <w:pStyle w:val="af"/>
        <w:ind w:firstLine="420"/>
      </w:pPr>
      <w:r>
        <w:rPr>
          <w:rStyle w:val="af1"/>
        </w:rPr>
        <w:annotationRef/>
      </w:r>
      <w:r w:rsidRPr="00395EC6">
        <w:t>Bigtable:A Distributed Storage System for Structured Data</w:t>
      </w:r>
    </w:p>
  </w:comment>
  <w:comment w:id="98" w:author="瞿龙俊" w:date="2017-02-09T16:20:00Z" w:initials="Qulongjun">
    <w:p w14:paraId="11286269" w14:textId="5A8EFDEF" w:rsidR="006D032C" w:rsidRDefault="006D032C">
      <w:pPr>
        <w:pStyle w:val="af"/>
        <w:ind w:firstLine="420"/>
      </w:pPr>
      <w:r>
        <w:rPr>
          <w:rStyle w:val="af1"/>
        </w:rPr>
        <w:annotationRef/>
      </w:r>
      <w:r>
        <w:rPr>
          <w:rFonts w:ascii="Arial" w:hAnsi="Arial" w:cs="Arial"/>
          <w:color w:val="000000"/>
          <w:sz w:val="20"/>
          <w:szCs w:val="20"/>
          <w:shd w:val="clear" w:color="auto" w:fill="FFFFFF"/>
        </w:rPr>
        <w:t>史新宏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蔡伯根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穆建成</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智能交通系统的发展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北京交通大学学报</w:t>
      </w:r>
      <w:r>
        <w:rPr>
          <w:rFonts w:ascii="Arial" w:hAnsi="Arial" w:cs="Arial"/>
          <w:color w:val="000000"/>
          <w:sz w:val="20"/>
          <w:szCs w:val="20"/>
          <w:shd w:val="clear" w:color="auto" w:fill="FFFFFF"/>
        </w:rPr>
        <w:t>, 2002, 26(1):29-34.</w:t>
      </w:r>
    </w:p>
  </w:comment>
  <w:comment w:id="100" w:author="李星毅" w:date="2017-02-22T08:37:00Z" w:initials="lixingyi">
    <w:p w14:paraId="2F1DAC89" w14:textId="1310BA6B" w:rsidR="009D3F03" w:rsidRDefault="009D3F03">
      <w:pPr>
        <w:pStyle w:val="af"/>
        <w:ind w:firstLine="420"/>
        <w:rPr>
          <w:rFonts w:hint="eastAsia"/>
        </w:rPr>
      </w:pPr>
      <w:r>
        <w:rPr>
          <w:rStyle w:val="af1"/>
        </w:rPr>
        <w:annotationRef/>
      </w:r>
      <w:r>
        <w:rPr>
          <w:rFonts w:hint="eastAsia"/>
        </w:rPr>
        <w:t>该部分</w:t>
      </w:r>
      <w:r>
        <w:t>放在国内外研究</w:t>
      </w:r>
      <w:r>
        <w:rPr>
          <w:rFonts w:hint="eastAsia"/>
        </w:rPr>
        <w:t>现状</w:t>
      </w:r>
      <w:r>
        <w:t>之后，文章结构之前</w:t>
      </w:r>
    </w:p>
  </w:comment>
  <w:comment w:id="101" w:author="瞿龙俊" w:date="2017-02-09T10:12:00Z" w:initials="Qulongjun">
    <w:p w14:paraId="23CEAEBD" w14:textId="286DA4BB" w:rsidR="006D032C" w:rsidRDefault="006D032C">
      <w:pPr>
        <w:pStyle w:val="af"/>
        <w:ind w:firstLine="420"/>
      </w:pPr>
      <w:r>
        <w:rPr>
          <w:rStyle w:val="af1"/>
        </w:rPr>
        <w:annotationRef/>
      </w:r>
      <w:r w:rsidRPr="00B77AEC">
        <w:t>https://www.mysql.com/</w:t>
      </w:r>
    </w:p>
  </w:comment>
  <w:comment w:id="102" w:author="瞿龙俊" w:date="2017-02-09T10:14:00Z" w:initials="Qulongjun">
    <w:p w14:paraId="21DF1A27" w14:textId="66006D03" w:rsidR="006D032C" w:rsidRDefault="006D032C">
      <w:pPr>
        <w:pStyle w:val="af"/>
        <w:ind w:firstLine="420"/>
      </w:pPr>
      <w:r>
        <w:rPr>
          <w:rStyle w:val="af1"/>
        </w:rPr>
        <w:annotationRef/>
      </w:r>
      <w:r w:rsidRPr="00D24A54">
        <w:t>http://www.oracle.com/</w:t>
      </w:r>
    </w:p>
  </w:comment>
  <w:comment w:id="103" w:author="瞿龙俊" w:date="2017-02-09T10:15:00Z" w:initials="Qulongjun">
    <w:p w14:paraId="3E012F7C" w14:textId="767643ED" w:rsidR="006D032C" w:rsidRDefault="006D032C">
      <w:pPr>
        <w:pStyle w:val="af"/>
        <w:ind w:firstLine="420"/>
      </w:pPr>
      <w:r>
        <w:rPr>
          <w:rStyle w:val="af1"/>
        </w:rPr>
        <w:annotationRef/>
      </w:r>
      <w:r w:rsidRPr="00D24A54">
        <w:t>http://www.ibm.com/analytics/us/en/technology/db2/</w:t>
      </w:r>
    </w:p>
  </w:comment>
  <w:comment w:id="104" w:author="瞿龙俊" w:date="2017-02-09T10:09:00Z" w:initials="Qulongjun">
    <w:p w14:paraId="1F72F85F" w14:textId="0F0215CC" w:rsidR="006D032C" w:rsidRDefault="006D032C">
      <w:pPr>
        <w:pStyle w:val="af"/>
        <w:ind w:firstLine="420"/>
      </w:pPr>
      <w:r>
        <w:rPr>
          <w:rStyle w:val="af1"/>
        </w:rPr>
        <w:annotationRef/>
      </w:r>
      <w:r w:rsidRPr="00395EC6">
        <w:t>HBase : the definitive guide</w:t>
      </w:r>
    </w:p>
  </w:comment>
  <w:comment w:id="105" w:author="瞿龙俊" w:date="2017-02-09T10:32:00Z" w:initials="Qulongjun">
    <w:p w14:paraId="5B313BD0" w14:textId="0B81D57C" w:rsidR="006D032C" w:rsidRDefault="006D032C">
      <w:pPr>
        <w:pStyle w:val="af"/>
        <w:ind w:firstLine="420"/>
      </w:pPr>
      <w:r>
        <w:rPr>
          <w:rStyle w:val="af1"/>
        </w:rPr>
        <w:annotationRef/>
      </w:r>
      <w:r w:rsidRPr="00165256">
        <w:t>DBCache:database caching for web application servers</w:t>
      </w:r>
    </w:p>
  </w:comment>
  <w:comment w:id="106" w:author="瞿龙俊" w:date="2017-02-09T10:30:00Z" w:initials="Qulongjun">
    <w:p w14:paraId="6137FCFB" w14:textId="612AC142" w:rsidR="006D032C" w:rsidRDefault="006D032C" w:rsidP="00D56A9B">
      <w:pPr>
        <w:pStyle w:val="af"/>
        <w:ind w:firstLineChars="0" w:firstLine="0"/>
      </w:pPr>
      <w:r>
        <w:rPr>
          <w:rStyle w:val="af1"/>
        </w:rPr>
        <w:annotationRef/>
      </w:r>
      <w:r w:rsidRPr="00D56A9B">
        <w:t>Web caching for database applications wit</w:t>
      </w:r>
      <w:r>
        <w:t>h Oracle</w:t>
      </w:r>
    </w:p>
  </w:comment>
  <w:comment w:id="108" w:author="李星毅" w:date="2017-02-22T08:38:00Z" w:initials="lixingyi">
    <w:p w14:paraId="7BC07D00" w14:textId="60697E55" w:rsidR="009D3F03" w:rsidRDefault="009D3F03">
      <w:pPr>
        <w:pStyle w:val="af"/>
        <w:ind w:firstLine="420"/>
        <w:rPr>
          <w:rFonts w:hint="eastAsia"/>
        </w:rPr>
      </w:pPr>
      <w:r>
        <w:rPr>
          <w:rStyle w:val="af1"/>
        </w:rPr>
        <w:annotationRef/>
      </w:r>
      <w:r>
        <w:rPr>
          <w:rFonts w:hint="eastAsia"/>
        </w:rPr>
        <w:t>是否有关于交通数据存储、</w:t>
      </w:r>
      <w:r>
        <w:t>处理</w:t>
      </w:r>
      <w:r>
        <w:rPr>
          <w:rFonts w:hint="eastAsia"/>
        </w:rPr>
        <w:t>的研究文献，</w:t>
      </w:r>
      <w:r>
        <w:t>如有</w:t>
      </w:r>
      <w:r>
        <w:rPr>
          <w:rFonts w:hint="eastAsia"/>
        </w:rPr>
        <w:t>加上</w:t>
      </w:r>
    </w:p>
  </w:comment>
  <w:comment w:id="109" w:author="瞿龙俊" w:date="2017-02-09T11:06:00Z" w:initials="Qulongjun">
    <w:p w14:paraId="5DB8A4A7" w14:textId="77777777" w:rsidR="006D032C" w:rsidRDefault="006D032C" w:rsidP="00D61985">
      <w:pPr>
        <w:pStyle w:val="af"/>
        <w:ind w:firstLine="420"/>
      </w:pPr>
      <w:r>
        <w:rPr>
          <w:rStyle w:val="af1"/>
        </w:rPr>
        <w:annotationRef/>
      </w:r>
      <w:r>
        <w:t>Big data. 2011. http://en.wikipedia.org/wiki/Big_data</w:t>
      </w:r>
    </w:p>
    <w:p w14:paraId="0F917C9A" w14:textId="77777777" w:rsidR="006D032C" w:rsidRDefault="006D032C" w:rsidP="00D61985">
      <w:pPr>
        <w:pStyle w:val="af"/>
        <w:ind w:firstLine="480"/>
      </w:pPr>
    </w:p>
    <w:p w14:paraId="35EDB65D" w14:textId="5B65E2EE" w:rsidR="006D032C" w:rsidRDefault="006D032C" w:rsidP="00D61985">
      <w:pPr>
        <w:pStyle w:val="af"/>
        <w:ind w:firstLine="480"/>
      </w:pPr>
      <w:r>
        <w:t>The challenges of big data from the perspective of data management</w:t>
      </w:r>
    </w:p>
  </w:comment>
  <w:comment w:id="110" w:author="瞿龙俊" w:date="2017-02-09T11:20:00Z" w:initials="Qulongjun">
    <w:p w14:paraId="5686C395" w14:textId="757E5826" w:rsidR="006D032C" w:rsidRDefault="006D032C">
      <w:pPr>
        <w:pStyle w:val="af"/>
        <w:ind w:firstLine="420"/>
      </w:pPr>
      <w:r>
        <w:rPr>
          <w:rStyle w:val="af1"/>
        </w:rPr>
        <w:annotationRef/>
      </w:r>
      <w:r w:rsidRPr="00192BC5">
        <w:t>Bigtable:A Distributed Storage System for Structured Data</w:t>
      </w:r>
    </w:p>
  </w:comment>
  <w:comment w:id="111" w:author="瞿龙俊" w:date="2017-02-09T11:21:00Z" w:initials="Qulongjun">
    <w:p w14:paraId="2F9B0937" w14:textId="0CF38CCF" w:rsidR="006D032C" w:rsidRDefault="006D032C">
      <w:pPr>
        <w:pStyle w:val="af"/>
        <w:ind w:firstLine="420"/>
      </w:pPr>
      <w:r>
        <w:rPr>
          <w:rStyle w:val="af1"/>
        </w:rPr>
        <w:annotationRef/>
      </w:r>
      <w:r w:rsidRPr="00192BC5">
        <w:t>Dynamo: amazon's highly available key-value store</w:t>
      </w:r>
    </w:p>
  </w:comment>
  <w:comment w:id="112" w:author="瞿龙俊" w:date="2017-02-09T11:24:00Z" w:initials="Qulongjun">
    <w:p w14:paraId="436B4B18" w14:textId="023A9E4C" w:rsidR="006D032C" w:rsidRDefault="006D032C">
      <w:pPr>
        <w:pStyle w:val="af"/>
        <w:ind w:firstLine="420"/>
      </w:pPr>
      <w:r>
        <w:rPr>
          <w:rStyle w:val="af1"/>
        </w:rPr>
        <w:annotationRef/>
      </w:r>
      <w:r w:rsidRPr="003F0492">
        <w:t>https://redis.io/</w:t>
      </w:r>
    </w:p>
  </w:comment>
  <w:comment w:id="114" w:author="瞿龙俊" w:date="2017-02-09T11:27:00Z" w:initials="Qulongjun">
    <w:p w14:paraId="4C1D4070" w14:textId="0128A642" w:rsidR="006D032C" w:rsidRDefault="006D032C">
      <w:pPr>
        <w:pStyle w:val="af"/>
        <w:ind w:firstLine="420"/>
      </w:pPr>
      <w:r>
        <w:rPr>
          <w:rStyle w:val="af1"/>
        </w:rPr>
        <w:annotationRef/>
      </w:r>
      <w:r w:rsidRPr="002E72A7">
        <w:t xml:space="preserve"> Cassandra:a decentralized structured storage system</w:t>
      </w:r>
    </w:p>
  </w:comment>
  <w:comment w:id="115" w:author="瞿龙俊" w:date="2017-02-09T11:29:00Z" w:initials="Qulongjun">
    <w:p w14:paraId="7FEB70FA" w14:textId="552EDB72" w:rsidR="006D032C" w:rsidRDefault="006D032C" w:rsidP="005A32C5">
      <w:pPr>
        <w:pStyle w:val="af"/>
        <w:ind w:firstLineChars="0" w:firstLine="0"/>
      </w:pPr>
      <w:r>
        <w:rPr>
          <w:rStyle w:val="af1"/>
        </w:rPr>
        <w:annotationRef/>
      </w:r>
      <w:r w:rsidRPr="005A32C5">
        <w:t>MongoDB in Action</w:t>
      </w:r>
    </w:p>
  </w:comment>
  <w:comment w:id="116" w:author="瞿龙俊" w:date="2017-02-09T11:31:00Z" w:initials="Qulongjun">
    <w:p w14:paraId="5B89B87C" w14:textId="4CE07B08" w:rsidR="006D032C" w:rsidRDefault="006D032C">
      <w:pPr>
        <w:pStyle w:val="af"/>
        <w:ind w:firstLine="420"/>
      </w:pPr>
      <w:r>
        <w:rPr>
          <w:rStyle w:val="af1"/>
        </w:rPr>
        <w:annotationRef/>
      </w:r>
      <w:r w:rsidRPr="009D1F31">
        <w:t>CouchDB: The Definitive Guide</w:t>
      </w:r>
    </w:p>
  </w:comment>
  <w:comment w:id="117" w:author="瞿龙俊" w:date="2017-02-09T11:33:00Z" w:initials="Qulongjun">
    <w:p w14:paraId="2E5848FC" w14:textId="4A769943" w:rsidR="006D032C" w:rsidRDefault="006D032C">
      <w:pPr>
        <w:pStyle w:val="af"/>
        <w:ind w:firstLine="420"/>
      </w:pPr>
      <w:r>
        <w:rPr>
          <w:rStyle w:val="af1"/>
        </w:rPr>
        <w:annotationRef/>
      </w:r>
      <w:r w:rsidRPr="00A32F22">
        <w:t>Neo4j in Action</w:t>
      </w:r>
    </w:p>
  </w:comment>
  <w:comment w:id="118" w:author="瞿龙俊" w:date="2017-02-09T11:38:00Z" w:initials="Qulongjun">
    <w:p w14:paraId="7865638D" w14:textId="0396B986" w:rsidR="006D032C" w:rsidRDefault="006D032C">
      <w:pPr>
        <w:pStyle w:val="af"/>
        <w:ind w:firstLine="420"/>
      </w:pPr>
      <w:r>
        <w:rPr>
          <w:rStyle w:val="af1"/>
        </w:rPr>
        <w:annotationRef/>
      </w:r>
      <w:r w:rsidRPr="00F12D85">
        <w:t>https://github.com/Huawei-Hadoop/hindex.</w:t>
      </w:r>
    </w:p>
  </w:comment>
  <w:comment w:id="119" w:author="瞿龙俊" w:date="2017-02-09T11:39:00Z" w:initials="Qulongjun">
    <w:p w14:paraId="3CBCAADC" w14:textId="347C6630" w:rsidR="006D032C" w:rsidRDefault="006D032C">
      <w:pPr>
        <w:pStyle w:val="af"/>
        <w:ind w:firstLine="420"/>
      </w:pPr>
      <w:r>
        <w:rPr>
          <w:rStyle w:val="af1"/>
        </w:rPr>
        <w:annotationRef/>
      </w:r>
      <w:r w:rsidRPr="00F12D85">
        <w:t xml:space="preserve"> https://github.com/NGDATA/hbase-indexer.</w:t>
      </w:r>
    </w:p>
  </w:comment>
  <w:comment w:id="120" w:author="瞿龙俊" w:date="2017-02-09T11:44:00Z" w:initials="Qulongjun">
    <w:p w14:paraId="0962E1FB" w14:textId="1FD4A41E" w:rsidR="006D032C" w:rsidRDefault="006D032C">
      <w:pPr>
        <w:pStyle w:val="af"/>
        <w:ind w:firstLine="420"/>
      </w:pPr>
      <w:r>
        <w:rPr>
          <w:rStyle w:val="af1"/>
        </w:rPr>
        <w:annotationRef/>
      </w:r>
      <w:r w:rsidRPr="00861220">
        <w:t>Interval indexing and querying on key-value cloud stores</w:t>
      </w:r>
    </w:p>
  </w:comment>
  <w:comment w:id="121" w:author="瞿龙俊" w:date="2017-02-09T12:26:00Z" w:initials="Qulongjun">
    <w:p w14:paraId="099A74DC" w14:textId="36776690" w:rsidR="006D032C" w:rsidRDefault="006D032C">
      <w:pPr>
        <w:pStyle w:val="af"/>
        <w:ind w:firstLine="420"/>
      </w:pPr>
      <w:r>
        <w:rPr>
          <w:rStyle w:val="af1"/>
        </w:rPr>
        <w:annotationRef/>
      </w:r>
      <w:r w:rsidRPr="0080444D">
        <w:t>Solr in Action</w:t>
      </w:r>
    </w:p>
  </w:comment>
  <w:comment w:id="122" w:author="瞿龙俊" w:date="2017-02-09T12:33:00Z" w:initials="Qulongjun">
    <w:p w14:paraId="226DBD27" w14:textId="487691ED" w:rsidR="006D032C" w:rsidRDefault="006D032C">
      <w:pPr>
        <w:pStyle w:val="af"/>
        <w:ind w:firstLine="420"/>
      </w:pPr>
      <w:r>
        <w:rPr>
          <w:rStyle w:val="af1"/>
        </w:rPr>
        <w:annotationRef/>
      </w:r>
      <w:r w:rsidRPr="00332030">
        <w:t>Solutions to Klee’s rectangle problems</w:t>
      </w:r>
    </w:p>
  </w:comment>
  <w:comment w:id="124" w:author="李星毅" w:date="2017-02-22T08:39:00Z" w:initials="lixingyi">
    <w:p w14:paraId="5636BCBC" w14:textId="0D724B9E" w:rsidR="009D3F03" w:rsidRDefault="009D3F03">
      <w:pPr>
        <w:pStyle w:val="af"/>
        <w:ind w:firstLine="420"/>
      </w:pPr>
      <w:r>
        <w:rPr>
          <w:rStyle w:val="af1"/>
        </w:rPr>
        <w:annotationRef/>
      </w:r>
      <w:r>
        <w:rPr>
          <w:rFonts w:hint="eastAsia"/>
        </w:rPr>
        <w:t>斟酌一下是使用“系统”还是“技术”，如果是</w:t>
      </w:r>
      <w:r>
        <w:rPr>
          <w:rFonts w:hint="eastAsia"/>
        </w:rPr>
        <w:t>DEMO</w:t>
      </w:r>
      <w:r>
        <w:rPr>
          <w:rFonts w:hint="eastAsia"/>
        </w:rPr>
        <w:t>系统，</w:t>
      </w:r>
      <w:r>
        <w:t>需要</w:t>
      </w:r>
      <w:r>
        <w:rPr>
          <w:rFonts w:hint="eastAsia"/>
        </w:rPr>
        <w:t>有软件系统的基本特征，包括交互界面等，且</w:t>
      </w:r>
      <w:r>
        <w:rPr>
          <w:rFonts w:hint="eastAsia"/>
        </w:rPr>
        <w:t>DEMO</w:t>
      </w:r>
      <w:r>
        <w:rPr>
          <w:rFonts w:hint="eastAsia"/>
        </w:rPr>
        <w:t>系统的内容应该在第五章描述</w:t>
      </w:r>
    </w:p>
    <w:p w14:paraId="74CBA50B" w14:textId="2145E993" w:rsidR="009D3F03" w:rsidRDefault="009D3F03">
      <w:pPr>
        <w:pStyle w:val="af"/>
        <w:ind w:firstLine="480"/>
      </w:pPr>
    </w:p>
    <w:p w14:paraId="121E6174" w14:textId="6862CA65" w:rsidR="009D3F03" w:rsidRDefault="009D3F03">
      <w:pPr>
        <w:pStyle w:val="af"/>
        <w:ind w:firstLine="480"/>
        <w:rPr>
          <w:rFonts w:hint="eastAsia"/>
        </w:rPr>
      </w:pPr>
      <w:r>
        <w:rPr>
          <w:rFonts w:hint="eastAsia"/>
        </w:rPr>
        <w:t>第三、四章主要是技术和方法描述</w:t>
      </w:r>
    </w:p>
  </w:comment>
  <w:comment w:id="127" w:author="瞿龙俊" w:date="2017-02-09T21:41:00Z" w:initials="Qulongjun">
    <w:p w14:paraId="3B15AEC4" w14:textId="72460DF9" w:rsidR="006D032C" w:rsidRDefault="006D032C">
      <w:pPr>
        <w:pStyle w:val="af"/>
        <w:ind w:firstLine="420"/>
      </w:pPr>
      <w:r>
        <w:rPr>
          <w:rStyle w:val="af1"/>
        </w:rPr>
        <w:annotationRef/>
      </w:r>
      <w:r w:rsidRPr="007D0C93">
        <w:t>HDFS architecture guid</w:t>
      </w:r>
      <w:r>
        <w:t>e</w:t>
      </w:r>
    </w:p>
  </w:comment>
  <w:comment w:id="129" w:author="瞿龙俊" w:date="2017-02-09T21:42:00Z" w:initials="Qulongjun">
    <w:p w14:paraId="443A3F81" w14:textId="506F321D" w:rsidR="006D032C" w:rsidRDefault="006D032C">
      <w:pPr>
        <w:pStyle w:val="af"/>
        <w:ind w:firstLine="420"/>
      </w:pPr>
      <w:r>
        <w:rPr>
          <w:rStyle w:val="af1"/>
        </w:rPr>
        <w:annotationRef/>
      </w:r>
      <w:r w:rsidRPr="00933139">
        <w:t>Mars: a MapReduce framework on graphics processors</w:t>
      </w:r>
    </w:p>
  </w:comment>
  <w:comment w:id="131" w:author="瞿龙俊" w:date="2017-02-09T13:06:00Z" w:initials="Qulongjun">
    <w:p w14:paraId="0067EFB9" w14:textId="6C55EB1E" w:rsidR="006D032C" w:rsidRDefault="006D032C">
      <w:pPr>
        <w:pStyle w:val="af"/>
        <w:ind w:firstLine="420"/>
      </w:pPr>
      <w:r>
        <w:rPr>
          <w:rStyle w:val="af1"/>
        </w:rPr>
        <w:annotationRef/>
      </w:r>
      <w:r w:rsidRPr="000349A3">
        <w:rPr>
          <w:rFonts w:hint="eastAsia"/>
        </w:rPr>
        <w:t xml:space="preserve">Hadoop </w:t>
      </w:r>
      <w:r w:rsidRPr="000349A3">
        <w:rPr>
          <w:rFonts w:hint="eastAsia"/>
        </w:rPr>
        <w:t>实战</w:t>
      </w:r>
    </w:p>
  </w:comment>
  <w:comment w:id="133" w:author="瞿龙俊" w:date="2017-02-09T13:15:00Z" w:initials="Qulongjun">
    <w:p w14:paraId="0715DCC9" w14:textId="198D6252" w:rsidR="006D032C" w:rsidRDefault="006D032C">
      <w:pPr>
        <w:pStyle w:val="af"/>
        <w:ind w:firstLine="420"/>
      </w:pPr>
      <w:r>
        <w:rPr>
          <w:rStyle w:val="af1"/>
        </w:rPr>
        <w:annotationRef/>
      </w:r>
      <w:r w:rsidRPr="00340638">
        <w:t>Dean J, Ghemawat S. MapReduce: simplified data processing on large clusters[J]. Communications of the ACM, 2008, 51(1): 107-113.</w:t>
      </w:r>
    </w:p>
  </w:comment>
  <w:comment w:id="134" w:author="瞿龙俊" w:date="2017-02-09T13:18:00Z" w:initials="Qulongjun">
    <w:p w14:paraId="3D5D60EE" w14:textId="557AC21E" w:rsidR="006D032C" w:rsidRDefault="006D032C">
      <w:pPr>
        <w:pStyle w:val="af"/>
        <w:ind w:firstLine="420"/>
      </w:pPr>
      <w:r>
        <w:rPr>
          <w:rStyle w:val="af1"/>
        </w:rPr>
        <w:annotationRef/>
      </w:r>
      <w:r w:rsidRPr="005D0508">
        <w:t>Mmel R. Google's MapReduce programming model — Revisited[J]. Science of Computer Programming, 2008, 70(1):1-30.</w:t>
      </w:r>
    </w:p>
  </w:comment>
  <w:comment w:id="137" w:author="瞿龙俊" w:date="2017-02-09T13:23:00Z" w:initials="Qulongjun">
    <w:p w14:paraId="5D41AC28" w14:textId="5F8CDCAA" w:rsidR="006D032C" w:rsidRDefault="006D032C">
      <w:pPr>
        <w:pStyle w:val="af"/>
        <w:ind w:firstLine="420"/>
      </w:pPr>
      <w:r>
        <w:rPr>
          <w:rStyle w:val="af1"/>
        </w:rPr>
        <w:annotationRef/>
      </w:r>
      <w:r>
        <w:rPr>
          <w:rFonts w:ascii="Arial" w:hAnsi="Arial" w:cs="Arial"/>
          <w:color w:val="000000"/>
          <w:sz w:val="20"/>
          <w:szCs w:val="20"/>
          <w:shd w:val="clear" w:color="auto" w:fill="FFFFFF"/>
        </w:rPr>
        <w:t>Junqueira F, Reed B. ZooKeeper: Distributed Process Coordination[M]. O'Reilly Media, Inc. 2013.</w:t>
      </w:r>
    </w:p>
  </w:comment>
  <w:comment w:id="138" w:author="瞿龙俊" w:date="2017-02-09T13:27:00Z" w:initials="Qulongjun">
    <w:p w14:paraId="35A09B87" w14:textId="7F7CF929" w:rsidR="006D032C" w:rsidRDefault="006D032C">
      <w:pPr>
        <w:pStyle w:val="af"/>
        <w:ind w:firstLine="420"/>
      </w:pPr>
      <w:r>
        <w:rPr>
          <w:rStyle w:val="af1"/>
        </w:rPr>
        <w:annotationRef/>
      </w:r>
      <w:r>
        <w:rPr>
          <w:rFonts w:ascii="Arial" w:hAnsi="Arial" w:cs="Arial"/>
          <w:color w:val="000000"/>
          <w:sz w:val="20"/>
          <w:szCs w:val="20"/>
          <w:shd w:val="clear" w:color="auto" w:fill="FFFFFF"/>
        </w:rPr>
        <w:t>O'Neil P, Cheng E, Gawlick D, et al. The log-structured merge-tree (LSM-tree)[J]. Acta Informatica, 1996, 33(4):351-385.</w:t>
      </w:r>
    </w:p>
  </w:comment>
  <w:comment w:id="139" w:author="瞿龙俊" w:date="2017-02-09T13:29:00Z" w:initials="Qulongjun">
    <w:p w14:paraId="4FA8206E" w14:textId="49FBF975" w:rsidR="006D032C" w:rsidRDefault="006D032C">
      <w:pPr>
        <w:pStyle w:val="af"/>
        <w:ind w:firstLine="420"/>
      </w:pPr>
      <w:r>
        <w:rPr>
          <w:rStyle w:val="af1"/>
        </w:rPr>
        <w:annotationRef/>
      </w:r>
      <w:r w:rsidRPr="00BA3164">
        <w:t>Howard J H, Stein C A. Data storage system and method employing a write-ahead hash log: US, US6629198[P]. 2003.</w:t>
      </w:r>
    </w:p>
  </w:comment>
  <w:comment w:id="141" w:author="瞿龙俊" w:date="2017-02-09T13:46:00Z" w:initials="Qulongjun">
    <w:p w14:paraId="52D62BFA" w14:textId="32977367" w:rsidR="006D032C" w:rsidRDefault="006D032C">
      <w:pPr>
        <w:pStyle w:val="af"/>
        <w:ind w:firstLine="420"/>
      </w:pPr>
      <w:r>
        <w:rPr>
          <w:rStyle w:val="af1"/>
        </w:rPr>
        <w:annotationRef/>
      </w:r>
      <w:r w:rsidRPr="00715301">
        <w:rPr>
          <w:rFonts w:hint="eastAsia"/>
        </w:rPr>
        <w:t>浅谈</w:t>
      </w:r>
      <w:r w:rsidRPr="00715301">
        <w:rPr>
          <w:rFonts w:hint="eastAsia"/>
        </w:rPr>
        <w:t>HBASE</w:t>
      </w:r>
      <w:r w:rsidRPr="00715301">
        <w:rPr>
          <w:rFonts w:hint="eastAsia"/>
        </w:rPr>
        <w:t>数据结构设计</w:t>
      </w:r>
    </w:p>
  </w:comment>
  <w:comment w:id="143" w:author="瞿龙俊" w:date="2017-02-09T13:49:00Z" w:initials="Qulongjun">
    <w:p w14:paraId="72404F9C" w14:textId="5945448A" w:rsidR="006D032C" w:rsidRDefault="006D032C">
      <w:pPr>
        <w:pStyle w:val="af"/>
        <w:ind w:firstLine="420"/>
      </w:pPr>
      <w:r>
        <w:rPr>
          <w:rStyle w:val="af1"/>
        </w:rPr>
        <w:annotationRef/>
      </w:r>
      <w:r>
        <w:rPr>
          <w:rFonts w:ascii="Arial" w:hAnsi="Arial" w:cs="Arial"/>
          <w:color w:val="000000"/>
          <w:sz w:val="20"/>
          <w:szCs w:val="20"/>
          <w:shd w:val="clear" w:color="auto" w:fill="FFFFFF"/>
        </w:rPr>
        <w:t>杨艳</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李炜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王纯</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内存数据库在高速缓存方面的应用</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现代电信科技</w:t>
      </w:r>
      <w:r>
        <w:rPr>
          <w:rFonts w:ascii="Arial" w:hAnsi="Arial" w:cs="Arial"/>
          <w:color w:val="000000"/>
          <w:sz w:val="20"/>
          <w:szCs w:val="20"/>
          <w:shd w:val="clear" w:color="auto" w:fill="FFFFFF"/>
        </w:rPr>
        <w:t>, 2011, 41(12):59-64.</w:t>
      </w:r>
    </w:p>
  </w:comment>
  <w:comment w:id="147" w:author="瞿龙俊" w:date="2017-02-09T13:55:00Z" w:initials="Qulongjun">
    <w:p w14:paraId="57BDCF0D" w14:textId="1893F192" w:rsidR="006D032C" w:rsidRDefault="006D032C">
      <w:pPr>
        <w:pStyle w:val="af"/>
        <w:ind w:firstLine="420"/>
      </w:pPr>
      <w:r>
        <w:rPr>
          <w:rStyle w:val="af1"/>
        </w:rPr>
        <w:annotationRef/>
      </w:r>
      <w:r>
        <w:rPr>
          <w:rFonts w:ascii="Arial" w:hAnsi="Arial" w:cs="Arial"/>
          <w:color w:val="000000"/>
          <w:sz w:val="20"/>
          <w:szCs w:val="20"/>
          <w:shd w:val="clear" w:color="auto" w:fill="FFFFFF"/>
        </w:rPr>
        <w:t>李子骅</w:t>
      </w:r>
      <w:r>
        <w:rPr>
          <w:rFonts w:ascii="Arial" w:hAnsi="Arial" w:cs="Arial"/>
          <w:color w:val="000000"/>
          <w:sz w:val="20"/>
          <w:szCs w:val="20"/>
          <w:shd w:val="clear" w:color="auto" w:fill="FFFFFF"/>
        </w:rPr>
        <w:t>. Redis</w:t>
      </w:r>
      <w:r>
        <w:rPr>
          <w:rFonts w:ascii="Arial" w:hAnsi="Arial" w:cs="Arial"/>
          <w:color w:val="000000"/>
          <w:sz w:val="20"/>
          <w:szCs w:val="20"/>
          <w:shd w:val="clear" w:color="auto" w:fill="FFFFFF"/>
        </w:rPr>
        <w:t>入门指南</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w:t>
      </w:r>
      <w:r>
        <w:rPr>
          <w:rFonts w:ascii="Arial" w:hAnsi="Arial" w:cs="Arial"/>
          <w:color w:val="000000"/>
          <w:sz w:val="20"/>
          <w:szCs w:val="20"/>
          <w:shd w:val="clear" w:color="auto" w:fill="FFFFFF"/>
        </w:rPr>
        <w:t>2</w:t>
      </w:r>
      <w:r>
        <w:rPr>
          <w:rFonts w:ascii="Arial" w:hAnsi="Arial" w:cs="Arial"/>
          <w:color w:val="000000"/>
          <w:sz w:val="20"/>
          <w:szCs w:val="20"/>
          <w:shd w:val="clear" w:color="auto" w:fill="FFFFFF"/>
        </w:rPr>
        <w:t>版</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人民邮电出版社</w:t>
      </w:r>
      <w:r>
        <w:rPr>
          <w:rFonts w:ascii="Arial" w:hAnsi="Arial" w:cs="Arial"/>
          <w:color w:val="000000"/>
          <w:sz w:val="20"/>
          <w:szCs w:val="20"/>
          <w:shd w:val="clear" w:color="auto" w:fill="FFFFFF"/>
        </w:rPr>
        <w:t>, 2015.</w:t>
      </w:r>
    </w:p>
  </w:comment>
  <w:comment w:id="149" w:author="瞿龙俊" w:date="2017-02-09T14:02:00Z" w:initials="Qulongjun">
    <w:p w14:paraId="2D131A4E" w14:textId="5E85E544" w:rsidR="006D032C" w:rsidRDefault="006D032C">
      <w:pPr>
        <w:pStyle w:val="af"/>
        <w:ind w:firstLine="420"/>
      </w:pPr>
      <w:r>
        <w:rPr>
          <w:rStyle w:val="af1"/>
        </w:rPr>
        <w:annotationRef/>
      </w:r>
      <w:r w:rsidRPr="002B5A0E">
        <w:rPr>
          <w:rFonts w:hint="eastAsia"/>
        </w:rPr>
        <w:t>http://baike.baidu.com/item/</w:t>
      </w:r>
      <w:r w:rsidRPr="002B5A0E">
        <w:rPr>
          <w:rFonts w:hint="eastAsia"/>
        </w:rPr>
        <w:t>数据字典</w:t>
      </w:r>
    </w:p>
  </w:comment>
  <w:comment w:id="150" w:author="瞿龙俊" w:date="2017-02-09T14:04:00Z" w:initials="Qulongjun">
    <w:p w14:paraId="462616E0" w14:textId="2402DBEE" w:rsidR="006D032C" w:rsidRDefault="006D032C">
      <w:pPr>
        <w:pStyle w:val="af"/>
        <w:ind w:firstLine="420"/>
      </w:pPr>
      <w:r>
        <w:rPr>
          <w:rStyle w:val="af1"/>
        </w:rPr>
        <w:annotationRef/>
      </w:r>
      <w:r>
        <w:rPr>
          <w:rFonts w:ascii="Arial" w:hAnsi="Arial" w:cs="Arial"/>
          <w:color w:val="000000"/>
          <w:sz w:val="20"/>
          <w:szCs w:val="20"/>
          <w:shd w:val="clear" w:color="auto" w:fill="FFFFFF"/>
        </w:rPr>
        <w:t>Ren Z, Cai X, Bai L, et al. Double-linked List Simulation of Insertion Sort Algorithm[J]. Computer Programming Skills &amp; Maintenance, 2010.</w:t>
      </w:r>
    </w:p>
  </w:comment>
  <w:comment w:id="151" w:author="瞿龙俊" w:date="2017-02-09T14:06:00Z" w:initials="Qulongjun">
    <w:p w14:paraId="1A13812D" w14:textId="7CFBDBC7" w:rsidR="006D032C" w:rsidRDefault="006D032C">
      <w:pPr>
        <w:pStyle w:val="af"/>
        <w:ind w:firstLine="420"/>
      </w:pPr>
      <w:r>
        <w:rPr>
          <w:rStyle w:val="af1"/>
        </w:rPr>
        <w:annotationRef/>
      </w:r>
      <w:r w:rsidRPr="00A0406F">
        <w:rPr>
          <w:rFonts w:hint="eastAsia"/>
        </w:rPr>
        <w:t>符璨</w:t>
      </w:r>
      <w:r w:rsidRPr="00A0406F">
        <w:rPr>
          <w:rFonts w:hint="eastAsia"/>
        </w:rPr>
        <w:t xml:space="preserve">. </w:t>
      </w:r>
      <w:r w:rsidRPr="00A0406F">
        <w:rPr>
          <w:rFonts w:hint="eastAsia"/>
        </w:rPr>
        <w:t>一种基于</w:t>
      </w:r>
      <w:r w:rsidRPr="00A0406F">
        <w:rPr>
          <w:rFonts w:hint="eastAsia"/>
        </w:rPr>
        <w:t>Redis</w:t>
      </w:r>
      <w:r w:rsidRPr="00A0406F">
        <w:rPr>
          <w:rFonts w:hint="eastAsia"/>
        </w:rPr>
        <w:t>的轻量级消息中间件的设计与实现</w:t>
      </w:r>
      <w:r w:rsidRPr="00A0406F">
        <w:rPr>
          <w:rFonts w:hint="eastAsia"/>
        </w:rPr>
        <w:t xml:space="preserve">[D]. </w:t>
      </w:r>
      <w:r w:rsidRPr="00A0406F">
        <w:rPr>
          <w:rFonts w:hint="eastAsia"/>
        </w:rPr>
        <w:t>北京大学</w:t>
      </w:r>
      <w:r w:rsidRPr="00A0406F">
        <w:rPr>
          <w:rFonts w:hint="eastAsia"/>
        </w:rPr>
        <w:t>, 2013.</w:t>
      </w:r>
    </w:p>
  </w:comment>
  <w:comment w:id="153" w:author="瞿龙俊" w:date="2017-02-09T14:12:00Z" w:initials="Qulongjun">
    <w:p w14:paraId="53B7F906" w14:textId="468C2209" w:rsidR="006D032C" w:rsidRDefault="006D032C">
      <w:pPr>
        <w:pStyle w:val="af"/>
        <w:ind w:firstLine="420"/>
      </w:pPr>
      <w:r>
        <w:rPr>
          <w:rStyle w:val="af1"/>
        </w:rPr>
        <w:annotationRef/>
      </w:r>
      <w:r>
        <w:rPr>
          <w:rFonts w:ascii="Arial" w:hAnsi="Arial" w:cs="Arial"/>
          <w:color w:val="000000"/>
          <w:sz w:val="20"/>
          <w:szCs w:val="20"/>
          <w:shd w:val="clear" w:color="auto" w:fill="FFFFFF"/>
        </w:rPr>
        <w:t>潘国浩</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一种新的内存数据库快速日志恢复技术</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计算机与信息技术</w:t>
      </w:r>
      <w:r>
        <w:rPr>
          <w:rFonts w:ascii="Arial" w:hAnsi="Arial" w:cs="Arial"/>
          <w:color w:val="000000"/>
          <w:sz w:val="20"/>
          <w:szCs w:val="20"/>
          <w:shd w:val="clear" w:color="auto" w:fill="FFFFFF"/>
        </w:rPr>
        <w:t>, 2007(5):83-85.</w:t>
      </w:r>
    </w:p>
  </w:comment>
  <w:comment w:id="154" w:author="瞿龙俊" w:date="2017-02-09T14:14:00Z" w:initials="Qulongjun">
    <w:p w14:paraId="62F030C6" w14:textId="50126B76" w:rsidR="006D032C" w:rsidRDefault="006D032C">
      <w:pPr>
        <w:pStyle w:val="af"/>
        <w:ind w:firstLine="420"/>
      </w:pPr>
      <w:r>
        <w:rPr>
          <w:rStyle w:val="af1"/>
        </w:rPr>
        <w:annotationRef/>
      </w:r>
      <w:r>
        <w:rPr>
          <w:rFonts w:ascii="Arial" w:hAnsi="Arial" w:cs="Arial"/>
          <w:color w:val="000000"/>
          <w:sz w:val="20"/>
          <w:szCs w:val="20"/>
          <w:shd w:val="clear" w:color="auto" w:fill="FFFFFF"/>
        </w:rPr>
        <w:t>张文帅</w:t>
      </w:r>
      <w:r>
        <w:rPr>
          <w:rFonts w:ascii="Arial" w:hAnsi="Arial" w:cs="Arial"/>
          <w:color w:val="000000"/>
          <w:sz w:val="20"/>
          <w:szCs w:val="20"/>
          <w:shd w:val="clear" w:color="auto" w:fill="FFFFFF"/>
        </w:rPr>
        <w:t>. Redis</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RDB+AOF</w:t>
      </w:r>
      <w:r>
        <w:rPr>
          <w:rFonts w:ascii="Arial" w:hAnsi="Arial" w:cs="Arial"/>
          <w:color w:val="000000"/>
          <w:sz w:val="20"/>
          <w:szCs w:val="20"/>
          <w:shd w:val="clear" w:color="auto" w:fill="FFFFFF"/>
        </w:rPr>
        <w:t>的数据恢复策略研究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电脑知识与技术</w:t>
      </w:r>
      <w:r>
        <w:rPr>
          <w:rFonts w:ascii="Arial" w:hAnsi="Arial" w:cs="Arial"/>
          <w:color w:val="000000"/>
          <w:sz w:val="20"/>
          <w:szCs w:val="20"/>
          <w:shd w:val="clear" w:color="auto" w:fill="FFFFFF"/>
        </w:rPr>
        <w:t>, 2016, 12(14):7-10.</w:t>
      </w:r>
    </w:p>
  </w:comment>
  <w:comment w:id="158" w:author="李星毅" w:date="2017-02-22T08:44:00Z" w:initials="lixingyi">
    <w:p w14:paraId="51103793" w14:textId="40FB0ABF" w:rsidR="004401AE" w:rsidRDefault="004401AE">
      <w:pPr>
        <w:pStyle w:val="af"/>
        <w:ind w:firstLine="420"/>
      </w:pPr>
      <w:r>
        <w:rPr>
          <w:rStyle w:val="af1"/>
        </w:rPr>
        <w:annotationRef/>
      </w:r>
      <w:r>
        <w:rPr>
          <w:rFonts w:hint="eastAsia"/>
        </w:rPr>
        <w:t>查询</w:t>
      </w:r>
      <w:r>
        <w:t>解析和优化在哪部分体现，缓存只是查询</w:t>
      </w:r>
      <w:r>
        <w:rPr>
          <w:rFonts w:hint="eastAsia"/>
        </w:rPr>
        <w:t>执行</w:t>
      </w:r>
      <w:r>
        <w:t>的一部分，需要对解析和优化进行描述</w:t>
      </w:r>
    </w:p>
    <w:p w14:paraId="79D8081E" w14:textId="5FC0D46C" w:rsidR="004401AE" w:rsidRDefault="004401AE">
      <w:pPr>
        <w:pStyle w:val="af"/>
        <w:ind w:firstLine="480"/>
      </w:pPr>
    </w:p>
    <w:p w14:paraId="03A222A8" w14:textId="3857DBC2" w:rsidR="004401AE" w:rsidRDefault="004401AE">
      <w:pPr>
        <w:pStyle w:val="af"/>
        <w:ind w:firstLine="480"/>
      </w:pPr>
      <w:r>
        <w:rPr>
          <w:rFonts w:hint="eastAsia"/>
        </w:rPr>
        <w:t>就可以考虑</w:t>
      </w:r>
      <w:r>
        <w:t>如何对</w:t>
      </w:r>
      <w:r>
        <w:rPr>
          <w:rFonts w:hint="eastAsia"/>
        </w:rPr>
        <w:t>进行</w:t>
      </w:r>
      <w:r>
        <w:t>类</w:t>
      </w:r>
      <w:r>
        <w:t>SQL</w:t>
      </w:r>
      <w:r>
        <w:t>语句的</w:t>
      </w:r>
      <w:r>
        <w:rPr>
          <w:rFonts w:hint="eastAsia"/>
        </w:rPr>
        <w:t>解析</w:t>
      </w:r>
      <w:r>
        <w:t>，再根据</w:t>
      </w:r>
      <w:r>
        <w:rPr>
          <w:rFonts w:hint="eastAsia"/>
        </w:rPr>
        <w:t>数据</w:t>
      </w:r>
      <w:r>
        <w:t>集的热度进行分类查询执行，在缓存和数据库端分别使用</w:t>
      </w:r>
      <w:r>
        <w:rPr>
          <w:rFonts w:hint="eastAsia"/>
        </w:rPr>
        <w:t>传统</w:t>
      </w:r>
      <w:r>
        <w:t>的查询优化方法</w:t>
      </w:r>
    </w:p>
    <w:p w14:paraId="1D9682A9" w14:textId="5F51CB10" w:rsidR="004401AE" w:rsidRDefault="004401AE">
      <w:pPr>
        <w:pStyle w:val="af"/>
        <w:ind w:firstLine="480"/>
      </w:pPr>
    </w:p>
    <w:p w14:paraId="5FE80E9C" w14:textId="2D3F9AC6" w:rsidR="004401AE" w:rsidRDefault="004401AE">
      <w:pPr>
        <w:pStyle w:val="af"/>
        <w:ind w:firstLine="480"/>
      </w:pPr>
      <w:r>
        <w:rPr>
          <w:rFonts w:hint="eastAsia"/>
        </w:rPr>
        <w:t>可以将</w:t>
      </w:r>
      <w:r>
        <w:t>缓存视为一个内存数据库</w:t>
      </w:r>
    </w:p>
    <w:p w14:paraId="7C216F00" w14:textId="46610678" w:rsidR="004401AE" w:rsidRDefault="004401AE">
      <w:pPr>
        <w:pStyle w:val="af"/>
        <w:ind w:firstLine="480"/>
      </w:pPr>
    </w:p>
    <w:p w14:paraId="13420921" w14:textId="6AFC79D5" w:rsidR="004401AE" w:rsidRDefault="004401AE">
      <w:pPr>
        <w:pStyle w:val="af"/>
        <w:ind w:firstLine="480"/>
      </w:pPr>
      <w:r>
        <w:rPr>
          <w:rFonts w:hint="eastAsia"/>
        </w:rPr>
        <w:t>然后指出</w:t>
      </w:r>
      <w:r>
        <w:t>本文</w:t>
      </w:r>
      <w:r>
        <w:rPr>
          <w:rFonts w:hint="eastAsia"/>
        </w:rPr>
        <w:t>查询</w:t>
      </w:r>
      <w:r>
        <w:t>优化的核心技术是</w:t>
      </w:r>
      <w:r>
        <w:rPr>
          <w:rFonts w:hint="eastAsia"/>
        </w:rPr>
        <w:t>在</w:t>
      </w:r>
      <w:r>
        <w:t>使用缓存技术和各类数据调度策略</w:t>
      </w:r>
      <w:r>
        <w:rPr>
          <w:rFonts w:hint="eastAsia"/>
        </w:rPr>
        <w:t>，</w:t>
      </w:r>
      <w:r>
        <w:t>就可以切回到你写的内容上</w:t>
      </w:r>
    </w:p>
    <w:p w14:paraId="72DAD1AB" w14:textId="2D8A7BC8" w:rsidR="00175516" w:rsidRDefault="00175516">
      <w:pPr>
        <w:pStyle w:val="af"/>
        <w:pBdr>
          <w:bottom w:val="single" w:sz="6" w:space="1" w:color="auto"/>
        </w:pBdr>
        <w:ind w:firstLine="480"/>
      </w:pPr>
    </w:p>
    <w:p w14:paraId="549F0C22" w14:textId="47F39532" w:rsidR="00175516" w:rsidRDefault="00175516">
      <w:pPr>
        <w:pStyle w:val="af"/>
        <w:ind w:firstLine="480"/>
      </w:pPr>
    </w:p>
    <w:p w14:paraId="66AF8BA9" w14:textId="62580D0D" w:rsidR="00175516" w:rsidRDefault="00175516">
      <w:pPr>
        <w:pStyle w:val="af"/>
        <w:ind w:firstLine="480"/>
        <w:rPr>
          <w:rFonts w:hint="eastAsia"/>
        </w:rPr>
      </w:pPr>
      <w:r>
        <w:rPr>
          <w:rFonts w:hint="eastAsia"/>
        </w:rPr>
        <w:t>在</w:t>
      </w:r>
      <w:r>
        <w:t>存储部分</w:t>
      </w:r>
      <w:r>
        <w:rPr>
          <w:rFonts w:hint="eastAsia"/>
        </w:rPr>
        <w:t>主要</w:t>
      </w:r>
      <w:r>
        <w:t>工作不明显，简单构架不能说明问题，考虑下是否可以引入</w:t>
      </w:r>
      <w:r>
        <w:rPr>
          <w:rFonts w:hint="eastAsia"/>
        </w:rPr>
        <w:t>数据</w:t>
      </w:r>
      <w:r>
        <w:t>热度的分区分片的存储策略，充分利用列数据</w:t>
      </w:r>
      <w:r>
        <w:rPr>
          <w:rFonts w:hint="eastAsia"/>
        </w:rPr>
        <w:t>库</w:t>
      </w:r>
      <w:r>
        <w:t>的特征进行数据分配存储，将常用列和辅助列进行分离，</w:t>
      </w:r>
      <w:r>
        <w:rPr>
          <w:rFonts w:hint="eastAsia"/>
        </w:rPr>
        <w:t>参与</w:t>
      </w:r>
      <w:r>
        <w:t>各类运算的仅为常用列，这样加载数据量小，易于调度，在需要</w:t>
      </w:r>
      <w:r>
        <w:rPr>
          <w:rFonts w:hint="eastAsia"/>
        </w:rPr>
        <w:t>涉及</w:t>
      </w:r>
      <w:r>
        <w:t>交易数据所有属性时再加载结果数据的辅助列</w:t>
      </w:r>
    </w:p>
    <w:p w14:paraId="6582A2CA" w14:textId="77777777" w:rsidR="00175516" w:rsidRPr="004401AE" w:rsidRDefault="00175516">
      <w:pPr>
        <w:pStyle w:val="af"/>
        <w:ind w:firstLine="480"/>
        <w:rPr>
          <w:rFonts w:hint="eastAsia"/>
        </w:rPr>
      </w:pPr>
    </w:p>
  </w:comment>
  <w:comment w:id="159" w:author="瞿龙俊" w:date="2017-02-09T16:22:00Z" w:initials="Qulongjun">
    <w:p w14:paraId="41361DCA" w14:textId="32E07CE7" w:rsidR="006D032C" w:rsidRPr="00956065" w:rsidRDefault="006D032C">
      <w:pPr>
        <w:pStyle w:val="af"/>
        <w:ind w:firstLine="420"/>
      </w:pPr>
      <w:r>
        <w:rPr>
          <w:rStyle w:val="af1"/>
        </w:rPr>
        <w:annotationRef/>
      </w:r>
      <w:r w:rsidRPr="006059FE">
        <w:t>http://baike.baidu.com/item/</w:t>
      </w:r>
      <w:r>
        <w:t>智能交通系统</w:t>
      </w:r>
    </w:p>
  </w:comment>
  <w:comment w:id="162" w:author="瞿龙俊" w:date="2017-02-09T17:02:00Z" w:initials="Qulongjun">
    <w:p w14:paraId="07C42765" w14:textId="64A75E42" w:rsidR="006D032C" w:rsidRDefault="006D032C">
      <w:pPr>
        <w:pStyle w:val="af"/>
        <w:ind w:firstLine="420"/>
      </w:pPr>
      <w:r>
        <w:rPr>
          <w:rStyle w:val="af1"/>
        </w:rPr>
        <w:annotationRef/>
      </w:r>
      <w:r>
        <w:rPr>
          <w:rFonts w:ascii="Arial" w:hAnsi="Arial" w:cs="Arial"/>
          <w:color w:val="000000"/>
          <w:sz w:val="20"/>
          <w:szCs w:val="20"/>
          <w:shd w:val="clear" w:color="auto" w:fill="FFFFFF"/>
        </w:rPr>
        <w:t>王晓原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张敬磊</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吴芳</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交通流数据清洗规则研究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计算机工程</w:t>
      </w:r>
      <w:r>
        <w:rPr>
          <w:rFonts w:ascii="Arial" w:hAnsi="Arial" w:cs="Arial"/>
          <w:color w:val="000000"/>
          <w:sz w:val="20"/>
          <w:szCs w:val="20"/>
          <w:shd w:val="clear" w:color="auto" w:fill="FFFFFF"/>
        </w:rPr>
        <w:t>, 2011, 37(20):191-193.</w:t>
      </w:r>
    </w:p>
  </w:comment>
  <w:comment w:id="164" w:author="瞿龙俊" w:date="2017-02-09T17:07:00Z" w:initials="Qulongjun">
    <w:p w14:paraId="35633C41" w14:textId="42DEA8D0" w:rsidR="006D032C" w:rsidRDefault="006D032C">
      <w:pPr>
        <w:pStyle w:val="af"/>
        <w:ind w:firstLine="420"/>
      </w:pPr>
      <w:r>
        <w:rPr>
          <w:rStyle w:val="af1"/>
        </w:rPr>
        <w:annotationRef/>
      </w:r>
      <w:r w:rsidRPr="007824E2">
        <w:rPr>
          <w:rFonts w:hint="eastAsia"/>
        </w:rPr>
        <w:t>韩卫国</w:t>
      </w:r>
      <w:r w:rsidRPr="007824E2">
        <w:rPr>
          <w:rFonts w:hint="eastAsia"/>
        </w:rPr>
        <w:t xml:space="preserve">, </w:t>
      </w:r>
      <w:r w:rsidRPr="007824E2">
        <w:rPr>
          <w:rFonts w:hint="eastAsia"/>
        </w:rPr>
        <w:t>王劲峰</w:t>
      </w:r>
      <w:r w:rsidRPr="007824E2">
        <w:rPr>
          <w:rFonts w:hint="eastAsia"/>
        </w:rPr>
        <w:t xml:space="preserve">, </w:t>
      </w:r>
      <w:r w:rsidRPr="007824E2">
        <w:rPr>
          <w:rFonts w:hint="eastAsia"/>
        </w:rPr>
        <w:t>胡建军</w:t>
      </w:r>
      <w:r w:rsidRPr="007824E2">
        <w:rPr>
          <w:rFonts w:hint="eastAsia"/>
        </w:rPr>
        <w:t xml:space="preserve">. </w:t>
      </w:r>
      <w:r w:rsidRPr="007824E2">
        <w:rPr>
          <w:rFonts w:hint="eastAsia"/>
        </w:rPr>
        <w:t>交通流量数据缺失值的插补方法</w:t>
      </w:r>
      <w:r w:rsidRPr="007824E2">
        <w:rPr>
          <w:rFonts w:hint="eastAsia"/>
        </w:rPr>
        <w:t xml:space="preserve">[J]. </w:t>
      </w:r>
      <w:r w:rsidRPr="007824E2">
        <w:rPr>
          <w:rFonts w:hint="eastAsia"/>
        </w:rPr>
        <w:t>交通信息与安全</w:t>
      </w:r>
      <w:r w:rsidRPr="007824E2">
        <w:rPr>
          <w:rFonts w:hint="eastAsia"/>
        </w:rPr>
        <w:t>, 2005, 23(1):39-42.</w:t>
      </w:r>
    </w:p>
  </w:comment>
  <w:comment w:id="166" w:author="瞿龙俊" w:date="2017-02-09T17:30:00Z" w:initials="Qulongjun">
    <w:p w14:paraId="391AB2F6" w14:textId="3DB8845C" w:rsidR="006D032C" w:rsidRDefault="006D032C">
      <w:pPr>
        <w:pStyle w:val="af"/>
        <w:ind w:firstLine="420"/>
      </w:pPr>
      <w:r>
        <w:rPr>
          <w:rStyle w:val="af1"/>
        </w:rPr>
        <w:annotationRef/>
      </w:r>
      <w:r w:rsidRPr="008D34DD">
        <w:t>Gao J. A Sensory Data Integrating Bus under the Intelligent Transportation Environment[M]. 2013.</w:t>
      </w:r>
    </w:p>
  </w:comment>
  <w:comment w:id="167" w:author="瞿龙俊" w:date="2017-02-09T17:31:00Z" w:initials="Qulongjun">
    <w:p w14:paraId="7C761E54" w14:textId="49780C90" w:rsidR="006D032C" w:rsidRDefault="006D032C">
      <w:pPr>
        <w:pStyle w:val="af"/>
        <w:ind w:firstLine="420"/>
      </w:pPr>
      <w:r>
        <w:rPr>
          <w:rStyle w:val="af1"/>
        </w:rPr>
        <w:annotationRef/>
      </w:r>
      <w:r w:rsidRPr="00F23B87">
        <w:rPr>
          <w:rFonts w:hint="eastAsia"/>
        </w:rPr>
        <w:t>王金全</w:t>
      </w:r>
      <w:r w:rsidRPr="00F23B87">
        <w:rPr>
          <w:rFonts w:hint="eastAsia"/>
        </w:rPr>
        <w:t xml:space="preserve">. </w:t>
      </w:r>
      <w:r w:rsidRPr="00F23B87">
        <w:rPr>
          <w:rFonts w:hint="eastAsia"/>
        </w:rPr>
        <w:t>一种多租户数据管理方法及其在智能交通中的应用</w:t>
      </w:r>
      <w:r w:rsidRPr="00F23B87">
        <w:rPr>
          <w:rFonts w:hint="eastAsia"/>
        </w:rPr>
        <w:t xml:space="preserve">[D]. </w:t>
      </w:r>
      <w:r w:rsidRPr="00F23B87">
        <w:rPr>
          <w:rFonts w:hint="eastAsia"/>
        </w:rPr>
        <w:t>北方工业大学</w:t>
      </w:r>
      <w:r w:rsidRPr="00F23B87">
        <w:rPr>
          <w:rFonts w:hint="eastAsia"/>
        </w:rPr>
        <w:t>, 2014.</w:t>
      </w:r>
    </w:p>
  </w:comment>
  <w:comment w:id="171" w:author="瞿龙俊" w:date="2017-02-09T17:48:00Z" w:initials="Qulongjun">
    <w:p w14:paraId="6D1A43A0" w14:textId="240516F8" w:rsidR="006D032C" w:rsidRDefault="006D032C">
      <w:pPr>
        <w:pStyle w:val="af"/>
        <w:ind w:firstLine="420"/>
      </w:pPr>
      <w:r>
        <w:rPr>
          <w:rStyle w:val="af1"/>
        </w:rPr>
        <w:annotationRef/>
      </w:r>
      <w:r w:rsidRPr="005F17CF">
        <w:rPr>
          <w:rFonts w:hint="eastAsia"/>
        </w:rPr>
        <w:t>陆婷</w:t>
      </w:r>
      <w:r w:rsidRPr="005F17CF">
        <w:rPr>
          <w:rFonts w:hint="eastAsia"/>
        </w:rPr>
        <w:t xml:space="preserve">, </w:t>
      </w:r>
      <w:r w:rsidRPr="005F17CF">
        <w:rPr>
          <w:rFonts w:hint="eastAsia"/>
        </w:rPr>
        <w:t>房俊</w:t>
      </w:r>
      <w:r w:rsidRPr="005F17CF">
        <w:rPr>
          <w:rFonts w:hint="eastAsia"/>
        </w:rPr>
        <w:t xml:space="preserve">, </w:t>
      </w:r>
      <w:r w:rsidRPr="005F17CF">
        <w:rPr>
          <w:rFonts w:hint="eastAsia"/>
        </w:rPr>
        <w:t>乔彦克</w:t>
      </w:r>
      <w:r w:rsidRPr="005F17CF">
        <w:rPr>
          <w:rFonts w:hint="eastAsia"/>
        </w:rPr>
        <w:t xml:space="preserve">. </w:t>
      </w:r>
      <w:r w:rsidRPr="005F17CF">
        <w:rPr>
          <w:rFonts w:hint="eastAsia"/>
        </w:rPr>
        <w:t>基于</w:t>
      </w:r>
      <w:r w:rsidRPr="005F17CF">
        <w:rPr>
          <w:rFonts w:hint="eastAsia"/>
        </w:rPr>
        <w:t>HBase</w:t>
      </w:r>
      <w:r w:rsidRPr="005F17CF">
        <w:rPr>
          <w:rFonts w:hint="eastAsia"/>
        </w:rPr>
        <w:t>的交通流数据实时存储系统</w:t>
      </w:r>
      <w:r w:rsidRPr="005F17CF">
        <w:rPr>
          <w:rFonts w:hint="eastAsia"/>
        </w:rPr>
        <w:t xml:space="preserve">[J]. </w:t>
      </w:r>
      <w:r w:rsidRPr="005F17CF">
        <w:rPr>
          <w:rFonts w:hint="eastAsia"/>
        </w:rPr>
        <w:t>计算机应用</w:t>
      </w:r>
      <w:r w:rsidRPr="005F17CF">
        <w:rPr>
          <w:rFonts w:hint="eastAsia"/>
        </w:rPr>
        <w:t>, 2015, 35(1):103-107.</w:t>
      </w:r>
    </w:p>
  </w:comment>
  <w:comment w:id="172" w:author="瞿龙俊" w:date="2017-02-09T17:47:00Z" w:initials="Qulongjun">
    <w:p w14:paraId="495BF355" w14:textId="1A06CD16" w:rsidR="006D032C" w:rsidRDefault="006D032C">
      <w:pPr>
        <w:pStyle w:val="af"/>
        <w:ind w:firstLine="420"/>
      </w:pPr>
      <w:r>
        <w:rPr>
          <w:rStyle w:val="af1"/>
        </w:rPr>
        <w:annotationRef/>
      </w:r>
      <w:r w:rsidRPr="001B584A">
        <w:t>Zdravevski E, Lameski P, Kulakov A. Row Key Designs of NoSQL Database Tables and Their Impact on Write Performance[C]// Euromicro International Conference on Parallel, Distributed, and Network-Based Processing. IEEE, 2016:10-17.</w:t>
      </w:r>
    </w:p>
  </w:comment>
  <w:comment w:id="175" w:author="瞿龙俊" w:date="2017-02-09T17:57:00Z" w:initials="Qulongjun">
    <w:p w14:paraId="378DFA3B" w14:textId="5AC50AAA" w:rsidR="006D032C" w:rsidRDefault="006D032C">
      <w:pPr>
        <w:pStyle w:val="af"/>
        <w:ind w:firstLine="420"/>
      </w:pPr>
      <w:r>
        <w:rPr>
          <w:rStyle w:val="af1"/>
        </w:rPr>
        <w:annotationRef/>
      </w:r>
      <w:r w:rsidRPr="00B22FA3">
        <w:rPr>
          <w:rFonts w:hint="eastAsia"/>
        </w:rPr>
        <w:t>柳皓亮</w:t>
      </w:r>
      <w:r w:rsidRPr="00B22FA3">
        <w:rPr>
          <w:rFonts w:hint="eastAsia"/>
        </w:rPr>
        <w:t xml:space="preserve">, </w:t>
      </w:r>
      <w:r w:rsidRPr="00B22FA3">
        <w:rPr>
          <w:rFonts w:hint="eastAsia"/>
        </w:rPr>
        <w:t>王丽</w:t>
      </w:r>
      <w:r w:rsidRPr="00B22FA3">
        <w:rPr>
          <w:rFonts w:hint="eastAsia"/>
        </w:rPr>
        <w:t xml:space="preserve">, </w:t>
      </w:r>
      <w:r w:rsidRPr="00B22FA3">
        <w:rPr>
          <w:rFonts w:hint="eastAsia"/>
        </w:rPr>
        <w:t>周阳辰</w:t>
      </w:r>
      <w:r w:rsidRPr="00B22FA3">
        <w:rPr>
          <w:rFonts w:hint="eastAsia"/>
        </w:rPr>
        <w:t>. Redis</w:t>
      </w:r>
      <w:r w:rsidRPr="00B22FA3">
        <w:rPr>
          <w:rFonts w:hint="eastAsia"/>
        </w:rPr>
        <w:t>集群性能测试分析</w:t>
      </w:r>
      <w:r w:rsidRPr="00B22FA3">
        <w:rPr>
          <w:rFonts w:hint="eastAsia"/>
        </w:rPr>
        <w:t xml:space="preserve">[J]. </w:t>
      </w:r>
      <w:r w:rsidRPr="00B22FA3">
        <w:rPr>
          <w:rFonts w:hint="eastAsia"/>
        </w:rPr>
        <w:t>微型机与应用</w:t>
      </w:r>
      <w:r w:rsidRPr="00B22FA3">
        <w:rPr>
          <w:rFonts w:hint="eastAsia"/>
        </w:rPr>
        <w:t>, 2016, 35(10):70-71.</w:t>
      </w:r>
    </w:p>
  </w:comment>
  <w:comment w:id="176" w:author="瞿龙俊" w:date="2017-02-09T18:00:00Z" w:initials="Qulongjun">
    <w:p w14:paraId="4E0EE82D" w14:textId="56220F36" w:rsidR="006D032C" w:rsidRDefault="006D032C">
      <w:pPr>
        <w:pStyle w:val="af"/>
        <w:ind w:firstLine="420"/>
      </w:pPr>
      <w:r>
        <w:rPr>
          <w:rStyle w:val="af1"/>
        </w:rPr>
        <w:annotationRef/>
      </w:r>
      <w:r w:rsidRPr="00A1579E">
        <w:rPr>
          <w:rFonts w:hint="eastAsia"/>
        </w:rPr>
        <w:t>王心妍</w:t>
      </w:r>
      <w:r w:rsidRPr="00A1579E">
        <w:rPr>
          <w:rFonts w:hint="eastAsia"/>
        </w:rPr>
        <w:t xml:space="preserve">, </w:t>
      </w:r>
      <w:r w:rsidRPr="00A1579E">
        <w:rPr>
          <w:rFonts w:hint="eastAsia"/>
        </w:rPr>
        <w:t>毛莉君</w:t>
      </w:r>
      <w:r w:rsidRPr="00A1579E">
        <w:rPr>
          <w:rFonts w:hint="eastAsia"/>
        </w:rPr>
        <w:t xml:space="preserve">. </w:t>
      </w:r>
      <w:r w:rsidRPr="00A1579E">
        <w:rPr>
          <w:rFonts w:hint="eastAsia"/>
        </w:rPr>
        <w:t>基于</w:t>
      </w:r>
      <w:r w:rsidRPr="00A1579E">
        <w:rPr>
          <w:rFonts w:hint="eastAsia"/>
        </w:rPr>
        <w:t>Twemproxy</w:t>
      </w:r>
      <w:r w:rsidRPr="00A1579E">
        <w:rPr>
          <w:rFonts w:hint="eastAsia"/>
        </w:rPr>
        <w:t>的</w:t>
      </w:r>
      <w:r w:rsidRPr="00A1579E">
        <w:rPr>
          <w:rFonts w:hint="eastAsia"/>
        </w:rPr>
        <w:t>Redis</w:t>
      </w:r>
      <w:r w:rsidRPr="00A1579E">
        <w:rPr>
          <w:rFonts w:hint="eastAsia"/>
        </w:rPr>
        <w:t>集群解决方案的设计与实现</w:t>
      </w:r>
      <w:r w:rsidRPr="00A1579E">
        <w:rPr>
          <w:rFonts w:hint="eastAsia"/>
        </w:rPr>
        <w:t xml:space="preserve">[J]. </w:t>
      </w:r>
      <w:r w:rsidRPr="00A1579E">
        <w:rPr>
          <w:rFonts w:hint="eastAsia"/>
        </w:rPr>
        <w:t>电子测试</w:t>
      </w:r>
      <w:r w:rsidRPr="00A1579E">
        <w:rPr>
          <w:rFonts w:hint="eastAsia"/>
        </w:rPr>
        <w:t>, 2016(6).</w:t>
      </w:r>
    </w:p>
  </w:comment>
  <w:comment w:id="177" w:author="瞿龙俊" w:date="2017-02-09T18:02:00Z" w:initials="Qulongjun">
    <w:p w14:paraId="5CB9246C" w14:textId="4CD04506" w:rsidR="006D032C" w:rsidRDefault="006D032C">
      <w:pPr>
        <w:pStyle w:val="af"/>
        <w:ind w:firstLine="420"/>
      </w:pPr>
      <w:r>
        <w:rPr>
          <w:rStyle w:val="af1"/>
        </w:rPr>
        <w:annotationRef/>
      </w:r>
      <w:r w:rsidRPr="00221803">
        <w:t>Wang X, Mao L, Xian Peihua University. Design and implementation of Redis cluster solution based on Twemproxy[J]. Electronic Test, 2016.</w:t>
      </w:r>
    </w:p>
  </w:comment>
  <w:comment w:id="178" w:author="瞿龙俊" w:date="2017-02-09T18:07:00Z" w:initials="Qulongjun">
    <w:p w14:paraId="57EA7CFE" w14:textId="4F266CE9" w:rsidR="006D032C" w:rsidRDefault="006D032C">
      <w:pPr>
        <w:pStyle w:val="af"/>
        <w:ind w:firstLine="420"/>
      </w:pPr>
      <w:r>
        <w:rPr>
          <w:rStyle w:val="af1"/>
        </w:rPr>
        <w:annotationRef/>
      </w:r>
      <w:r>
        <w:rPr>
          <w:rFonts w:ascii="Arial" w:hAnsi="Arial" w:cs="Arial"/>
          <w:color w:val="000000"/>
          <w:sz w:val="20"/>
          <w:szCs w:val="20"/>
          <w:shd w:val="clear" w:color="auto" w:fill="FFFFFF"/>
        </w:rPr>
        <w:t>柳皓亮</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王丽</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周阳辰</w:t>
      </w:r>
      <w:r>
        <w:rPr>
          <w:rFonts w:ascii="Arial" w:hAnsi="Arial" w:cs="Arial"/>
          <w:color w:val="000000"/>
          <w:sz w:val="20"/>
          <w:szCs w:val="20"/>
          <w:shd w:val="clear" w:color="auto" w:fill="FFFFFF"/>
        </w:rPr>
        <w:t>. Redis</w:t>
      </w:r>
      <w:r>
        <w:rPr>
          <w:rFonts w:ascii="Arial" w:hAnsi="Arial" w:cs="Arial"/>
          <w:color w:val="000000"/>
          <w:sz w:val="20"/>
          <w:szCs w:val="20"/>
          <w:shd w:val="clear" w:color="auto" w:fill="FFFFFF"/>
        </w:rPr>
        <w:t>集群性能测试分析</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微型机与应用</w:t>
      </w:r>
      <w:r>
        <w:rPr>
          <w:rFonts w:ascii="Arial" w:hAnsi="Arial" w:cs="Arial"/>
          <w:color w:val="000000"/>
          <w:sz w:val="20"/>
          <w:szCs w:val="20"/>
          <w:shd w:val="clear" w:color="auto" w:fill="FFFFFF"/>
        </w:rPr>
        <w:t>, 2016, 35(10):70-71.</w:t>
      </w:r>
    </w:p>
  </w:comment>
  <w:comment w:id="180" w:author="瞿龙俊" w:date="2017-02-09T18:12:00Z" w:initials="Qulongjun">
    <w:p w14:paraId="45105B6B" w14:textId="5B5FBF20" w:rsidR="006D032C" w:rsidRDefault="006D032C">
      <w:pPr>
        <w:pStyle w:val="af"/>
        <w:ind w:firstLine="420"/>
      </w:pPr>
      <w:r>
        <w:rPr>
          <w:rStyle w:val="af1"/>
        </w:rPr>
        <w:annotationRef/>
      </w:r>
      <w:r>
        <w:rPr>
          <w:rFonts w:ascii="Arial" w:hAnsi="Arial" w:cs="Arial"/>
          <w:color w:val="000000"/>
          <w:sz w:val="20"/>
          <w:szCs w:val="20"/>
          <w:shd w:val="clear" w:color="auto" w:fill="FFFFFF"/>
        </w:rPr>
        <w:t>刘敏娜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张继涛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LVS+KEEPALIVED</w:t>
      </w:r>
      <w:r>
        <w:rPr>
          <w:rFonts w:ascii="Arial" w:hAnsi="Arial" w:cs="Arial"/>
          <w:color w:val="000000"/>
          <w:sz w:val="20"/>
          <w:szCs w:val="20"/>
          <w:shd w:val="clear" w:color="auto" w:fill="FFFFFF"/>
        </w:rPr>
        <w:t>的高可用负载均衡研究与应用</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自动化技术与应用</w:t>
      </w:r>
      <w:r>
        <w:rPr>
          <w:rFonts w:ascii="Arial" w:hAnsi="Arial" w:cs="Arial"/>
          <w:color w:val="000000"/>
          <w:sz w:val="20"/>
          <w:szCs w:val="20"/>
          <w:shd w:val="clear" w:color="auto" w:fill="FFFFFF"/>
        </w:rPr>
        <w:t>, 2014, 33(11):22-27.</w:t>
      </w:r>
    </w:p>
  </w:comment>
  <w:comment w:id="182" w:author="瞿龙俊" w:date="2017-02-09T18:15:00Z" w:initials="Qulongjun">
    <w:p w14:paraId="1500A4C0" w14:textId="26A59A62" w:rsidR="006D032C" w:rsidRDefault="006D032C">
      <w:pPr>
        <w:pStyle w:val="af"/>
        <w:ind w:firstLine="420"/>
      </w:pPr>
      <w:r>
        <w:rPr>
          <w:rStyle w:val="af1"/>
        </w:rPr>
        <w:annotationRef/>
      </w:r>
      <w:r>
        <w:rPr>
          <w:rFonts w:ascii="Arial" w:hAnsi="Arial" w:cs="Arial"/>
          <w:color w:val="000000"/>
          <w:sz w:val="20"/>
          <w:szCs w:val="20"/>
          <w:shd w:val="clear" w:color="auto" w:fill="FFFFFF"/>
        </w:rPr>
        <w:t>钱景辉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廖锂</w:t>
      </w:r>
      <w:r>
        <w:rPr>
          <w:rFonts w:ascii="Arial" w:hAnsi="Arial" w:cs="Arial"/>
          <w:color w:val="000000"/>
          <w:sz w:val="20"/>
          <w:szCs w:val="20"/>
          <w:shd w:val="clear" w:color="auto" w:fill="FFFFFF"/>
        </w:rPr>
        <w:t>, QIANJing-hui,</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Keepalived</w:t>
      </w:r>
      <w:r>
        <w:rPr>
          <w:rFonts w:ascii="Arial" w:hAnsi="Arial" w:cs="Arial"/>
          <w:color w:val="000000"/>
          <w:sz w:val="20"/>
          <w:szCs w:val="20"/>
          <w:shd w:val="clear" w:color="auto" w:fill="FFFFFF"/>
        </w:rPr>
        <w:t>的动态浮动</w:t>
      </w:r>
      <w:r>
        <w:rPr>
          <w:rFonts w:ascii="Arial" w:hAnsi="Arial" w:cs="Arial"/>
          <w:color w:val="000000"/>
          <w:sz w:val="20"/>
          <w:szCs w:val="20"/>
          <w:shd w:val="clear" w:color="auto" w:fill="FFFFFF"/>
        </w:rPr>
        <w:t>IP</w:t>
      </w:r>
      <w:r>
        <w:rPr>
          <w:rFonts w:ascii="Arial" w:hAnsi="Arial" w:cs="Arial"/>
          <w:color w:val="000000"/>
          <w:sz w:val="20"/>
          <w:szCs w:val="20"/>
          <w:shd w:val="clear" w:color="auto" w:fill="FFFFFF"/>
        </w:rPr>
        <w:t>集群实现</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化工自动化及仪表</w:t>
      </w:r>
      <w:r>
        <w:rPr>
          <w:rFonts w:ascii="Arial" w:hAnsi="Arial" w:cs="Arial"/>
          <w:color w:val="000000"/>
          <w:sz w:val="20"/>
          <w:szCs w:val="20"/>
          <w:shd w:val="clear" w:color="auto" w:fill="FFFFFF"/>
        </w:rPr>
        <w:t>, 2012, 39(7):926-928.</w:t>
      </w:r>
    </w:p>
  </w:comment>
  <w:comment w:id="184" w:author="瞿龙俊" w:date="2017-02-09T18:17:00Z" w:initials="Qulongjun">
    <w:p w14:paraId="2D38E467" w14:textId="49AFD78A" w:rsidR="006D032C" w:rsidRDefault="006D032C">
      <w:pPr>
        <w:pStyle w:val="af"/>
        <w:ind w:firstLine="420"/>
      </w:pPr>
      <w:r>
        <w:rPr>
          <w:rStyle w:val="af1"/>
        </w:rPr>
        <w:annotationRef/>
      </w:r>
      <w:r w:rsidRPr="00A80A98">
        <w:rPr>
          <w:rFonts w:hint="eastAsia"/>
        </w:rPr>
        <w:t>杨波</w:t>
      </w:r>
      <w:r w:rsidRPr="00A80A98">
        <w:rPr>
          <w:rFonts w:hint="eastAsia"/>
        </w:rPr>
        <w:t xml:space="preserve">, </w:t>
      </w:r>
      <w:r w:rsidRPr="00A80A98">
        <w:rPr>
          <w:rFonts w:hint="eastAsia"/>
        </w:rPr>
        <w:t>武波</w:t>
      </w:r>
      <w:r w:rsidRPr="00A80A98">
        <w:rPr>
          <w:rFonts w:hint="eastAsia"/>
        </w:rPr>
        <w:t xml:space="preserve">. </w:t>
      </w:r>
      <w:r w:rsidRPr="00A80A98">
        <w:rPr>
          <w:rFonts w:hint="eastAsia"/>
        </w:rPr>
        <w:t>虚拟路由冗余协议及应用</w:t>
      </w:r>
      <w:r w:rsidRPr="00A80A98">
        <w:rPr>
          <w:rFonts w:hint="eastAsia"/>
        </w:rPr>
        <w:t xml:space="preserve">[J]. </w:t>
      </w:r>
      <w:r w:rsidRPr="00A80A98">
        <w:rPr>
          <w:rFonts w:hint="eastAsia"/>
        </w:rPr>
        <w:t>通信世界</w:t>
      </w:r>
      <w:r w:rsidRPr="00A80A98">
        <w:rPr>
          <w:rFonts w:hint="eastAsia"/>
        </w:rPr>
        <w:t>, 2002(19):42-42.</w:t>
      </w:r>
    </w:p>
  </w:comment>
  <w:comment w:id="187" w:author="瞿龙俊" w:date="2017-02-09T18:31:00Z" w:initials="Qulongjun">
    <w:p w14:paraId="05EF8BB2" w14:textId="78BED828" w:rsidR="006D032C" w:rsidRDefault="006D032C">
      <w:pPr>
        <w:pStyle w:val="af"/>
        <w:ind w:firstLine="420"/>
      </w:pPr>
      <w:r>
        <w:rPr>
          <w:rStyle w:val="af1"/>
        </w:rPr>
        <w:annotationRef/>
      </w:r>
      <w:r w:rsidRPr="003152B0">
        <w:rPr>
          <w:rFonts w:hint="eastAsia"/>
        </w:rPr>
        <w:t>一种基于</w:t>
      </w:r>
      <w:r w:rsidRPr="003152B0">
        <w:rPr>
          <w:rFonts w:hint="eastAsia"/>
        </w:rPr>
        <w:t>Redis TwemProxy</w:t>
      </w:r>
      <w:r w:rsidRPr="003152B0">
        <w:rPr>
          <w:rFonts w:hint="eastAsia"/>
        </w:rPr>
        <w:t>索引缓存的</w:t>
      </w:r>
      <w:r w:rsidRPr="003152B0">
        <w:rPr>
          <w:rFonts w:hint="eastAsia"/>
        </w:rPr>
        <w:t>HBase</w:t>
      </w:r>
      <w:r w:rsidRPr="003152B0">
        <w:rPr>
          <w:rFonts w:hint="eastAsia"/>
        </w:rPr>
        <w:t>查询方案</w:t>
      </w:r>
    </w:p>
  </w:comment>
  <w:comment w:id="188" w:author="瞿龙俊" w:date="2017-02-09T18:46:00Z" w:initials="Qulongjun">
    <w:p w14:paraId="5D33D414" w14:textId="77777777" w:rsidR="006D032C" w:rsidRDefault="006D032C" w:rsidP="001342F5">
      <w:pPr>
        <w:pStyle w:val="af"/>
        <w:ind w:firstLine="420"/>
      </w:pPr>
      <w:r>
        <w:rPr>
          <w:rStyle w:val="af1"/>
        </w:rPr>
        <w:annotationRef/>
      </w:r>
      <w:r>
        <w:rPr>
          <w:rFonts w:hint="eastAsia"/>
        </w:rPr>
        <w:t>Hibase</w:t>
      </w:r>
      <w:r>
        <w:rPr>
          <w:rFonts w:hint="eastAsia"/>
        </w:rPr>
        <w:t>：一种基于分层式索引的高效</w:t>
      </w:r>
    </w:p>
    <w:p w14:paraId="23523559" w14:textId="285BEE0A" w:rsidR="006D032C" w:rsidRDefault="006D032C" w:rsidP="001342F5">
      <w:pPr>
        <w:pStyle w:val="af"/>
        <w:ind w:firstLine="480"/>
      </w:pPr>
      <w:r>
        <w:rPr>
          <w:rFonts w:hint="eastAsia"/>
        </w:rPr>
        <w:t>HBase</w:t>
      </w:r>
      <w:r>
        <w:rPr>
          <w:rFonts w:hint="eastAsia"/>
        </w:rPr>
        <w:t>查询技术与系统</w:t>
      </w:r>
    </w:p>
  </w:comment>
  <w:comment w:id="191" w:author="瞿龙俊" w:date="2017-02-09T19:10:00Z" w:initials="Qulongjun">
    <w:p w14:paraId="12D6B557" w14:textId="0DC01A34" w:rsidR="006D032C" w:rsidRDefault="006D032C">
      <w:pPr>
        <w:pStyle w:val="af"/>
        <w:ind w:firstLine="420"/>
      </w:pPr>
      <w:r>
        <w:rPr>
          <w:rStyle w:val="af1"/>
        </w:rPr>
        <w:annotationRef/>
      </w:r>
      <w:r w:rsidRPr="00BE3D62">
        <w:rPr>
          <w:rFonts w:hint="eastAsia"/>
        </w:rPr>
        <w:t>http://baike.baidu.com/item/</w:t>
      </w:r>
      <w:r w:rsidRPr="00BE3D62">
        <w:rPr>
          <w:rFonts w:hint="eastAsia"/>
        </w:rPr>
        <w:t>先入先出队列</w:t>
      </w:r>
    </w:p>
  </w:comment>
  <w:comment w:id="192" w:author="瞿龙俊" w:date="2017-02-09T18:53:00Z" w:initials="Qulongjun">
    <w:p w14:paraId="70C9AEDA" w14:textId="09FDBE83" w:rsidR="006D032C" w:rsidRDefault="006D032C">
      <w:pPr>
        <w:pStyle w:val="af"/>
        <w:ind w:firstLine="420"/>
      </w:pPr>
      <w:r>
        <w:rPr>
          <w:rStyle w:val="af1"/>
        </w:rPr>
        <w:annotationRef/>
      </w:r>
      <w:r>
        <w:rPr>
          <w:rFonts w:ascii="Arial" w:hAnsi="Arial" w:cs="Arial"/>
          <w:color w:val="000000"/>
          <w:sz w:val="20"/>
          <w:szCs w:val="20"/>
          <w:shd w:val="clear" w:color="auto" w:fill="FFFFFF"/>
        </w:rPr>
        <w:t>张震波</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杨鹤标</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马振华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LRU</w:t>
      </w:r>
      <w:r>
        <w:rPr>
          <w:rFonts w:ascii="Arial" w:hAnsi="Arial" w:cs="Arial"/>
          <w:color w:val="000000"/>
          <w:sz w:val="20"/>
          <w:szCs w:val="20"/>
          <w:shd w:val="clear" w:color="auto" w:fill="FFFFFF"/>
        </w:rPr>
        <w:t>算法的</w:t>
      </w:r>
      <w:r>
        <w:rPr>
          <w:rFonts w:ascii="Arial" w:hAnsi="Arial" w:cs="Arial"/>
          <w:color w:val="000000"/>
          <w:sz w:val="20"/>
          <w:szCs w:val="20"/>
          <w:shd w:val="clear" w:color="auto" w:fill="FFFFFF"/>
        </w:rPr>
        <w:t>Web</w:t>
      </w:r>
      <w:r>
        <w:rPr>
          <w:rFonts w:ascii="Arial" w:hAnsi="Arial" w:cs="Arial"/>
          <w:color w:val="000000"/>
          <w:sz w:val="20"/>
          <w:szCs w:val="20"/>
          <w:shd w:val="clear" w:color="auto" w:fill="FFFFFF"/>
        </w:rPr>
        <w:t>系统缓存机制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计算机工程</w:t>
      </w:r>
      <w:r>
        <w:rPr>
          <w:rFonts w:ascii="Arial" w:hAnsi="Arial" w:cs="Arial"/>
          <w:color w:val="000000"/>
          <w:sz w:val="20"/>
          <w:szCs w:val="20"/>
          <w:shd w:val="clear" w:color="auto" w:fill="FFFFFF"/>
        </w:rPr>
        <w:t>, 2006, 32(19):68-70.</w:t>
      </w:r>
    </w:p>
  </w:comment>
  <w:comment w:id="193" w:author="瞿龙俊" w:date="2017-02-09T19:13:00Z" w:initials="Qulongjun">
    <w:p w14:paraId="3A3058F3" w14:textId="153DC6BC" w:rsidR="006D032C" w:rsidRDefault="006D032C">
      <w:pPr>
        <w:pStyle w:val="af"/>
        <w:ind w:firstLine="420"/>
      </w:pPr>
      <w:r>
        <w:rPr>
          <w:rStyle w:val="af1"/>
        </w:rPr>
        <w:annotationRef/>
      </w:r>
      <w:r w:rsidRPr="00CE0E59">
        <w:t>Karakostas G, Serpanos D N. Practical LFU Implementation for Web Caching[J]. 2000.</w:t>
      </w:r>
    </w:p>
  </w:comment>
  <w:comment w:id="196" w:author="李星毅" w:date="2017-02-22T08:53:00Z" w:initials="lixingyi">
    <w:p w14:paraId="62026745" w14:textId="2AAC90B8" w:rsidR="004D6917" w:rsidRDefault="004D6917">
      <w:pPr>
        <w:pStyle w:val="af"/>
        <w:ind w:firstLine="420"/>
        <w:rPr>
          <w:rFonts w:hint="eastAsia"/>
        </w:rPr>
      </w:pPr>
      <w:r>
        <w:rPr>
          <w:rStyle w:val="af1"/>
        </w:rPr>
        <w:annotationRef/>
      </w:r>
      <w:r>
        <w:rPr>
          <w:rFonts w:hint="eastAsia"/>
        </w:rPr>
        <w:t>以</w:t>
      </w:r>
      <w:r>
        <w:t>建立</w:t>
      </w:r>
      <w:r>
        <w:t>DEMO</w:t>
      </w:r>
      <w:r>
        <w:t>系统的方式进行撰写，</w:t>
      </w:r>
      <w:r>
        <w:rPr>
          <w:rFonts w:hint="eastAsia"/>
        </w:rPr>
        <w:t>增加</w:t>
      </w:r>
      <w:r>
        <w:t>系统设计的内容，即需求分析</w:t>
      </w:r>
      <w:r>
        <w:rPr>
          <w:rFonts w:hint="eastAsia"/>
        </w:rPr>
        <w:t>、</w:t>
      </w:r>
      <w:r>
        <w:t>数据结构设计和功能设计部分</w:t>
      </w:r>
      <w:r w:rsidR="007400BF">
        <w:rPr>
          <w:rFonts w:hint="eastAsia"/>
        </w:rPr>
        <w:t>。</w:t>
      </w:r>
      <w:r w:rsidR="007400BF">
        <w:t>然后在写核心功能架构和</w:t>
      </w:r>
      <w:r w:rsidR="007400BF">
        <w:rPr>
          <w:rFonts w:hint="eastAsia"/>
        </w:rPr>
        <w:t>实现</w:t>
      </w:r>
      <w:r w:rsidR="007400BF">
        <w:t>，即你写的内容</w:t>
      </w:r>
    </w:p>
  </w:comment>
  <w:comment w:id="200" w:author="瞿龙俊" w:date="2017-02-09T19:45:00Z" w:initials="Qulongjun">
    <w:p w14:paraId="700875CE" w14:textId="647F8334" w:rsidR="006D032C" w:rsidRDefault="006D032C">
      <w:pPr>
        <w:pStyle w:val="af"/>
        <w:ind w:firstLine="420"/>
      </w:pPr>
      <w:r>
        <w:rPr>
          <w:rStyle w:val="af1"/>
        </w:rPr>
        <w:annotationRef/>
      </w:r>
      <w:r w:rsidRPr="00286045">
        <w:rPr>
          <w:rFonts w:hint="eastAsia"/>
        </w:rPr>
        <w:t>杨彧剑</w:t>
      </w:r>
      <w:r w:rsidRPr="00286045">
        <w:rPr>
          <w:rFonts w:hint="eastAsia"/>
        </w:rPr>
        <w:t xml:space="preserve">, </w:t>
      </w:r>
      <w:r w:rsidRPr="00286045">
        <w:rPr>
          <w:rFonts w:hint="eastAsia"/>
        </w:rPr>
        <w:t>林波</w:t>
      </w:r>
      <w:r w:rsidRPr="00286045">
        <w:rPr>
          <w:rFonts w:hint="eastAsia"/>
        </w:rPr>
        <w:t xml:space="preserve">. </w:t>
      </w:r>
      <w:r w:rsidRPr="00286045">
        <w:rPr>
          <w:rFonts w:hint="eastAsia"/>
        </w:rPr>
        <w:t>分布式存储系统中一致性哈希算法的研究</w:t>
      </w:r>
      <w:r w:rsidRPr="00286045">
        <w:rPr>
          <w:rFonts w:hint="eastAsia"/>
        </w:rPr>
        <w:t xml:space="preserve">[J]. </w:t>
      </w:r>
      <w:r w:rsidRPr="00286045">
        <w:rPr>
          <w:rFonts w:hint="eastAsia"/>
        </w:rPr>
        <w:t>电脑知识与技术</w:t>
      </w:r>
      <w:r w:rsidRPr="00286045">
        <w:rPr>
          <w:rFonts w:hint="eastAsia"/>
        </w:rPr>
        <w:t>, 2011, 07(22):5295-5296.</w:t>
      </w:r>
    </w:p>
    <w:p w14:paraId="0AD94F11" w14:textId="52A2755B" w:rsidR="006D032C" w:rsidRDefault="006D032C">
      <w:pPr>
        <w:pStyle w:val="af"/>
        <w:ind w:firstLine="400"/>
      </w:pPr>
      <w:r>
        <w:rPr>
          <w:rFonts w:ascii="Arial" w:hAnsi="Arial" w:cs="Arial"/>
          <w:color w:val="000000"/>
          <w:sz w:val="20"/>
          <w:szCs w:val="20"/>
          <w:shd w:val="clear" w:color="auto" w:fill="FFFFFF"/>
        </w:rPr>
        <w:t>Devine R. Design and implementation of DDH: A distributed dynamic hashing algorithm[M]// Foundations of Data Organization and Algorithms. Springer Berlin Heidelberg, 1993:101-114.</w:t>
      </w:r>
    </w:p>
  </w:comment>
  <w:comment w:id="201" w:author="瞿龙俊" w:date="2017-02-09T19:49:00Z" w:initials="Qulongjun">
    <w:p w14:paraId="408F7C53" w14:textId="31ADF21B" w:rsidR="006D032C" w:rsidRDefault="006D032C">
      <w:pPr>
        <w:pStyle w:val="af"/>
        <w:ind w:firstLine="420"/>
      </w:pPr>
      <w:r>
        <w:rPr>
          <w:rStyle w:val="af1"/>
        </w:rPr>
        <w:annotationRef/>
      </w:r>
      <w:r>
        <w:rPr>
          <w:rFonts w:ascii="Arial" w:hAnsi="Arial" w:cs="Arial"/>
          <w:color w:val="000000"/>
          <w:sz w:val="20"/>
          <w:szCs w:val="20"/>
          <w:shd w:val="clear" w:color="auto" w:fill="FFFFFF"/>
        </w:rPr>
        <w:t>汪然</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ActiveMQ</w:t>
      </w:r>
      <w:r>
        <w:rPr>
          <w:rFonts w:ascii="Arial" w:hAnsi="Arial" w:cs="Arial"/>
          <w:color w:val="000000"/>
          <w:sz w:val="20"/>
          <w:szCs w:val="20"/>
          <w:shd w:val="clear" w:color="auto" w:fill="FFFFFF"/>
        </w:rPr>
        <w:t>的消息中间件的设计与实现</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西安电子科技大学</w:t>
      </w:r>
      <w:r>
        <w:rPr>
          <w:rFonts w:ascii="Arial" w:hAnsi="Arial" w:cs="Arial"/>
          <w:color w:val="000000"/>
          <w:sz w:val="20"/>
          <w:szCs w:val="20"/>
          <w:shd w:val="clear" w:color="auto" w:fill="FFFFFF"/>
        </w:rPr>
        <w:t>, 2013.</w:t>
      </w:r>
    </w:p>
  </w:comment>
  <w:comment w:id="202" w:author="瞿龙俊" w:date="2017-02-09T19:50:00Z" w:initials="Qulongjun">
    <w:p w14:paraId="5391325C" w14:textId="4E169C98" w:rsidR="006D032C" w:rsidRDefault="006D032C">
      <w:pPr>
        <w:pStyle w:val="af"/>
        <w:ind w:firstLine="420"/>
      </w:pPr>
      <w:r>
        <w:rPr>
          <w:rStyle w:val="af1"/>
        </w:rPr>
        <w:annotationRef/>
      </w:r>
      <w:r w:rsidRPr="00FE0682">
        <w:t>Videla A, Videla A. RabbitMQ in Action[M]. Manning Publications, 2012.</w:t>
      </w:r>
    </w:p>
  </w:comment>
  <w:comment w:id="207" w:author="瞿龙俊" w:date="2017-02-09T20:17:00Z" w:initials="Qulongjun">
    <w:p w14:paraId="7E3A3077" w14:textId="6BA1CA18" w:rsidR="006D032C" w:rsidRDefault="006D032C">
      <w:pPr>
        <w:pStyle w:val="af"/>
        <w:ind w:firstLine="420"/>
      </w:pPr>
      <w:r>
        <w:rPr>
          <w:rStyle w:val="af1"/>
        </w:rPr>
        <w:annotationRef/>
      </w:r>
      <w:r>
        <w:rPr>
          <w:rFonts w:ascii="Arial" w:hAnsi="Arial" w:cs="Arial"/>
          <w:color w:val="000000"/>
          <w:sz w:val="20"/>
          <w:szCs w:val="20"/>
          <w:shd w:val="clear" w:color="auto" w:fill="FFFFFF"/>
        </w:rPr>
        <w:t>Melnik S, Gubarev A, Long J J, et al. Dremel: Interactive Analysis of Web-Scale Datasets[J]. Communications of the Acm, 2010, 3(12):114-123.</w:t>
      </w:r>
    </w:p>
  </w:comment>
  <w:comment w:id="208" w:author="瞿龙俊" w:date="2017-02-09T20:19:00Z" w:initials="Qulongjun">
    <w:p w14:paraId="46485E0A" w14:textId="17FEF1B7" w:rsidR="006D032C" w:rsidRDefault="006D032C">
      <w:pPr>
        <w:pStyle w:val="af"/>
        <w:ind w:firstLine="420"/>
      </w:pPr>
      <w:r>
        <w:rPr>
          <w:rStyle w:val="af1"/>
        </w:rPr>
        <w:annotationRef/>
      </w:r>
      <w:r>
        <w:rPr>
          <w:rFonts w:ascii="Arial" w:hAnsi="Arial" w:cs="Arial"/>
          <w:color w:val="000000"/>
          <w:sz w:val="20"/>
          <w:szCs w:val="20"/>
          <w:shd w:val="clear" w:color="auto" w:fill="FFFFFF"/>
        </w:rPr>
        <w:t>Vashishtha H, Stroulia E. Enhancing Query Support in HBase via an Extended Coprocessors Framework[M]// Towards a Service-Based Internet. DBLP, 2011:75-87.</w:t>
      </w:r>
    </w:p>
  </w:comment>
  <w:comment w:id="209" w:author="瞿龙俊" w:date="2017-02-09T20:25:00Z" w:initials="Qulongjun">
    <w:p w14:paraId="26A6C471" w14:textId="511FDC9B" w:rsidR="006D032C" w:rsidRDefault="006D032C">
      <w:pPr>
        <w:pStyle w:val="af"/>
        <w:ind w:firstLine="420"/>
      </w:pPr>
      <w:r>
        <w:rPr>
          <w:rStyle w:val="af1"/>
        </w:rPr>
        <w:annotationRef/>
      </w:r>
      <w:r w:rsidRPr="005E1DCB">
        <w:t>http://phoenix.apache.org/</w:t>
      </w:r>
    </w:p>
  </w:comment>
  <w:comment w:id="213" w:author="瞿龙俊" w:date="2017-02-09T20:32:00Z" w:initials="Qulongjun">
    <w:p w14:paraId="01FACC58" w14:textId="4952393F" w:rsidR="006D032C" w:rsidRDefault="006D032C">
      <w:pPr>
        <w:pStyle w:val="af"/>
        <w:ind w:firstLine="420"/>
      </w:pPr>
      <w:r>
        <w:rPr>
          <w:rStyle w:val="af1"/>
        </w:rPr>
        <w:annotationRef/>
      </w:r>
      <w:r w:rsidRPr="00251CC0">
        <w:t>Clustering redis to maximize uptime and scale[EB/OL]. https://blog.recurly.com/2014/05/clustering-redis-maximize-uptime-scale.</w:t>
      </w:r>
    </w:p>
  </w:comment>
  <w:comment w:id="223" w:author="李星毅" w:date="2017-02-22T09:00:00Z" w:initials="lixingyi">
    <w:p w14:paraId="50667957" w14:textId="4581847F" w:rsidR="002742A2" w:rsidRDefault="002742A2">
      <w:pPr>
        <w:pStyle w:val="af"/>
        <w:ind w:firstLine="420"/>
        <w:rPr>
          <w:rFonts w:hint="eastAsia"/>
        </w:rPr>
      </w:pPr>
      <w:r>
        <w:rPr>
          <w:rStyle w:val="af1"/>
        </w:rPr>
        <w:annotationRef/>
      </w:r>
      <w:r>
        <w:rPr>
          <w:rFonts w:hint="eastAsia"/>
        </w:rPr>
        <w:t>考虑</w:t>
      </w:r>
      <w:r>
        <w:t>使用</w:t>
      </w:r>
      <w:r>
        <w:t>“</w:t>
      </w:r>
      <w:r>
        <w:rPr>
          <w:rFonts w:hint="eastAsia"/>
        </w:rPr>
        <w:t>实验</w:t>
      </w:r>
      <w:r>
        <w:t>”</w:t>
      </w:r>
      <w:r>
        <w:rPr>
          <w:rFonts w:hint="eastAsia"/>
        </w:rPr>
        <w:t>还是</w:t>
      </w:r>
      <w:r>
        <w:t>“</w:t>
      </w:r>
      <w:r>
        <w:rPr>
          <w:rFonts w:hint="eastAsia"/>
        </w:rPr>
        <w:t>系统</w:t>
      </w:r>
      <w:r>
        <w:t>测试</w:t>
      </w:r>
      <w:r>
        <w:t>”</w:t>
      </w:r>
    </w:p>
  </w:comment>
  <w:comment w:id="228" w:author="瞿龙俊" w:date="2017-02-09T21:07:00Z" w:initials="Qulongjun">
    <w:p w14:paraId="6883F3EF" w14:textId="188FA639" w:rsidR="006D032C" w:rsidRDefault="006D032C">
      <w:pPr>
        <w:pStyle w:val="af"/>
        <w:ind w:firstLine="420"/>
      </w:pPr>
      <w:r>
        <w:rPr>
          <w:rStyle w:val="af1"/>
        </w:rPr>
        <w:annotationRef/>
      </w:r>
      <w:r w:rsidRPr="001E7073">
        <w:rPr>
          <w:rFonts w:hint="eastAsia"/>
        </w:rPr>
        <w:t>戴晓婧</w:t>
      </w:r>
      <w:r w:rsidRPr="001E7073">
        <w:rPr>
          <w:rFonts w:hint="eastAsia"/>
        </w:rPr>
        <w:t xml:space="preserve">, </w:t>
      </w:r>
      <w:r w:rsidRPr="001E7073">
        <w:rPr>
          <w:rFonts w:hint="eastAsia"/>
        </w:rPr>
        <w:t>张宁</w:t>
      </w:r>
      <w:r w:rsidRPr="001E7073">
        <w:rPr>
          <w:rFonts w:hint="eastAsia"/>
        </w:rPr>
        <w:t xml:space="preserve">. </w:t>
      </w:r>
      <w:r w:rsidRPr="001E7073">
        <w:rPr>
          <w:rFonts w:hint="eastAsia"/>
        </w:rPr>
        <w:t>基于</w:t>
      </w:r>
      <w:r w:rsidRPr="001E7073">
        <w:rPr>
          <w:rFonts w:hint="eastAsia"/>
        </w:rPr>
        <w:t>LoadRunner</w:t>
      </w:r>
      <w:r w:rsidRPr="001E7073">
        <w:rPr>
          <w:rFonts w:hint="eastAsia"/>
        </w:rPr>
        <w:t>的数据分析平台的性能测试及优化</w:t>
      </w:r>
      <w:r w:rsidRPr="001E7073">
        <w:rPr>
          <w:rFonts w:hint="eastAsia"/>
        </w:rPr>
        <w:t xml:space="preserve">[J]. </w:t>
      </w:r>
      <w:r w:rsidRPr="001E7073">
        <w:rPr>
          <w:rFonts w:hint="eastAsia"/>
        </w:rPr>
        <w:t>计算机技术与发展</w:t>
      </w:r>
      <w:r w:rsidRPr="001E7073">
        <w:rPr>
          <w:rFonts w:hint="eastAsia"/>
        </w:rPr>
        <w:t>, 2013, 23(7):202-206.</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76B18D" w15:done="0"/>
  <w15:commentEx w15:paraId="4C479B5B" w15:done="0"/>
  <w15:commentEx w15:paraId="04C46BC4" w15:done="0"/>
  <w15:commentEx w15:paraId="4C45D469" w15:done="0"/>
  <w15:commentEx w15:paraId="3B4A17D8" w15:done="0"/>
  <w15:commentEx w15:paraId="452C0D46" w15:done="0"/>
  <w15:commentEx w15:paraId="11286269" w15:done="0"/>
  <w15:commentEx w15:paraId="2F1DAC89" w15:done="0"/>
  <w15:commentEx w15:paraId="23CEAEBD" w15:done="0"/>
  <w15:commentEx w15:paraId="21DF1A27" w15:done="0"/>
  <w15:commentEx w15:paraId="3E012F7C" w15:done="0"/>
  <w15:commentEx w15:paraId="1F72F85F" w15:done="0"/>
  <w15:commentEx w15:paraId="5B313BD0" w15:done="0"/>
  <w15:commentEx w15:paraId="6137FCFB" w15:done="0"/>
  <w15:commentEx w15:paraId="7BC07D00" w15:done="0"/>
  <w15:commentEx w15:paraId="35EDB65D" w15:done="0"/>
  <w15:commentEx w15:paraId="5686C395" w15:done="0"/>
  <w15:commentEx w15:paraId="2F9B0937" w15:done="0"/>
  <w15:commentEx w15:paraId="436B4B18" w15:done="0"/>
  <w15:commentEx w15:paraId="4C1D4070" w15:done="0"/>
  <w15:commentEx w15:paraId="7FEB70FA" w15:done="0"/>
  <w15:commentEx w15:paraId="5B89B87C" w15:done="0"/>
  <w15:commentEx w15:paraId="2E5848FC" w15:done="0"/>
  <w15:commentEx w15:paraId="7865638D" w15:done="0"/>
  <w15:commentEx w15:paraId="3CBCAADC" w15:done="0"/>
  <w15:commentEx w15:paraId="0962E1FB" w15:done="0"/>
  <w15:commentEx w15:paraId="099A74DC" w15:done="0"/>
  <w15:commentEx w15:paraId="226DBD27" w15:done="0"/>
  <w15:commentEx w15:paraId="121E6174" w15:done="0"/>
  <w15:commentEx w15:paraId="3B15AEC4" w15:done="0"/>
  <w15:commentEx w15:paraId="443A3F81" w15:done="0"/>
  <w15:commentEx w15:paraId="0067EFB9" w15:done="0"/>
  <w15:commentEx w15:paraId="0715DCC9" w15:done="0"/>
  <w15:commentEx w15:paraId="3D5D60EE" w15:done="0"/>
  <w15:commentEx w15:paraId="5D41AC28" w15:done="0"/>
  <w15:commentEx w15:paraId="35A09B87" w15:done="0"/>
  <w15:commentEx w15:paraId="4FA8206E" w15:done="0"/>
  <w15:commentEx w15:paraId="52D62BFA" w15:done="0"/>
  <w15:commentEx w15:paraId="72404F9C" w15:done="0"/>
  <w15:commentEx w15:paraId="57BDCF0D" w15:done="0"/>
  <w15:commentEx w15:paraId="2D131A4E" w15:done="0"/>
  <w15:commentEx w15:paraId="462616E0" w15:done="0"/>
  <w15:commentEx w15:paraId="1A13812D" w15:done="0"/>
  <w15:commentEx w15:paraId="53B7F906" w15:done="0"/>
  <w15:commentEx w15:paraId="62F030C6" w15:done="0"/>
  <w15:commentEx w15:paraId="6582A2CA" w15:done="0"/>
  <w15:commentEx w15:paraId="41361DCA" w15:done="0"/>
  <w15:commentEx w15:paraId="07C42765" w15:done="0"/>
  <w15:commentEx w15:paraId="35633C41" w15:done="0"/>
  <w15:commentEx w15:paraId="391AB2F6" w15:done="0"/>
  <w15:commentEx w15:paraId="7C761E54" w15:done="0"/>
  <w15:commentEx w15:paraId="6D1A43A0" w15:done="0"/>
  <w15:commentEx w15:paraId="495BF355" w15:done="0"/>
  <w15:commentEx w15:paraId="378DFA3B" w15:done="0"/>
  <w15:commentEx w15:paraId="4E0EE82D" w15:done="0"/>
  <w15:commentEx w15:paraId="5CB9246C" w15:done="0"/>
  <w15:commentEx w15:paraId="57EA7CFE" w15:done="0"/>
  <w15:commentEx w15:paraId="45105B6B" w15:done="0"/>
  <w15:commentEx w15:paraId="1500A4C0" w15:done="0"/>
  <w15:commentEx w15:paraId="2D38E467" w15:done="0"/>
  <w15:commentEx w15:paraId="05EF8BB2" w15:done="0"/>
  <w15:commentEx w15:paraId="23523559" w15:done="0"/>
  <w15:commentEx w15:paraId="12D6B557" w15:done="0"/>
  <w15:commentEx w15:paraId="70C9AEDA" w15:done="0"/>
  <w15:commentEx w15:paraId="3A3058F3" w15:done="0"/>
  <w15:commentEx w15:paraId="62026745" w15:done="0"/>
  <w15:commentEx w15:paraId="0AD94F11" w15:done="0"/>
  <w15:commentEx w15:paraId="408F7C53" w15:done="0"/>
  <w15:commentEx w15:paraId="5391325C" w15:done="0"/>
  <w15:commentEx w15:paraId="7E3A3077" w15:done="0"/>
  <w15:commentEx w15:paraId="46485E0A" w15:done="0"/>
  <w15:commentEx w15:paraId="26A6C471" w15:done="0"/>
  <w15:commentEx w15:paraId="01FACC58" w15:done="0"/>
  <w15:commentEx w15:paraId="50667957" w15:done="0"/>
  <w15:commentEx w15:paraId="6883F3E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7C074" w14:textId="77777777" w:rsidR="00B51235" w:rsidRDefault="00B51235"/>
  </w:endnote>
  <w:endnote w:type="continuationSeparator" w:id="0">
    <w:p w14:paraId="4FFC0BA3" w14:textId="77777777" w:rsidR="00B51235" w:rsidRDefault="00B51235">
      <w:r>
        <w:continuationSeparator/>
      </w:r>
    </w:p>
  </w:endnote>
  <w:endnote w:id="1">
    <w:p w14:paraId="4ABF0A0A" w14:textId="52F53CE9"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hint="eastAsia"/>
        </w:rPr>
        <w:t>李国杰</w:t>
      </w:r>
      <w:r w:rsidRPr="00475198">
        <w:rPr>
          <w:rFonts w:ascii="Times New Roman" w:eastAsia="宋体" w:hAnsi="Times New Roman" w:hint="eastAsia"/>
        </w:rPr>
        <w:t xml:space="preserve">, </w:t>
      </w:r>
      <w:r w:rsidRPr="00475198">
        <w:rPr>
          <w:rFonts w:ascii="Times New Roman" w:eastAsia="宋体" w:hAnsi="Times New Roman" w:hint="eastAsia"/>
        </w:rPr>
        <w:t>程学旗</w:t>
      </w:r>
      <w:r w:rsidRPr="00475198">
        <w:rPr>
          <w:rFonts w:ascii="Times New Roman" w:eastAsia="宋体" w:hAnsi="Times New Roman" w:hint="eastAsia"/>
        </w:rPr>
        <w:t xml:space="preserve">. </w:t>
      </w:r>
      <w:r w:rsidRPr="00475198">
        <w:rPr>
          <w:rFonts w:ascii="Times New Roman" w:eastAsia="宋体" w:hAnsi="Times New Roman" w:hint="eastAsia"/>
        </w:rPr>
        <w:t>大数据研究</w:t>
      </w:r>
      <w:r w:rsidRPr="00475198">
        <w:rPr>
          <w:rFonts w:ascii="Times New Roman" w:eastAsia="宋体" w:hAnsi="Times New Roman" w:hint="eastAsia"/>
        </w:rPr>
        <w:t>:</w:t>
      </w:r>
      <w:r w:rsidRPr="00475198">
        <w:rPr>
          <w:rFonts w:ascii="Times New Roman" w:eastAsia="宋体" w:hAnsi="Times New Roman" w:hint="eastAsia"/>
        </w:rPr>
        <w:t>未来科技及经济社会发展的重大战略领域——</w:t>
      </w:r>
      <w:r>
        <w:rPr>
          <w:rFonts w:ascii="Times New Roman" w:eastAsia="宋体" w:hAnsi="Times New Roman" w:hint="eastAsia"/>
        </w:rPr>
        <w:t>[</w:t>
      </w:r>
      <w:r w:rsidRPr="00475198">
        <w:rPr>
          <w:rFonts w:ascii="Times New Roman" w:eastAsia="宋体" w:hAnsi="Times New Roman" w:hint="eastAsia"/>
        </w:rPr>
        <w:t>大数据的研究现状与科学思考</w:t>
      </w:r>
      <w:r w:rsidRPr="00475198">
        <w:rPr>
          <w:rFonts w:ascii="Times New Roman" w:eastAsia="宋体" w:hAnsi="Times New Roman" w:hint="eastAsia"/>
        </w:rPr>
        <w:t xml:space="preserve">[J]. </w:t>
      </w:r>
      <w:r w:rsidRPr="00475198">
        <w:rPr>
          <w:rFonts w:ascii="Times New Roman" w:eastAsia="宋体" w:hAnsi="Times New Roman" w:hint="eastAsia"/>
        </w:rPr>
        <w:t>中国科学院院刊</w:t>
      </w:r>
      <w:r w:rsidRPr="00475198">
        <w:rPr>
          <w:rFonts w:ascii="Times New Roman" w:eastAsia="宋体" w:hAnsi="Times New Roman" w:hint="eastAsia"/>
        </w:rPr>
        <w:t>, 2012, 27(6):5-15.</w:t>
      </w:r>
    </w:p>
  </w:endnote>
  <w:endnote w:id="2">
    <w:p w14:paraId="1D8FDCB3" w14:textId="4C7A5CB0"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hint="eastAsia"/>
        </w:rPr>
        <w:t>王珊</w:t>
      </w:r>
      <w:r w:rsidRPr="00475198">
        <w:rPr>
          <w:rFonts w:ascii="Times New Roman" w:eastAsia="宋体" w:hAnsi="Times New Roman" w:hint="eastAsia"/>
        </w:rPr>
        <w:t xml:space="preserve">, </w:t>
      </w:r>
      <w:r w:rsidRPr="00475198">
        <w:rPr>
          <w:rFonts w:ascii="Times New Roman" w:eastAsia="宋体" w:hAnsi="Times New Roman" w:hint="eastAsia"/>
        </w:rPr>
        <w:t>王会举</w:t>
      </w:r>
      <w:r w:rsidRPr="00475198">
        <w:rPr>
          <w:rFonts w:ascii="Times New Roman" w:eastAsia="宋体" w:hAnsi="Times New Roman" w:hint="eastAsia"/>
        </w:rPr>
        <w:t xml:space="preserve">, </w:t>
      </w:r>
      <w:r w:rsidRPr="00475198">
        <w:rPr>
          <w:rFonts w:ascii="Times New Roman" w:eastAsia="宋体" w:hAnsi="Times New Roman" w:hint="eastAsia"/>
        </w:rPr>
        <w:t>覃雄派</w:t>
      </w:r>
      <w:r w:rsidRPr="00475198">
        <w:rPr>
          <w:rFonts w:ascii="Times New Roman" w:eastAsia="宋体" w:hAnsi="Times New Roman" w:hint="eastAsia"/>
        </w:rPr>
        <w:t>,</w:t>
      </w:r>
      <w:r w:rsidRPr="00475198">
        <w:rPr>
          <w:rFonts w:ascii="Times New Roman" w:eastAsia="宋体" w:hAnsi="Times New Roman" w:hint="eastAsia"/>
        </w:rPr>
        <w:t>等</w:t>
      </w:r>
      <w:r w:rsidRPr="00475198">
        <w:rPr>
          <w:rFonts w:ascii="Times New Roman" w:eastAsia="宋体" w:hAnsi="Times New Roman" w:hint="eastAsia"/>
        </w:rPr>
        <w:t xml:space="preserve">. </w:t>
      </w:r>
      <w:r w:rsidRPr="00475198">
        <w:rPr>
          <w:rFonts w:ascii="Times New Roman" w:eastAsia="宋体" w:hAnsi="Times New Roman" w:hint="eastAsia"/>
        </w:rPr>
        <w:t>架构大数据</w:t>
      </w:r>
      <w:r w:rsidRPr="00475198">
        <w:rPr>
          <w:rFonts w:ascii="Times New Roman" w:eastAsia="宋体" w:hAnsi="Times New Roman" w:hint="eastAsia"/>
        </w:rPr>
        <w:t>:</w:t>
      </w:r>
      <w:r w:rsidRPr="00475198">
        <w:rPr>
          <w:rFonts w:ascii="Times New Roman" w:eastAsia="宋体" w:hAnsi="Times New Roman" w:hint="eastAsia"/>
        </w:rPr>
        <w:t>挑战、现状与展望</w:t>
      </w:r>
      <w:r w:rsidRPr="00475198">
        <w:rPr>
          <w:rFonts w:ascii="Times New Roman" w:eastAsia="宋体" w:hAnsi="Times New Roman" w:hint="eastAsia"/>
        </w:rPr>
        <w:t xml:space="preserve">[J]. </w:t>
      </w:r>
      <w:r w:rsidRPr="00475198">
        <w:rPr>
          <w:rFonts w:ascii="Times New Roman" w:eastAsia="宋体" w:hAnsi="Times New Roman" w:hint="eastAsia"/>
        </w:rPr>
        <w:t>计算机学报</w:t>
      </w:r>
      <w:r w:rsidRPr="00475198">
        <w:rPr>
          <w:rFonts w:ascii="Times New Roman" w:eastAsia="宋体" w:hAnsi="Times New Roman" w:hint="eastAsia"/>
        </w:rPr>
        <w:t>, 2011, 34(10):1741-1752.</w:t>
      </w:r>
    </w:p>
  </w:endnote>
  <w:endnote w:id="3">
    <w:p w14:paraId="512A87C5" w14:textId="37AE67CF"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George L. HBase : The Definitive Guide[J]. Andre, 2011, 12(1):1 - 4.</w:t>
      </w:r>
    </w:p>
  </w:endnote>
  <w:endnote w:id="4">
    <w:p w14:paraId="6635D4EC" w14:textId="62E8A1C1"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Chang F, Dean J, Ghemawat S, et al. Bigtable:A Distributed Storage System for Structured Data[J]. Acm Transactions on Computer Systems, 2008, 26(2):1-26.</w:t>
      </w:r>
    </w:p>
  </w:endnote>
  <w:endnote w:id="5">
    <w:p w14:paraId="0300CD9F" w14:textId="29C04A74" w:rsidR="006D032C" w:rsidRPr="00F336AE" w:rsidRDefault="006D032C" w:rsidP="00443431">
      <w:pPr>
        <w:pStyle w:val="afc"/>
        <w:spacing w:line="360" w:lineRule="auto"/>
      </w:pPr>
      <w:r>
        <w:rPr>
          <w:rFonts w:ascii="Times New Roman" w:eastAsia="宋体" w:hAnsi="Times New Roman"/>
        </w:rPr>
        <w:t>[</w:t>
      </w:r>
      <w:r w:rsidRPr="00106400">
        <w:rPr>
          <w:rStyle w:val="afe"/>
          <w:rFonts w:ascii="Times New Roman" w:eastAsia="宋体" w:hAnsi="Times New Roman"/>
          <w:vertAlign w:val="baseline"/>
        </w:rPr>
        <w:endnoteRef/>
      </w:r>
      <w:r>
        <w:rPr>
          <w:rStyle w:val="afe"/>
          <w:rFonts w:ascii="Times New Roman" w:eastAsia="宋体" w:hAnsi="Times New Roman"/>
          <w:vertAlign w:val="baseline"/>
        </w:rPr>
        <w:t>]</w:t>
      </w:r>
      <w:r w:rsidRPr="00106400">
        <w:rPr>
          <w:rStyle w:val="afe"/>
          <w:rFonts w:ascii="Times New Roman" w:eastAsia="宋体" w:hAnsi="Times New Roman" w:hint="eastAsia"/>
          <w:vertAlign w:val="baseline"/>
        </w:rPr>
        <w:t>史新宏</w:t>
      </w:r>
      <w:r w:rsidRPr="00106400">
        <w:rPr>
          <w:rStyle w:val="afe"/>
          <w:rFonts w:ascii="Times New Roman" w:eastAsia="宋体" w:hAnsi="Times New Roman" w:hint="eastAsia"/>
          <w:vertAlign w:val="baseline"/>
        </w:rPr>
        <w:t xml:space="preserve">, </w:t>
      </w:r>
      <w:r w:rsidRPr="00106400">
        <w:rPr>
          <w:rStyle w:val="afe"/>
          <w:rFonts w:ascii="Times New Roman" w:eastAsia="宋体" w:hAnsi="Times New Roman" w:hint="eastAsia"/>
          <w:vertAlign w:val="baseline"/>
        </w:rPr>
        <w:t>蔡伯根</w:t>
      </w:r>
      <w:r w:rsidRPr="00106400">
        <w:rPr>
          <w:rStyle w:val="afe"/>
          <w:rFonts w:ascii="Times New Roman" w:eastAsia="宋体" w:hAnsi="Times New Roman" w:hint="eastAsia"/>
          <w:vertAlign w:val="baseline"/>
        </w:rPr>
        <w:t xml:space="preserve">, </w:t>
      </w:r>
      <w:r w:rsidRPr="00106400">
        <w:rPr>
          <w:rStyle w:val="afe"/>
          <w:rFonts w:ascii="Times New Roman" w:eastAsia="宋体" w:hAnsi="Times New Roman" w:hint="eastAsia"/>
          <w:vertAlign w:val="baseline"/>
        </w:rPr>
        <w:t>穆建成</w:t>
      </w:r>
      <w:r w:rsidRPr="00106400">
        <w:rPr>
          <w:rStyle w:val="afe"/>
          <w:rFonts w:ascii="Times New Roman" w:eastAsia="宋体" w:hAnsi="Times New Roman" w:hint="eastAsia"/>
          <w:vertAlign w:val="baseline"/>
        </w:rPr>
        <w:t xml:space="preserve">. </w:t>
      </w:r>
      <w:r w:rsidRPr="00106400">
        <w:rPr>
          <w:rStyle w:val="afe"/>
          <w:rFonts w:ascii="Times New Roman" w:eastAsia="宋体" w:hAnsi="Times New Roman" w:hint="eastAsia"/>
          <w:vertAlign w:val="baseline"/>
        </w:rPr>
        <w:t>智能交通系统的发展</w:t>
      </w:r>
      <w:r w:rsidRPr="00106400">
        <w:rPr>
          <w:rStyle w:val="afe"/>
          <w:rFonts w:ascii="Times New Roman" w:eastAsia="宋体" w:hAnsi="Times New Roman" w:hint="eastAsia"/>
          <w:vertAlign w:val="baseline"/>
        </w:rPr>
        <w:t xml:space="preserve">[J]. </w:t>
      </w:r>
      <w:r w:rsidRPr="00106400">
        <w:rPr>
          <w:rStyle w:val="afe"/>
          <w:rFonts w:ascii="Times New Roman" w:eastAsia="宋体" w:hAnsi="Times New Roman" w:hint="eastAsia"/>
          <w:vertAlign w:val="baseline"/>
        </w:rPr>
        <w:t>北京交通大学学报</w:t>
      </w:r>
      <w:r w:rsidRPr="00106400">
        <w:rPr>
          <w:rStyle w:val="afe"/>
          <w:rFonts w:ascii="Times New Roman" w:eastAsia="宋体" w:hAnsi="Times New Roman" w:hint="eastAsia"/>
          <w:vertAlign w:val="baseline"/>
        </w:rPr>
        <w:t>, 2002, 26(1):29-34.</w:t>
      </w:r>
    </w:p>
  </w:endnote>
  <w:endnote w:id="6">
    <w:p w14:paraId="62B9F28D" w14:textId="3080A7E6"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hint="eastAsia"/>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hint="eastAsia"/>
        </w:rPr>
        <w:t>蔡翠</w:t>
      </w:r>
      <w:r w:rsidRPr="00475198">
        <w:rPr>
          <w:rFonts w:ascii="Times New Roman" w:eastAsia="宋体" w:hAnsi="Times New Roman" w:hint="eastAsia"/>
        </w:rPr>
        <w:t xml:space="preserve">. </w:t>
      </w:r>
      <w:r w:rsidRPr="00475198">
        <w:rPr>
          <w:rFonts w:ascii="Times New Roman" w:eastAsia="宋体" w:hAnsi="Times New Roman" w:hint="eastAsia"/>
        </w:rPr>
        <w:t>我国智慧交通发展的现状分析与建议</w:t>
      </w:r>
      <w:r w:rsidRPr="00475198">
        <w:rPr>
          <w:rFonts w:ascii="Times New Roman" w:eastAsia="宋体" w:hAnsi="Times New Roman" w:hint="eastAsia"/>
        </w:rPr>
        <w:t xml:space="preserve">[J]. </w:t>
      </w:r>
      <w:r w:rsidRPr="00475198">
        <w:rPr>
          <w:rFonts w:ascii="Times New Roman" w:eastAsia="宋体" w:hAnsi="Times New Roman" w:hint="eastAsia"/>
        </w:rPr>
        <w:t>公路交通科技</w:t>
      </w:r>
      <w:r w:rsidRPr="00475198">
        <w:rPr>
          <w:rFonts w:ascii="Times New Roman" w:eastAsia="宋体" w:hAnsi="Times New Roman" w:hint="eastAsia"/>
        </w:rPr>
        <w:t>:</w:t>
      </w:r>
      <w:r w:rsidRPr="00475198">
        <w:rPr>
          <w:rFonts w:ascii="Times New Roman" w:eastAsia="宋体" w:hAnsi="Times New Roman" w:hint="eastAsia"/>
        </w:rPr>
        <w:t>应用技术版</w:t>
      </w:r>
      <w:r w:rsidRPr="00475198">
        <w:rPr>
          <w:rFonts w:ascii="Times New Roman" w:eastAsia="宋体" w:hAnsi="Times New Roman" w:hint="eastAsia"/>
        </w:rPr>
        <w:t>, 2013(6):230-233.</w:t>
      </w:r>
    </w:p>
  </w:endnote>
  <w:endnote w:id="7">
    <w:p w14:paraId="6229247D" w14:textId="3AFA544B"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hint="eastAsia"/>
        </w:rPr>
        <w:t>MySQL</w:t>
      </w:r>
      <w:r>
        <w:rPr>
          <w:rFonts w:ascii="Times New Roman" w:eastAsia="宋体" w:hAnsi="Times New Roman"/>
        </w:rPr>
        <w:t xml:space="preserve"> Database</w:t>
      </w:r>
      <w:r w:rsidRPr="00475198">
        <w:rPr>
          <w:rFonts w:ascii="Times New Roman" w:eastAsia="宋体" w:hAnsi="Times New Roman"/>
        </w:rPr>
        <w:t>[EB/OL]. https://www.mysql.com/</w:t>
      </w:r>
    </w:p>
  </w:endnote>
  <w:endnote w:id="8">
    <w:p w14:paraId="712B9AB3" w14:textId="7C2C1934"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hint="eastAsia"/>
        </w:rPr>
        <w:t>Oracle</w:t>
      </w:r>
      <w:r>
        <w:rPr>
          <w:rFonts w:ascii="Times New Roman" w:eastAsia="宋体" w:hAnsi="Times New Roman"/>
        </w:rPr>
        <w:t xml:space="preserve"> Database</w:t>
      </w:r>
      <w:r w:rsidRPr="00475198">
        <w:rPr>
          <w:rFonts w:ascii="Times New Roman" w:eastAsia="宋体" w:hAnsi="Times New Roman"/>
        </w:rPr>
        <w:t>[EB/OL]. http://www.oracle.com/</w:t>
      </w:r>
    </w:p>
  </w:endnote>
  <w:endnote w:id="9">
    <w:p w14:paraId="6C6BBB51" w14:textId="2F1A57AA"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hint="eastAsia"/>
        </w:rPr>
        <w:t>DB2</w:t>
      </w:r>
      <w:r>
        <w:rPr>
          <w:rFonts w:ascii="Times New Roman" w:eastAsia="宋体" w:hAnsi="Times New Roman"/>
        </w:rPr>
        <w:t xml:space="preserve"> Database</w:t>
      </w:r>
      <w:r w:rsidRPr="00475198">
        <w:rPr>
          <w:rFonts w:ascii="Times New Roman" w:eastAsia="宋体" w:hAnsi="Times New Roman" w:hint="eastAsia"/>
        </w:rPr>
        <w:t>[</w:t>
      </w:r>
      <w:r w:rsidRPr="00475198">
        <w:rPr>
          <w:rFonts w:ascii="Times New Roman" w:eastAsia="宋体" w:hAnsi="Times New Roman"/>
        </w:rPr>
        <w:t>EB/OL</w:t>
      </w:r>
      <w:r w:rsidRPr="00475198">
        <w:rPr>
          <w:rFonts w:ascii="Times New Roman" w:eastAsia="宋体" w:hAnsi="Times New Roman" w:hint="eastAsia"/>
        </w:rPr>
        <w:t>]</w:t>
      </w:r>
      <w:r w:rsidRPr="00475198">
        <w:rPr>
          <w:rFonts w:ascii="Times New Roman" w:eastAsia="宋体" w:hAnsi="Times New Roman"/>
        </w:rPr>
        <w:t>. http://www.ibm.com/analytics/us/en/technology/db2/</w:t>
      </w:r>
    </w:p>
  </w:endnote>
  <w:endnote w:id="10">
    <w:p w14:paraId="3B7536D1" w14:textId="573A8C34"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Altinel M, Luo Q, Krishnamurthy S, et al. DBCache:database caching for web application servers[C]// ACM SIGMOD International Conference on Management of Data, Madison, Wisconsin, June. DBLP, 2002:612.</w:t>
      </w:r>
    </w:p>
  </w:endnote>
  <w:endnote w:id="11">
    <w:p w14:paraId="163E1905" w14:textId="3773425F"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Anton J, Jacobs L, Liu X, et al. Web caching for database applications with Oracle Web Cache[C]// ACM SIGMOD International Conference on Management of Data, Madison, Wisconsin, June. DBLP, 2002:594-599.</w:t>
      </w:r>
    </w:p>
  </w:endnote>
  <w:endnote w:id="12">
    <w:p w14:paraId="334D250C" w14:textId="2DE56332"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Big Data[EB/OL]. Big data. 2011. http://en.wikipedia.org/wiki/Big_data.</w:t>
      </w:r>
    </w:p>
  </w:endnote>
  <w:endnote w:id="13">
    <w:p w14:paraId="4EA582F9" w14:textId="7FBBB1C4" w:rsidR="006D032C" w:rsidRPr="00475198" w:rsidRDefault="006D032C" w:rsidP="00443431">
      <w:pPr>
        <w:pStyle w:val="afc"/>
        <w:spacing w:line="360" w:lineRule="auto"/>
        <w:rPr>
          <w:rFonts w:ascii="Times New Roman" w:eastAsia="宋体" w:hAnsi="Times New Roman"/>
        </w:rPr>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Chen J, Chen Y, Xiaoyong D U, et al. Big data challenge: a data management perspective[J]. Frontiers of Computer Science, 2013, 7(2):157-164.</w:t>
      </w:r>
    </w:p>
  </w:endnote>
  <w:endnote w:id="14">
    <w:p w14:paraId="22A38404" w14:textId="08BE2CE3" w:rsidR="006D032C" w:rsidRDefault="006D032C" w:rsidP="00443431">
      <w:pPr>
        <w:pStyle w:val="afc"/>
        <w:spacing w:line="360" w:lineRule="auto"/>
      </w:pPr>
      <w:r>
        <w:rPr>
          <w:rFonts w:ascii="Times New Roman" w:eastAsia="宋体" w:hAnsi="Times New Roman"/>
        </w:rPr>
        <w:t>[</w:t>
      </w:r>
      <w:r w:rsidRPr="00475198">
        <w:rPr>
          <w:rStyle w:val="afe"/>
          <w:rFonts w:ascii="Times New Roman" w:eastAsia="宋体" w:hAnsi="Times New Roman"/>
          <w:vertAlign w:val="baseline"/>
        </w:rPr>
        <w:endnoteRef/>
      </w:r>
      <w:r>
        <w:rPr>
          <w:rFonts w:ascii="Times New Roman" w:eastAsia="宋体" w:hAnsi="Times New Roman"/>
        </w:rPr>
        <w:t>]</w:t>
      </w:r>
      <w:r w:rsidRPr="00475198">
        <w:rPr>
          <w:rFonts w:ascii="Times New Roman" w:eastAsia="宋体" w:hAnsi="Times New Roman"/>
        </w:rPr>
        <w:t>NoSQL Database[EB/OL]. http://nosql-database.org/.</w:t>
      </w:r>
    </w:p>
  </w:endnote>
  <w:endnote w:id="15">
    <w:p w14:paraId="15B14F3F" w14:textId="71408A49"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Decandia G, Hastorun D, Jampani M, et al. Dynamo: amazon's highly available key-value store[J]. Acm Sigops Operating Systems Review, 2007, 41(6):205-220.</w:t>
      </w:r>
    </w:p>
  </w:endnote>
  <w:endnote w:id="16">
    <w:p w14:paraId="5CA2E3E1" w14:textId="6B32F5C9"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Redis Database[EB/OL]. https://redis.io/.</w:t>
      </w:r>
    </w:p>
  </w:endnote>
  <w:endnote w:id="17">
    <w:p w14:paraId="0368B978" w14:textId="2254CA3B"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Lakshman A, Malik P. Cassandra:a decentralized structured storage system[J]. Acm Sigops Operating Systems Review, 2010, 44(2):35-40.</w:t>
      </w:r>
    </w:p>
  </w:endnote>
  <w:endnote w:id="18">
    <w:p w14:paraId="642F0BDE" w14:textId="466B2872"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Banker K. MongoDB in Action[M]. Manning Publications Co. 2011.</w:t>
      </w:r>
    </w:p>
  </w:endnote>
  <w:endnote w:id="19">
    <w:p w14:paraId="20314F9D" w14:textId="15A74985"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Anderson J C, Lehnardt J, Slater N. CouchDB: The Definitive Guide[J]. Andre, 2010, 215(1):págs. 76-80.</w:t>
      </w:r>
    </w:p>
  </w:endnote>
  <w:endnote w:id="20">
    <w:p w14:paraId="6259B2C5" w14:textId="71897046"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Vukotic A, Watt N, Abedrabbo T, et al. Neo4j in Action[C]// Manning Publications Co. 2014.</w:t>
      </w:r>
    </w:p>
  </w:endnote>
  <w:endnote w:id="21">
    <w:p w14:paraId="4138B156" w14:textId="2D51ADB9"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Hindex[EB/OL]. :https://github.com/Huawei-Hadoop/hindex.</w:t>
      </w:r>
    </w:p>
  </w:endnote>
  <w:endnote w:id="22">
    <w:p w14:paraId="27E8F743" w14:textId="1ADA2DB7"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HBase-Indexer[EB/OL]. https://github.com/NGDATA/hbase-indexer.</w:t>
      </w:r>
    </w:p>
  </w:endnote>
  <w:endnote w:id="23">
    <w:p w14:paraId="22CE80E9" w14:textId="4D28ABB5"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Sfakianakis G, Patlakas I, Ntarmos N, et al. Interval indexing and querying on key-value cloud stores[C]//Data Engineering (ICDE), 2013 IEEE 29th International Conference on. IEEE, 2013: 805-816.</w:t>
      </w:r>
    </w:p>
  </w:endnote>
  <w:endnote w:id="24">
    <w:p w14:paraId="413226CD" w14:textId="2516C7F8"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Grainger T, Potter T. Solr in Action[M]. Manning Publications Co. 2014.</w:t>
      </w:r>
    </w:p>
  </w:endnote>
  <w:endnote w:id="25">
    <w:p w14:paraId="57054AB1" w14:textId="06B8C71D"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Bentley J L. Solutions to Klee’s rectangle problems[R]. Technical report, Carnegie-Mellon Univ., Pittsburgh, PA, 1977.</w:t>
      </w:r>
    </w:p>
  </w:endnote>
  <w:endnote w:id="26">
    <w:p w14:paraId="0F25F5E7" w14:textId="7CC3BA99"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Borthakur D. HDFS architecture guide[J]. Hadoop Apache Project, 2008, 53.</w:t>
      </w:r>
    </w:p>
  </w:endnote>
  <w:endnote w:id="27">
    <w:p w14:paraId="17D3CF43" w14:textId="326D65B0"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He B, Fang W, Luo Q, et al. Mars: a MapReduce framework on graphics processors[C]//Proceedings of the 17th international conference on Parallel architectures and compilation techniques. ACM, 2008: 260-269.</w:t>
      </w:r>
    </w:p>
  </w:endnote>
  <w:endnote w:id="28">
    <w:p w14:paraId="00CFCEC2" w14:textId="5F3EF9EC"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Borthakur D. The hadoop distributed file system: Architecture and design[J]. Hadoop Project Website, 2007, 11(2007): 21.</w:t>
      </w:r>
    </w:p>
  </w:endnote>
  <w:endnote w:id="29">
    <w:p w14:paraId="6AA9548E" w14:textId="6E701249"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Fonts w:ascii="Times New Roman" w:eastAsia="宋体" w:hAnsi="Times New Roman"/>
        </w:rPr>
        <w:t>]</w:t>
      </w:r>
      <w:r w:rsidRPr="007913A2">
        <w:rPr>
          <w:rStyle w:val="afe"/>
          <w:rFonts w:ascii="Times New Roman" w:eastAsia="宋体" w:hAnsi="Times New Roman" w:hint="eastAsia"/>
          <w:vertAlign w:val="baseline"/>
        </w:rPr>
        <w:t>陆嘉恒</w:t>
      </w:r>
      <w:r w:rsidRPr="007913A2">
        <w:rPr>
          <w:rStyle w:val="afe"/>
          <w:rFonts w:ascii="Times New Roman" w:eastAsia="宋体" w:hAnsi="Times New Roman" w:hint="eastAsia"/>
          <w:vertAlign w:val="baseline"/>
        </w:rPr>
        <w:t xml:space="preserve">. Hadoop </w:t>
      </w:r>
      <w:r w:rsidRPr="007913A2">
        <w:rPr>
          <w:rStyle w:val="afe"/>
          <w:rFonts w:ascii="Times New Roman" w:eastAsia="宋体" w:hAnsi="Times New Roman" w:hint="eastAsia"/>
          <w:vertAlign w:val="baseline"/>
        </w:rPr>
        <w:t>实战</w:t>
      </w:r>
      <w:r w:rsidRPr="007913A2">
        <w:rPr>
          <w:rStyle w:val="afe"/>
          <w:rFonts w:ascii="Times New Roman" w:eastAsia="宋体" w:hAnsi="Times New Roman" w:hint="eastAsia"/>
          <w:vertAlign w:val="baseline"/>
        </w:rPr>
        <w:t xml:space="preserve">[M]. </w:t>
      </w:r>
      <w:r w:rsidRPr="007913A2">
        <w:rPr>
          <w:rStyle w:val="afe"/>
          <w:rFonts w:ascii="Times New Roman" w:eastAsia="宋体" w:hAnsi="Times New Roman" w:hint="eastAsia"/>
          <w:vertAlign w:val="baseline"/>
        </w:rPr>
        <w:t>机械工业出版社</w:t>
      </w:r>
      <w:r w:rsidRPr="007913A2">
        <w:rPr>
          <w:rStyle w:val="afe"/>
          <w:rFonts w:ascii="Times New Roman" w:eastAsia="宋体" w:hAnsi="Times New Roman" w:hint="eastAsia"/>
          <w:vertAlign w:val="baseline"/>
        </w:rPr>
        <w:t>, 2012.</w:t>
      </w:r>
    </w:p>
  </w:endnote>
  <w:endnote w:id="30">
    <w:p w14:paraId="0130B590" w14:textId="6CC220C5" w:rsidR="006D032C" w:rsidRPr="007913A2"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Dean J, Ghemawat S. MapReduce: simplified data processing on large clusters[J]. Communications of the ACM, 2008, 51(1): 107-113.</w:t>
      </w:r>
    </w:p>
  </w:endnote>
  <w:endnote w:id="31">
    <w:p w14:paraId="38D441EB" w14:textId="2929EA37" w:rsidR="006D032C" w:rsidRDefault="006D032C" w:rsidP="00443431">
      <w:pPr>
        <w:pStyle w:val="afc"/>
        <w:spacing w:line="360" w:lineRule="auto"/>
      </w:pPr>
      <w:r>
        <w:rPr>
          <w:rFonts w:ascii="Times New Roman" w:eastAsia="宋体" w:hAnsi="Times New Roman"/>
        </w:rPr>
        <w:t>[</w:t>
      </w:r>
      <w:r w:rsidRPr="007913A2">
        <w:rPr>
          <w:rStyle w:val="afe"/>
          <w:rFonts w:ascii="Times New Roman" w:eastAsia="宋体" w:hAnsi="Times New Roman"/>
          <w:vertAlign w:val="baseline"/>
        </w:rPr>
        <w:endnoteRef/>
      </w:r>
      <w:r>
        <w:rPr>
          <w:rStyle w:val="afe"/>
          <w:rFonts w:ascii="Times New Roman" w:eastAsia="宋体" w:hAnsi="Times New Roman"/>
          <w:vertAlign w:val="baseline"/>
        </w:rPr>
        <w:t>]</w:t>
      </w:r>
      <w:r w:rsidRPr="007913A2">
        <w:rPr>
          <w:rStyle w:val="afe"/>
          <w:rFonts w:ascii="Times New Roman" w:eastAsia="宋体" w:hAnsi="Times New Roman"/>
          <w:vertAlign w:val="baseline"/>
        </w:rPr>
        <w:t>Mmel R. Google's MapReduce programming model — Revisited[J]. Science of Computer Programming, 2008, 70(1):1-30.</w:t>
      </w:r>
    </w:p>
  </w:endnote>
  <w:endnote w:id="32">
    <w:p w14:paraId="5EAF0CC4" w14:textId="20103C3F" w:rsidR="006D032C" w:rsidRPr="00F0157F"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F0157F">
        <w:rPr>
          <w:rStyle w:val="afe"/>
          <w:rFonts w:ascii="Times New Roman" w:eastAsia="宋体" w:hAnsi="Times New Roman"/>
          <w:vertAlign w:val="baseline"/>
        </w:rPr>
        <w:endnoteRef/>
      </w:r>
      <w:r>
        <w:rPr>
          <w:rStyle w:val="afe"/>
          <w:rFonts w:ascii="Times New Roman" w:eastAsia="宋体" w:hAnsi="Times New Roman"/>
          <w:vertAlign w:val="baseline"/>
        </w:rPr>
        <w:t>]</w:t>
      </w:r>
      <w:r w:rsidRPr="00F0157F">
        <w:rPr>
          <w:rStyle w:val="afe"/>
          <w:rFonts w:ascii="Times New Roman" w:eastAsia="宋体" w:hAnsi="Times New Roman"/>
          <w:vertAlign w:val="baseline"/>
        </w:rPr>
        <w:t>Junqueira F, Reed B. ZooKeeper: Distributed Process Coordination[M]. O'Reilly Media, Inc. 2013.</w:t>
      </w:r>
    </w:p>
  </w:endnote>
  <w:endnote w:id="33">
    <w:p w14:paraId="5EF94D27" w14:textId="66B308F5" w:rsidR="006D032C" w:rsidRDefault="006D032C" w:rsidP="00443431">
      <w:pPr>
        <w:pStyle w:val="afc"/>
        <w:spacing w:line="360" w:lineRule="auto"/>
      </w:pPr>
      <w:r>
        <w:rPr>
          <w:rFonts w:ascii="Times New Roman" w:eastAsia="宋体" w:hAnsi="Times New Roman"/>
        </w:rPr>
        <w:t>[</w:t>
      </w:r>
      <w:r w:rsidRPr="00F0157F">
        <w:rPr>
          <w:rStyle w:val="afe"/>
          <w:rFonts w:ascii="Times New Roman" w:eastAsia="宋体" w:hAnsi="Times New Roman"/>
          <w:vertAlign w:val="baseline"/>
        </w:rPr>
        <w:endnoteRef/>
      </w:r>
      <w:r>
        <w:rPr>
          <w:rStyle w:val="afe"/>
          <w:rFonts w:ascii="Times New Roman" w:eastAsia="宋体" w:hAnsi="Times New Roman"/>
          <w:vertAlign w:val="baseline"/>
        </w:rPr>
        <w:t>]</w:t>
      </w:r>
      <w:r w:rsidRPr="00F0157F">
        <w:rPr>
          <w:rStyle w:val="afe"/>
          <w:rFonts w:ascii="Times New Roman" w:eastAsia="宋体" w:hAnsi="Times New Roman"/>
          <w:vertAlign w:val="baseline"/>
        </w:rPr>
        <w:t>O'Neil P, Cheng E, Gawlick D, et al. The log-structured merge-tree (LSM-tree)[J]. Acta Informatica, 1996, 33(4):351-385.</w:t>
      </w:r>
    </w:p>
  </w:endnote>
  <w:endnote w:id="34">
    <w:p w14:paraId="75534A23" w14:textId="7057F18A" w:rsidR="006D032C" w:rsidRDefault="006D032C" w:rsidP="00443431">
      <w:pPr>
        <w:pStyle w:val="afc"/>
        <w:spacing w:line="360" w:lineRule="auto"/>
      </w:pPr>
      <w:r>
        <w:rPr>
          <w:rFonts w:ascii="Times New Roman" w:eastAsia="宋体" w:hAnsi="Times New Roman"/>
        </w:rPr>
        <w:t>[</w:t>
      </w:r>
      <w:r w:rsidRPr="00CB0C9E">
        <w:rPr>
          <w:rStyle w:val="afe"/>
          <w:rFonts w:ascii="Times New Roman" w:eastAsia="宋体" w:hAnsi="Times New Roman"/>
          <w:vertAlign w:val="baseline"/>
        </w:rPr>
        <w:endnoteRef/>
      </w:r>
      <w:r>
        <w:rPr>
          <w:rStyle w:val="afe"/>
          <w:rFonts w:ascii="Times New Roman" w:eastAsia="宋体" w:hAnsi="Times New Roman"/>
          <w:vertAlign w:val="baseline"/>
        </w:rPr>
        <w:t>]</w:t>
      </w:r>
      <w:r w:rsidRPr="00CB0C9E">
        <w:rPr>
          <w:rStyle w:val="afe"/>
          <w:rFonts w:ascii="Times New Roman" w:eastAsia="宋体" w:hAnsi="Times New Roman"/>
          <w:vertAlign w:val="baseline"/>
        </w:rPr>
        <w:t>Howard J H, Stein C A. Data storage system and method employing a write-ahead hash log: US, US6629198[P]. 2003.</w:t>
      </w:r>
    </w:p>
  </w:endnote>
  <w:endnote w:id="35">
    <w:p w14:paraId="3D199984" w14:textId="5C625266" w:rsidR="006D032C" w:rsidRPr="00DC766E"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DC766E">
        <w:rPr>
          <w:rStyle w:val="afe"/>
          <w:rFonts w:ascii="Times New Roman" w:eastAsia="宋体" w:hAnsi="Times New Roman"/>
          <w:vertAlign w:val="baseline"/>
        </w:rPr>
        <w:endnoteRef/>
      </w:r>
      <w:r>
        <w:rPr>
          <w:rStyle w:val="afe"/>
          <w:rFonts w:ascii="Times New Roman" w:eastAsia="宋体" w:hAnsi="Times New Roman"/>
          <w:vertAlign w:val="baseline"/>
        </w:rPr>
        <w:t>]</w:t>
      </w:r>
      <w:r w:rsidRPr="00DC766E">
        <w:rPr>
          <w:rStyle w:val="afe"/>
          <w:rFonts w:ascii="Times New Roman" w:eastAsia="宋体" w:hAnsi="Times New Roman" w:hint="eastAsia"/>
          <w:vertAlign w:val="baseline"/>
        </w:rPr>
        <w:t>叶小飞</w:t>
      </w:r>
      <w:r w:rsidRPr="00DC766E">
        <w:rPr>
          <w:rStyle w:val="afe"/>
          <w:rFonts w:ascii="Times New Roman" w:eastAsia="宋体" w:hAnsi="Times New Roman" w:hint="eastAsia"/>
          <w:vertAlign w:val="baseline"/>
        </w:rPr>
        <w:t xml:space="preserve">. </w:t>
      </w:r>
      <w:r w:rsidRPr="00DC766E">
        <w:rPr>
          <w:rStyle w:val="afe"/>
          <w:rFonts w:ascii="Times New Roman" w:eastAsia="宋体" w:hAnsi="Times New Roman" w:hint="eastAsia"/>
          <w:vertAlign w:val="baseline"/>
        </w:rPr>
        <w:t>浅谈</w:t>
      </w:r>
      <w:r w:rsidRPr="00DC766E">
        <w:rPr>
          <w:rStyle w:val="afe"/>
          <w:rFonts w:ascii="Times New Roman" w:eastAsia="宋体" w:hAnsi="Times New Roman" w:hint="eastAsia"/>
          <w:vertAlign w:val="baseline"/>
        </w:rPr>
        <w:t>HBASE</w:t>
      </w:r>
      <w:r w:rsidRPr="00DC766E">
        <w:rPr>
          <w:rStyle w:val="afe"/>
          <w:rFonts w:ascii="Times New Roman" w:eastAsia="宋体" w:hAnsi="Times New Roman" w:hint="eastAsia"/>
          <w:vertAlign w:val="baseline"/>
        </w:rPr>
        <w:t>数据结构设计</w:t>
      </w:r>
      <w:r w:rsidRPr="00DC766E">
        <w:rPr>
          <w:rStyle w:val="afe"/>
          <w:rFonts w:ascii="Times New Roman" w:eastAsia="宋体" w:hAnsi="Times New Roman" w:hint="eastAsia"/>
          <w:vertAlign w:val="baseline"/>
        </w:rPr>
        <w:t xml:space="preserve">[J]. </w:t>
      </w:r>
      <w:r w:rsidRPr="00DC766E">
        <w:rPr>
          <w:rStyle w:val="afe"/>
          <w:rFonts w:ascii="Times New Roman" w:eastAsia="宋体" w:hAnsi="Times New Roman" w:hint="eastAsia"/>
          <w:vertAlign w:val="baseline"/>
        </w:rPr>
        <w:t>信息通信</w:t>
      </w:r>
      <w:r w:rsidRPr="00DC766E">
        <w:rPr>
          <w:rStyle w:val="afe"/>
          <w:rFonts w:ascii="Times New Roman" w:eastAsia="宋体" w:hAnsi="Times New Roman" w:hint="eastAsia"/>
          <w:vertAlign w:val="baseline"/>
        </w:rPr>
        <w:t>, 2016(11).</w:t>
      </w:r>
    </w:p>
  </w:endnote>
  <w:endnote w:id="36">
    <w:p w14:paraId="01336259" w14:textId="190A757F" w:rsidR="006D032C" w:rsidRPr="00DC766E"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DC766E">
        <w:rPr>
          <w:rStyle w:val="afe"/>
          <w:rFonts w:ascii="Times New Roman" w:eastAsia="宋体" w:hAnsi="Times New Roman"/>
          <w:vertAlign w:val="baseline"/>
        </w:rPr>
        <w:endnoteRef/>
      </w:r>
      <w:r>
        <w:rPr>
          <w:rStyle w:val="afe"/>
          <w:rFonts w:ascii="Times New Roman" w:eastAsia="宋体" w:hAnsi="Times New Roman"/>
          <w:vertAlign w:val="baseline"/>
        </w:rPr>
        <w:t>]</w:t>
      </w:r>
      <w:r w:rsidRPr="00DC766E">
        <w:rPr>
          <w:rStyle w:val="afe"/>
          <w:rFonts w:ascii="Times New Roman" w:eastAsia="宋体" w:hAnsi="Times New Roman" w:hint="eastAsia"/>
          <w:vertAlign w:val="baseline"/>
        </w:rPr>
        <w:t>杨艳</w:t>
      </w:r>
      <w:r w:rsidRPr="00DC766E">
        <w:rPr>
          <w:rStyle w:val="afe"/>
          <w:rFonts w:ascii="Times New Roman" w:eastAsia="宋体" w:hAnsi="Times New Roman" w:hint="eastAsia"/>
          <w:vertAlign w:val="baseline"/>
        </w:rPr>
        <w:t xml:space="preserve">, </w:t>
      </w:r>
      <w:r w:rsidRPr="00DC766E">
        <w:rPr>
          <w:rStyle w:val="afe"/>
          <w:rFonts w:ascii="Times New Roman" w:eastAsia="宋体" w:hAnsi="Times New Roman" w:hint="eastAsia"/>
          <w:vertAlign w:val="baseline"/>
        </w:rPr>
        <w:t>李炜</w:t>
      </w:r>
      <w:r w:rsidRPr="00DC766E">
        <w:rPr>
          <w:rStyle w:val="afe"/>
          <w:rFonts w:ascii="Times New Roman" w:eastAsia="宋体" w:hAnsi="Times New Roman" w:hint="eastAsia"/>
          <w:vertAlign w:val="baseline"/>
        </w:rPr>
        <w:t xml:space="preserve">, </w:t>
      </w:r>
      <w:r w:rsidRPr="00DC766E">
        <w:rPr>
          <w:rStyle w:val="afe"/>
          <w:rFonts w:ascii="Times New Roman" w:eastAsia="宋体" w:hAnsi="Times New Roman" w:hint="eastAsia"/>
          <w:vertAlign w:val="baseline"/>
        </w:rPr>
        <w:t>王纯</w:t>
      </w:r>
      <w:r w:rsidRPr="00DC766E">
        <w:rPr>
          <w:rStyle w:val="afe"/>
          <w:rFonts w:ascii="Times New Roman" w:eastAsia="宋体" w:hAnsi="Times New Roman" w:hint="eastAsia"/>
          <w:vertAlign w:val="baseline"/>
        </w:rPr>
        <w:t xml:space="preserve">. </w:t>
      </w:r>
      <w:r w:rsidRPr="00DC766E">
        <w:rPr>
          <w:rStyle w:val="afe"/>
          <w:rFonts w:ascii="Times New Roman" w:eastAsia="宋体" w:hAnsi="Times New Roman" w:hint="eastAsia"/>
          <w:vertAlign w:val="baseline"/>
        </w:rPr>
        <w:t>内存数据库在高速缓存方面的应用</w:t>
      </w:r>
      <w:r w:rsidRPr="00DC766E">
        <w:rPr>
          <w:rStyle w:val="afe"/>
          <w:rFonts w:ascii="Times New Roman" w:eastAsia="宋体" w:hAnsi="Times New Roman" w:hint="eastAsia"/>
          <w:vertAlign w:val="baseline"/>
        </w:rPr>
        <w:t xml:space="preserve">[J]. </w:t>
      </w:r>
      <w:r w:rsidRPr="00DC766E">
        <w:rPr>
          <w:rStyle w:val="afe"/>
          <w:rFonts w:ascii="Times New Roman" w:eastAsia="宋体" w:hAnsi="Times New Roman" w:hint="eastAsia"/>
          <w:vertAlign w:val="baseline"/>
        </w:rPr>
        <w:t>现代电信科技</w:t>
      </w:r>
      <w:r w:rsidRPr="00DC766E">
        <w:rPr>
          <w:rStyle w:val="afe"/>
          <w:rFonts w:ascii="Times New Roman" w:eastAsia="宋体" w:hAnsi="Times New Roman" w:hint="eastAsia"/>
          <w:vertAlign w:val="baseline"/>
        </w:rPr>
        <w:t>, 2011, 41(12):59-64.</w:t>
      </w:r>
    </w:p>
  </w:endnote>
  <w:endnote w:id="37">
    <w:p w14:paraId="487569FD" w14:textId="3C8535EE" w:rsidR="006D032C" w:rsidRPr="00DC766E"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DC766E">
        <w:rPr>
          <w:rStyle w:val="afe"/>
          <w:rFonts w:ascii="Times New Roman" w:eastAsia="宋体" w:hAnsi="Times New Roman"/>
          <w:vertAlign w:val="baseline"/>
        </w:rPr>
        <w:endnoteRef/>
      </w:r>
      <w:r>
        <w:rPr>
          <w:rStyle w:val="afe"/>
          <w:rFonts w:ascii="Times New Roman" w:eastAsia="宋体" w:hAnsi="Times New Roman"/>
          <w:vertAlign w:val="baseline"/>
        </w:rPr>
        <w:t>]</w:t>
      </w:r>
      <w:r w:rsidRPr="00DC766E">
        <w:rPr>
          <w:rStyle w:val="afe"/>
          <w:rFonts w:ascii="Times New Roman" w:eastAsia="宋体" w:hAnsi="Times New Roman"/>
          <w:vertAlign w:val="baseline"/>
        </w:rPr>
        <w:t>Carlson J L. Redis in Action[J]. Media.johnwiley.com.au, 2013.</w:t>
      </w:r>
    </w:p>
  </w:endnote>
  <w:endnote w:id="38">
    <w:p w14:paraId="74EF3BA6" w14:textId="7E537E02" w:rsidR="006D032C" w:rsidRPr="00DC766E"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DC766E">
        <w:rPr>
          <w:rStyle w:val="afe"/>
          <w:rFonts w:ascii="Times New Roman" w:eastAsia="宋体" w:hAnsi="Times New Roman"/>
          <w:vertAlign w:val="baseline"/>
        </w:rPr>
        <w:endnoteRef/>
      </w:r>
      <w:r>
        <w:rPr>
          <w:rStyle w:val="afe"/>
          <w:rFonts w:ascii="Times New Roman" w:eastAsia="宋体" w:hAnsi="Times New Roman"/>
          <w:vertAlign w:val="baseline"/>
        </w:rPr>
        <w:t>]</w:t>
      </w:r>
      <w:r w:rsidRPr="00DC766E">
        <w:rPr>
          <w:rStyle w:val="afe"/>
          <w:rFonts w:ascii="Times New Roman" w:eastAsia="宋体" w:hAnsi="Times New Roman" w:hint="eastAsia"/>
          <w:vertAlign w:val="baseline"/>
        </w:rPr>
        <w:t>李子骅</w:t>
      </w:r>
      <w:r w:rsidRPr="00DC766E">
        <w:rPr>
          <w:rStyle w:val="afe"/>
          <w:rFonts w:ascii="Times New Roman" w:eastAsia="宋体" w:hAnsi="Times New Roman" w:hint="eastAsia"/>
          <w:vertAlign w:val="baseline"/>
        </w:rPr>
        <w:t>. Redis</w:t>
      </w:r>
      <w:r w:rsidRPr="00DC766E">
        <w:rPr>
          <w:rStyle w:val="afe"/>
          <w:rFonts w:ascii="Times New Roman" w:eastAsia="宋体" w:hAnsi="Times New Roman" w:hint="eastAsia"/>
          <w:vertAlign w:val="baseline"/>
        </w:rPr>
        <w:t>入门指南</w:t>
      </w:r>
      <w:r w:rsidRPr="00DC766E">
        <w:rPr>
          <w:rStyle w:val="afe"/>
          <w:rFonts w:ascii="Times New Roman" w:eastAsia="宋体" w:hAnsi="Times New Roman" w:hint="eastAsia"/>
          <w:vertAlign w:val="baseline"/>
        </w:rPr>
        <w:t>.</w:t>
      </w:r>
      <w:r w:rsidRPr="00DC766E">
        <w:rPr>
          <w:rStyle w:val="afe"/>
          <w:rFonts w:ascii="Times New Roman" w:eastAsia="宋体" w:hAnsi="Times New Roman" w:hint="eastAsia"/>
          <w:vertAlign w:val="baseline"/>
        </w:rPr>
        <w:t>第</w:t>
      </w:r>
      <w:r w:rsidRPr="00DC766E">
        <w:rPr>
          <w:rStyle w:val="afe"/>
          <w:rFonts w:ascii="Times New Roman" w:eastAsia="宋体" w:hAnsi="Times New Roman" w:hint="eastAsia"/>
          <w:vertAlign w:val="baseline"/>
        </w:rPr>
        <w:t>2</w:t>
      </w:r>
      <w:r w:rsidRPr="00DC766E">
        <w:rPr>
          <w:rStyle w:val="afe"/>
          <w:rFonts w:ascii="Times New Roman" w:eastAsia="宋体" w:hAnsi="Times New Roman" w:hint="eastAsia"/>
          <w:vertAlign w:val="baseline"/>
        </w:rPr>
        <w:t>版</w:t>
      </w:r>
      <w:r w:rsidRPr="00DC766E">
        <w:rPr>
          <w:rStyle w:val="afe"/>
          <w:rFonts w:ascii="Times New Roman" w:eastAsia="宋体" w:hAnsi="Times New Roman" w:hint="eastAsia"/>
          <w:vertAlign w:val="baseline"/>
        </w:rPr>
        <w:t xml:space="preserve">[M]. </w:t>
      </w:r>
      <w:r w:rsidRPr="00DC766E">
        <w:rPr>
          <w:rStyle w:val="afe"/>
          <w:rFonts w:ascii="Times New Roman" w:eastAsia="宋体" w:hAnsi="Times New Roman" w:hint="eastAsia"/>
          <w:vertAlign w:val="baseline"/>
        </w:rPr>
        <w:t>人民邮电出版社</w:t>
      </w:r>
      <w:r w:rsidRPr="00DC766E">
        <w:rPr>
          <w:rStyle w:val="afe"/>
          <w:rFonts w:ascii="Times New Roman" w:eastAsia="宋体" w:hAnsi="Times New Roman" w:hint="eastAsia"/>
          <w:vertAlign w:val="baseline"/>
        </w:rPr>
        <w:t>, 2015.</w:t>
      </w:r>
    </w:p>
  </w:endnote>
  <w:endnote w:id="39">
    <w:p w14:paraId="4BD19093" w14:textId="76E9164F" w:rsidR="006D032C" w:rsidRPr="00DC766E"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DC766E">
        <w:rPr>
          <w:rStyle w:val="afe"/>
          <w:rFonts w:ascii="Times New Roman" w:eastAsia="宋体" w:hAnsi="Times New Roman"/>
          <w:vertAlign w:val="baseline"/>
        </w:rPr>
        <w:endnoteRef/>
      </w:r>
      <w:r>
        <w:rPr>
          <w:rStyle w:val="afe"/>
          <w:rFonts w:ascii="Times New Roman" w:eastAsia="宋体" w:hAnsi="Times New Roman"/>
          <w:vertAlign w:val="baseline"/>
        </w:rPr>
        <w:t>]</w:t>
      </w:r>
      <w:r w:rsidRPr="00DC766E">
        <w:rPr>
          <w:rStyle w:val="afe"/>
          <w:rFonts w:ascii="Times New Roman" w:eastAsia="宋体" w:hAnsi="Times New Roman" w:hint="eastAsia"/>
          <w:vertAlign w:val="baseline"/>
        </w:rPr>
        <w:t>数据字典</w:t>
      </w:r>
      <w:r w:rsidRPr="00DC766E">
        <w:rPr>
          <w:rStyle w:val="afe"/>
          <w:rFonts w:ascii="Times New Roman" w:eastAsia="宋体" w:hAnsi="Times New Roman" w:hint="eastAsia"/>
          <w:vertAlign w:val="baseline"/>
        </w:rPr>
        <w:t>[EB/OL]. http://baike.baidu.com/item/</w:t>
      </w:r>
      <w:r w:rsidRPr="00DC766E">
        <w:rPr>
          <w:rStyle w:val="afe"/>
          <w:rFonts w:ascii="Times New Roman" w:eastAsia="宋体" w:hAnsi="Times New Roman"/>
          <w:vertAlign w:val="baseline"/>
        </w:rPr>
        <w:t>数据字典</w:t>
      </w:r>
      <w:r w:rsidRPr="00DC766E">
        <w:rPr>
          <w:rStyle w:val="afe"/>
          <w:rFonts w:ascii="Times New Roman" w:eastAsia="宋体" w:hAnsi="Times New Roman" w:hint="eastAsia"/>
          <w:vertAlign w:val="baseline"/>
        </w:rPr>
        <w:t>.</w:t>
      </w:r>
    </w:p>
  </w:endnote>
  <w:endnote w:id="40">
    <w:p w14:paraId="34E42D6A" w14:textId="3BF2A794" w:rsidR="006D032C" w:rsidRDefault="006D032C" w:rsidP="00443431">
      <w:pPr>
        <w:pStyle w:val="afc"/>
        <w:spacing w:line="360" w:lineRule="auto"/>
      </w:pPr>
      <w:r>
        <w:rPr>
          <w:rFonts w:ascii="Times New Roman" w:eastAsia="宋体" w:hAnsi="Times New Roman"/>
        </w:rPr>
        <w:t>[</w:t>
      </w:r>
      <w:r w:rsidRPr="00DC766E">
        <w:rPr>
          <w:rStyle w:val="afe"/>
          <w:rFonts w:ascii="Times New Roman" w:eastAsia="宋体" w:hAnsi="Times New Roman"/>
          <w:vertAlign w:val="baseline"/>
        </w:rPr>
        <w:endnoteRef/>
      </w:r>
      <w:r>
        <w:rPr>
          <w:rStyle w:val="afe"/>
          <w:rFonts w:ascii="Times New Roman" w:eastAsia="宋体" w:hAnsi="Times New Roman"/>
          <w:vertAlign w:val="baseline"/>
        </w:rPr>
        <w:t>]</w:t>
      </w:r>
      <w:r w:rsidRPr="00DC766E">
        <w:rPr>
          <w:rStyle w:val="afe"/>
          <w:rFonts w:ascii="Times New Roman" w:eastAsia="宋体" w:hAnsi="Times New Roman"/>
          <w:vertAlign w:val="baseline"/>
        </w:rPr>
        <w:t>Ren Z, Cai X, Bai L, et al. Double-linked List Simulation of Insertion Sort Algorithm[J]. Computer Programming Skills &amp; Maintenance, 2010.</w:t>
      </w:r>
    </w:p>
  </w:endnote>
  <w:endnote w:id="41">
    <w:p w14:paraId="5E5040A0" w14:textId="105DA6BE" w:rsidR="006D032C" w:rsidRPr="007443A8"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443A8">
        <w:rPr>
          <w:rStyle w:val="afe"/>
          <w:rFonts w:ascii="Times New Roman" w:eastAsia="宋体" w:hAnsi="Times New Roman"/>
          <w:vertAlign w:val="baseline"/>
        </w:rPr>
        <w:endnoteRef/>
      </w:r>
      <w:r>
        <w:rPr>
          <w:rFonts w:ascii="Times New Roman" w:eastAsia="宋体" w:hAnsi="Times New Roman"/>
        </w:rPr>
        <w:t>]</w:t>
      </w:r>
      <w:r w:rsidRPr="007443A8">
        <w:rPr>
          <w:rStyle w:val="afe"/>
          <w:rFonts w:ascii="Times New Roman" w:eastAsia="宋体" w:hAnsi="Times New Roman" w:hint="eastAsia"/>
          <w:vertAlign w:val="baseline"/>
        </w:rPr>
        <w:t>符璨</w:t>
      </w:r>
      <w:r w:rsidRPr="007443A8">
        <w:rPr>
          <w:rStyle w:val="afe"/>
          <w:rFonts w:ascii="Times New Roman" w:eastAsia="宋体" w:hAnsi="Times New Roman" w:hint="eastAsia"/>
          <w:vertAlign w:val="baseline"/>
        </w:rPr>
        <w:t xml:space="preserve">. </w:t>
      </w:r>
      <w:r w:rsidRPr="007443A8">
        <w:rPr>
          <w:rStyle w:val="afe"/>
          <w:rFonts w:ascii="Times New Roman" w:eastAsia="宋体" w:hAnsi="Times New Roman" w:hint="eastAsia"/>
          <w:vertAlign w:val="baseline"/>
        </w:rPr>
        <w:t>一种基于</w:t>
      </w:r>
      <w:r w:rsidRPr="007443A8">
        <w:rPr>
          <w:rStyle w:val="afe"/>
          <w:rFonts w:ascii="Times New Roman" w:eastAsia="宋体" w:hAnsi="Times New Roman" w:hint="eastAsia"/>
          <w:vertAlign w:val="baseline"/>
        </w:rPr>
        <w:t>Redis</w:t>
      </w:r>
      <w:r w:rsidRPr="007443A8">
        <w:rPr>
          <w:rStyle w:val="afe"/>
          <w:rFonts w:ascii="Times New Roman" w:eastAsia="宋体" w:hAnsi="Times New Roman" w:hint="eastAsia"/>
          <w:vertAlign w:val="baseline"/>
        </w:rPr>
        <w:t>的轻量级消息中间件的设计与实现</w:t>
      </w:r>
      <w:r w:rsidRPr="007443A8">
        <w:rPr>
          <w:rStyle w:val="afe"/>
          <w:rFonts w:ascii="Times New Roman" w:eastAsia="宋体" w:hAnsi="Times New Roman" w:hint="eastAsia"/>
          <w:vertAlign w:val="baseline"/>
        </w:rPr>
        <w:t xml:space="preserve">[D]. </w:t>
      </w:r>
      <w:r w:rsidRPr="007443A8">
        <w:rPr>
          <w:rStyle w:val="afe"/>
          <w:rFonts w:ascii="Times New Roman" w:eastAsia="宋体" w:hAnsi="Times New Roman" w:hint="eastAsia"/>
          <w:vertAlign w:val="baseline"/>
        </w:rPr>
        <w:t>北京大学</w:t>
      </w:r>
      <w:r w:rsidRPr="007443A8">
        <w:rPr>
          <w:rStyle w:val="afe"/>
          <w:rFonts w:ascii="Times New Roman" w:eastAsia="宋体" w:hAnsi="Times New Roman" w:hint="eastAsia"/>
          <w:vertAlign w:val="baseline"/>
        </w:rPr>
        <w:t>, 2013.</w:t>
      </w:r>
    </w:p>
  </w:endnote>
  <w:endnote w:id="42">
    <w:p w14:paraId="050D9537" w14:textId="30B7A5BA" w:rsidR="006D032C" w:rsidRPr="007443A8"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443A8">
        <w:rPr>
          <w:rStyle w:val="afe"/>
          <w:rFonts w:ascii="Times New Roman" w:eastAsia="宋体" w:hAnsi="Times New Roman"/>
          <w:vertAlign w:val="baseline"/>
        </w:rPr>
        <w:endnoteRef/>
      </w:r>
      <w:r>
        <w:rPr>
          <w:rFonts w:ascii="Times New Roman" w:eastAsia="宋体" w:hAnsi="Times New Roman"/>
        </w:rPr>
        <w:t>]</w:t>
      </w:r>
      <w:r w:rsidRPr="007443A8">
        <w:rPr>
          <w:rStyle w:val="afe"/>
          <w:rFonts w:ascii="Times New Roman" w:eastAsia="宋体" w:hAnsi="Times New Roman" w:hint="eastAsia"/>
          <w:vertAlign w:val="baseline"/>
        </w:rPr>
        <w:t>潘国浩</w:t>
      </w:r>
      <w:r w:rsidRPr="007443A8">
        <w:rPr>
          <w:rStyle w:val="afe"/>
          <w:rFonts w:ascii="Times New Roman" w:eastAsia="宋体" w:hAnsi="Times New Roman" w:hint="eastAsia"/>
          <w:vertAlign w:val="baseline"/>
        </w:rPr>
        <w:t xml:space="preserve">. </w:t>
      </w:r>
      <w:r w:rsidRPr="007443A8">
        <w:rPr>
          <w:rStyle w:val="afe"/>
          <w:rFonts w:ascii="Times New Roman" w:eastAsia="宋体" w:hAnsi="Times New Roman" w:hint="eastAsia"/>
          <w:vertAlign w:val="baseline"/>
        </w:rPr>
        <w:t>一种新的内存数据库快速日志恢复技术</w:t>
      </w:r>
      <w:r w:rsidRPr="007443A8">
        <w:rPr>
          <w:rStyle w:val="afe"/>
          <w:rFonts w:ascii="Times New Roman" w:eastAsia="宋体" w:hAnsi="Times New Roman" w:hint="eastAsia"/>
          <w:vertAlign w:val="baseline"/>
        </w:rPr>
        <w:t xml:space="preserve">[J]. </w:t>
      </w:r>
      <w:r w:rsidRPr="007443A8">
        <w:rPr>
          <w:rStyle w:val="afe"/>
          <w:rFonts w:ascii="Times New Roman" w:eastAsia="宋体" w:hAnsi="Times New Roman" w:hint="eastAsia"/>
          <w:vertAlign w:val="baseline"/>
        </w:rPr>
        <w:t>计算机与信息技术</w:t>
      </w:r>
      <w:r w:rsidRPr="007443A8">
        <w:rPr>
          <w:rStyle w:val="afe"/>
          <w:rFonts w:ascii="Times New Roman" w:eastAsia="宋体" w:hAnsi="Times New Roman" w:hint="eastAsia"/>
          <w:vertAlign w:val="baseline"/>
        </w:rPr>
        <w:t>, 2007(5):83-85.</w:t>
      </w:r>
    </w:p>
  </w:endnote>
  <w:endnote w:id="43">
    <w:p w14:paraId="2E3B46D4" w14:textId="37CF8F42" w:rsidR="006D032C" w:rsidRDefault="006D032C" w:rsidP="00443431">
      <w:pPr>
        <w:pStyle w:val="afc"/>
        <w:spacing w:line="360" w:lineRule="auto"/>
      </w:pPr>
      <w:r>
        <w:rPr>
          <w:rFonts w:ascii="Times New Roman" w:eastAsia="宋体" w:hAnsi="Times New Roman"/>
        </w:rPr>
        <w:t>[</w:t>
      </w:r>
      <w:r w:rsidRPr="007443A8">
        <w:rPr>
          <w:rStyle w:val="afe"/>
          <w:rFonts w:ascii="Times New Roman" w:eastAsia="宋体" w:hAnsi="Times New Roman"/>
          <w:vertAlign w:val="baseline"/>
        </w:rPr>
        <w:endnoteRef/>
      </w:r>
      <w:r>
        <w:rPr>
          <w:rFonts w:ascii="Times New Roman" w:eastAsia="宋体" w:hAnsi="Times New Roman"/>
        </w:rPr>
        <w:t>]</w:t>
      </w:r>
      <w:r w:rsidRPr="007443A8">
        <w:rPr>
          <w:rStyle w:val="afe"/>
          <w:rFonts w:ascii="Times New Roman" w:eastAsia="宋体" w:hAnsi="Times New Roman" w:hint="eastAsia"/>
          <w:vertAlign w:val="baseline"/>
        </w:rPr>
        <w:t>张文帅</w:t>
      </w:r>
      <w:r w:rsidRPr="007443A8">
        <w:rPr>
          <w:rStyle w:val="afe"/>
          <w:rFonts w:ascii="Times New Roman" w:eastAsia="宋体" w:hAnsi="Times New Roman" w:hint="eastAsia"/>
          <w:vertAlign w:val="baseline"/>
        </w:rPr>
        <w:t>. Redis</w:t>
      </w:r>
      <w:r w:rsidRPr="007443A8">
        <w:rPr>
          <w:rStyle w:val="afe"/>
          <w:rFonts w:ascii="Times New Roman" w:eastAsia="宋体" w:hAnsi="Times New Roman" w:hint="eastAsia"/>
          <w:vertAlign w:val="baseline"/>
        </w:rPr>
        <w:t>基于</w:t>
      </w:r>
      <w:r w:rsidRPr="007443A8">
        <w:rPr>
          <w:rStyle w:val="afe"/>
          <w:rFonts w:ascii="Times New Roman" w:eastAsia="宋体" w:hAnsi="Times New Roman" w:hint="eastAsia"/>
          <w:vertAlign w:val="baseline"/>
        </w:rPr>
        <w:t>RDB+AOF</w:t>
      </w:r>
      <w:r w:rsidRPr="007443A8">
        <w:rPr>
          <w:rStyle w:val="afe"/>
          <w:rFonts w:ascii="Times New Roman" w:eastAsia="宋体" w:hAnsi="Times New Roman" w:hint="eastAsia"/>
          <w:vertAlign w:val="baseline"/>
        </w:rPr>
        <w:t>的数据恢复策略研究</w:t>
      </w:r>
      <w:r w:rsidRPr="007443A8">
        <w:rPr>
          <w:rStyle w:val="afe"/>
          <w:rFonts w:ascii="Times New Roman" w:eastAsia="宋体" w:hAnsi="Times New Roman" w:hint="eastAsia"/>
          <w:vertAlign w:val="baseline"/>
        </w:rPr>
        <w:t xml:space="preserve">[J]. </w:t>
      </w:r>
      <w:r w:rsidRPr="007443A8">
        <w:rPr>
          <w:rStyle w:val="afe"/>
          <w:rFonts w:ascii="Times New Roman" w:eastAsia="宋体" w:hAnsi="Times New Roman" w:hint="eastAsia"/>
          <w:vertAlign w:val="baseline"/>
        </w:rPr>
        <w:t>电脑知识与技术</w:t>
      </w:r>
      <w:r w:rsidRPr="007443A8">
        <w:rPr>
          <w:rStyle w:val="afe"/>
          <w:rFonts w:ascii="Times New Roman" w:eastAsia="宋体" w:hAnsi="Times New Roman" w:hint="eastAsia"/>
          <w:vertAlign w:val="baseline"/>
        </w:rPr>
        <w:t>, 2016, 12(14):7-10.</w:t>
      </w:r>
    </w:p>
  </w:endnote>
  <w:endnote w:id="44">
    <w:p w14:paraId="3A4DF576" w14:textId="659C49FE" w:rsidR="006D032C" w:rsidRPr="00CD5BCB"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CD5BCB">
        <w:rPr>
          <w:rStyle w:val="afe"/>
          <w:rFonts w:ascii="Times New Roman" w:eastAsia="宋体" w:hAnsi="Times New Roman"/>
          <w:vertAlign w:val="baseline"/>
        </w:rPr>
        <w:endnoteRef/>
      </w:r>
      <w:r>
        <w:rPr>
          <w:rStyle w:val="afe"/>
          <w:rFonts w:ascii="Times New Roman" w:eastAsia="宋体" w:hAnsi="Times New Roman"/>
          <w:vertAlign w:val="baseline"/>
        </w:rPr>
        <w:t>]</w:t>
      </w:r>
      <w:r w:rsidRPr="00CD5BCB">
        <w:rPr>
          <w:rStyle w:val="afe"/>
          <w:rFonts w:ascii="Times New Roman" w:eastAsia="宋体" w:hAnsi="Times New Roman" w:hint="eastAsia"/>
          <w:vertAlign w:val="baseline"/>
        </w:rPr>
        <w:t>智能交通系统</w:t>
      </w:r>
      <w:r w:rsidRPr="00CD5BCB">
        <w:rPr>
          <w:rStyle w:val="afe"/>
          <w:rFonts w:ascii="Times New Roman" w:eastAsia="宋体" w:hAnsi="Times New Roman" w:hint="eastAsia"/>
          <w:vertAlign w:val="baseline"/>
        </w:rPr>
        <w:t>[EB/OL]. http://baike.baidu.com/item/</w:t>
      </w:r>
      <w:r w:rsidRPr="00CD5BCB">
        <w:rPr>
          <w:rStyle w:val="afe"/>
          <w:rFonts w:ascii="Times New Roman" w:eastAsia="宋体" w:hAnsi="Times New Roman" w:hint="eastAsia"/>
          <w:vertAlign w:val="baseline"/>
        </w:rPr>
        <w:t>智能交通系统</w:t>
      </w:r>
      <w:r w:rsidRPr="00CD5BCB">
        <w:rPr>
          <w:rStyle w:val="afe"/>
          <w:rFonts w:ascii="Times New Roman" w:eastAsia="宋体" w:hAnsi="Times New Roman" w:hint="eastAsia"/>
          <w:vertAlign w:val="baseline"/>
        </w:rPr>
        <w:t>.</w:t>
      </w:r>
    </w:p>
  </w:endnote>
  <w:endnote w:id="45">
    <w:p w14:paraId="3A741F00" w14:textId="02841C1E" w:rsidR="006D032C" w:rsidRPr="00CD5BCB"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CD5BCB">
        <w:rPr>
          <w:rStyle w:val="afe"/>
          <w:rFonts w:ascii="Times New Roman" w:eastAsia="宋体" w:hAnsi="Times New Roman"/>
          <w:vertAlign w:val="baseline"/>
        </w:rPr>
        <w:endnoteRef/>
      </w:r>
      <w:r>
        <w:rPr>
          <w:rStyle w:val="afe"/>
          <w:rFonts w:ascii="Times New Roman" w:eastAsia="宋体" w:hAnsi="Times New Roman"/>
          <w:vertAlign w:val="baseline"/>
        </w:rPr>
        <w:t>]</w:t>
      </w:r>
      <w:r w:rsidRPr="00CD5BCB">
        <w:rPr>
          <w:rStyle w:val="afe"/>
          <w:rFonts w:ascii="Times New Roman" w:eastAsia="宋体" w:hAnsi="Times New Roman" w:hint="eastAsia"/>
          <w:vertAlign w:val="baseline"/>
        </w:rPr>
        <w:t>王晓原</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张敬磊</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吴芳</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交通流数据清洗规则研究</w:t>
      </w:r>
      <w:r w:rsidRPr="00CD5BCB">
        <w:rPr>
          <w:rStyle w:val="afe"/>
          <w:rFonts w:ascii="Times New Roman" w:eastAsia="宋体" w:hAnsi="Times New Roman" w:hint="eastAsia"/>
          <w:vertAlign w:val="baseline"/>
        </w:rPr>
        <w:t xml:space="preserve">[J]. </w:t>
      </w:r>
      <w:r w:rsidRPr="00CD5BCB">
        <w:rPr>
          <w:rStyle w:val="afe"/>
          <w:rFonts w:ascii="Times New Roman" w:eastAsia="宋体" w:hAnsi="Times New Roman" w:hint="eastAsia"/>
          <w:vertAlign w:val="baseline"/>
        </w:rPr>
        <w:t>计算机工程</w:t>
      </w:r>
      <w:r w:rsidRPr="00CD5BCB">
        <w:rPr>
          <w:rStyle w:val="afe"/>
          <w:rFonts w:ascii="Times New Roman" w:eastAsia="宋体" w:hAnsi="Times New Roman" w:hint="eastAsia"/>
          <w:vertAlign w:val="baseline"/>
        </w:rPr>
        <w:t>, 2011, 37(20):191-193.</w:t>
      </w:r>
    </w:p>
  </w:endnote>
  <w:endnote w:id="46">
    <w:p w14:paraId="7BE3D888" w14:textId="64465189" w:rsidR="006D032C" w:rsidRPr="00CD5BCB"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CD5BCB">
        <w:rPr>
          <w:rStyle w:val="afe"/>
          <w:rFonts w:ascii="Times New Roman" w:eastAsia="宋体" w:hAnsi="Times New Roman"/>
          <w:vertAlign w:val="baseline"/>
        </w:rPr>
        <w:endnoteRef/>
      </w:r>
      <w:r>
        <w:rPr>
          <w:rStyle w:val="afe"/>
          <w:rFonts w:ascii="Times New Roman" w:eastAsia="宋体" w:hAnsi="Times New Roman"/>
          <w:vertAlign w:val="baseline"/>
        </w:rPr>
        <w:t>]</w:t>
      </w:r>
      <w:r w:rsidRPr="00CD5BCB">
        <w:rPr>
          <w:rStyle w:val="afe"/>
          <w:rFonts w:ascii="Times New Roman" w:eastAsia="宋体" w:hAnsi="Times New Roman" w:hint="eastAsia"/>
          <w:vertAlign w:val="baseline"/>
        </w:rPr>
        <w:t>韩卫国</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王劲峰</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胡建军</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交通流量数据缺失值的插补方法</w:t>
      </w:r>
      <w:r w:rsidRPr="00CD5BCB">
        <w:rPr>
          <w:rStyle w:val="afe"/>
          <w:rFonts w:ascii="Times New Roman" w:eastAsia="宋体" w:hAnsi="Times New Roman" w:hint="eastAsia"/>
          <w:vertAlign w:val="baseline"/>
        </w:rPr>
        <w:t xml:space="preserve">[J]. </w:t>
      </w:r>
      <w:r w:rsidRPr="00CD5BCB">
        <w:rPr>
          <w:rStyle w:val="afe"/>
          <w:rFonts w:ascii="Times New Roman" w:eastAsia="宋体" w:hAnsi="Times New Roman" w:hint="eastAsia"/>
          <w:vertAlign w:val="baseline"/>
        </w:rPr>
        <w:t>交通信息与安全</w:t>
      </w:r>
      <w:r w:rsidRPr="00CD5BCB">
        <w:rPr>
          <w:rStyle w:val="afe"/>
          <w:rFonts w:ascii="Times New Roman" w:eastAsia="宋体" w:hAnsi="Times New Roman" w:hint="eastAsia"/>
          <w:vertAlign w:val="baseline"/>
        </w:rPr>
        <w:t>, 2005, 23(1):39-42.</w:t>
      </w:r>
    </w:p>
  </w:endnote>
  <w:endnote w:id="47">
    <w:p w14:paraId="6FD1F509" w14:textId="07F8EC15" w:rsidR="006D032C" w:rsidRPr="00CD5BCB"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CD5BCB">
        <w:rPr>
          <w:rStyle w:val="afe"/>
          <w:rFonts w:ascii="Times New Roman" w:eastAsia="宋体" w:hAnsi="Times New Roman"/>
          <w:vertAlign w:val="baseline"/>
        </w:rPr>
        <w:endnoteRef/>
      </w:r>
      <w:r>
        <w:rPr>
          <w:rStyle w:val="afe"/>
          <w:rFonts w:ascii="Times New Roman" w:eastAsia="宋体" w:hAnsi="Times New Roman"/>
          <w:vertAlign w:val="baseline"/>
        </w:rPr>
        <w:t>]</w:t>
      </w:r>
      <w:r w:rsidRPr="00CD5BCB">
        <w:rPr>
          <w:rStyle w:val="afe"/>
          <w:rFonts w:ascii="Times New Roman" w:eastAsia="宋体" w:hAnsi="Times New Roman"/>
          <w:vertAlign w:val="baseline"/>
        </w:rPr>
        <w:t>Gao J. A Sensory Data Integrating Bus under the Intelligent Transportation Environment[M]. 2013.</w:t>
      </w:r>
    </w:p>
  </w:endnote>
  <w:endnote w:id="48">
    <w:p w14:paraId="758EB72C" w14:textId="6A20ACF1" w:rsidR="006D032C" w:rsidRDefault="006D032C" w:rsidP="00443431">
      <w:pPr>
        <w:pStyle w:val="afc"/>
        <w:spacing w:line="360" w:lineRule="auto"/>
      </w:pPr>
      <w:r>
        <w:rPr>
          <w:rFonts w:ascii="Times New Roman" w:eastAsia="宋体" w:hAnsi="Times New Roman"/>
        </w:rPr>
        <w:t>[</w:t>
      </w:r>
      <w:r w:rsidRPr="00CD5BCB">
        <w:rPr>
          <w:rStyle w:val="afe"/>
          <w:rFonts w:ascii="Times New Roman" w:eastAsia="宋体" w:hAnsi="Times New Roman"/>
          <w:vertAlign w:val="baseline"/>
        </w:rPr>
        <w:endnoteRef/>
      </w:r>
      <w:r>
        <w:rPr>
          <w:rFonts w:ascii="Times New Roman" w:eastAsia="宋体" w:hAnsi="Times New Roman"/>
        </w:rPr>
        <w:t>]</w:t>
      </w:r>
      <w:r w:rsidRPr="00CD5BCB">
        <w:rPr>
          <w:rStyle w:val="afe"/>
          <w:rFonts w:ascii="Times New Roman" w:eastAsia="宋体" w:hAnsi="Times New Roman" w:hint="eastAsia"/>
          <w:vertAlign w:val="baseline"/>
        </w:rPr>
        <w:t>王金全</w:t>
      </w:r>
      <w:r w:rsidRPr="00CD5BCB">
        <w:rPr>
          <w:rStyle w:val="afe"/>
          <w:rFonts w:ascii="Times New Roman" w:eastAsia="宋体" w:hAnsi="Times New Roman" w:hint="eastAsia"/>
          <w:vertAlign w:val="baseline"/>
        </w:rPr>
        <w:t xml:space="preserve">. </w:t>
      </w:r>
      <w:r w:rsidRPr="00CD5BCB">
        <w:rPr>
          <w:rStyle w:val="afe"/>
          <w:rFonts w:ascii="Times New Roman" w:eastAsia="宋体" w:hAnsi="Times New Roman" w:hint="eastAsia"/>
          <w:vertAlign w:val="baseline"/>
        </w:rPr>
        <w:t>一种多租户数据管理方法及其在智能交通中的应用</w:t>
      </w:r>
      <w:r w:rsidRPr="00CD5BCB">
        <w:rPr>
          <w:rStyle w:val="afe"/>
          <w:rFonts w:ascii="Times New Roman" w:eastAsia="宋体" w:hAnsi="Times New Roman" w:hint="eastAsia"/>
          <w:vertAlign w:val="baseline"/>
        </w:rPr>
        <w:t xml:space="preserve">[D]. </w:t>
      </w:r>
      <w:r w:rsidRPr="00CD5BCB">
        <w:rPr>
          <w:rStyle w:val="afe"/>
          <w:rFonts w:ascii="Times New Roman" w:eastAsia="宋体" w:hAnsi="Times New Roman" w:hint="eastAsia"/>
          <w:vertAlign w:val="baseline"/>
        </w:rPr>
        <w:t>北方工业大学</w:t>
      </w:r>
      <w:r w:rsidRPr="00CD5BCB">
        <w:rPr>
          <w:rStyle w:val="afe"/>
          <w:rFonts w:ascii="Times New Roman" w:eastAsia="宋体" w:hAnsi="Times New Roman" w:hint="eastAsia"/>
          <w:vertAlign w:val="baseline"/>
        </w:rPr>
        <w:t>, 2014.</w:t>
      </w:r>
    </w:p>
  </w:endnote>
  <w:endnote w:id="49">
    <w:p w14:paraId="0A234E28" w14:textId="363A000C" w:rsidR="006D032C" w:rsidRPr="00FB14EC"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FB14EC">
        <w:rPr>
          <w:rStyle w:val="afe"/>
          <w:rFonts w:ascii="Times New Roman" w:eastAsia="宋体" w:hAnsi="Times New Roman"/>
          <w:vertAlign w:val="baseline"/>
        </w:rPr>
        <w:endnoteRef/>
      </w:r>
      <w:r>
        <w:rPr>
          <w:rFonts w:ascii="Times New Roman" w:eastAsia="宋体" w:hAnsi="Times New Roman"/>
        </w:rPr>
        <w:t>]</w:t>
      </w:r>
      <w:r w:rsidRPr="00FB14EC">
        <w:rPr>
          <w:rStyle w:val="afe"/>
          <w:rFonts w:ascii="Times New Roman" w:eastAsia="宋体" w:hAnsi="Times New Roman" w:hint="eastAsia"/>
          <w:vertAlign w:val="baseline"/>
        </w:rPr>
        <w:t>陆婷</w:t>
      </w:r>
      <w:r w:rsidRPr="00FB14EC">
        <w:rPr>
          <w:rStyle w:val="afe"/>
          <w:rFonts w:ascii="Times New Roman" w:eastAsia="宋体" w:hAnsi="Times New Roman" w:hint="eastAsia"/>
          <w:vertAlign w:val="baseline"/>
        </w:rPr>
        <w:t xml:space="preserve">, </w:t>
      </w:r>
      <w:r w:rsidRPr="00FB14EC">
        <w:rPr>
          <w:rStyle w:val="afe"/>
          <w:rFonts w:ascii="Times New Roman" w:eastAsia="宋体" w:hAnsi="Times New Roman" w:hint="eastAsia"/>
          <w:vertAlign w:val="baseline"/>
        </w:rPr>
        <w:t>房俊</w:t>
      </w:r>
      <w:r w:rsidRPr="00FB14EC">
        <w:rPr>
          <w:rStyle w:val="afe"/>
          <w:rFonts w:ascii="Times New Roman" w:eastAsia="宋体" w:hAnsi="Times New Roman" w:hint="eastAsia"/>
          <w:vertAlign w:val="baseline"/>
        </w:rPr>
        <w:t xml:space="preserve">, </w:t>
      </w:r>
      <w:r w:rsidRPr="00FB14EC">
        <w:rPr>
          <w:rStyle w:val="afe"/>
          <w:rFonts w:ascii="Times New Roman" w:eastAsia="宋体" w:hAnsi="Times New Roman" w:hint="eastAsia"/>
          <w:vertAlign w:val="baseline"/>
        </w:rPr>
        <w:t>乔彦克</w:t>
      </w:r>
      <w:r w:rsidRPr="00FB14EC">
        <w:rPr>
          <w:rStyle w:val="afe"/>
          <w:rFonts w:ascii="Times New Roman" w:eastAsia="宋体" w:hAnsi="Times New Roman" w:hint="eastAsia"/>
          <w:vertAlign w:val="baseline"/>
        </w:rPr>
        <w:t xml:space="preserve">. </w:t>
      </w:r>
      <w:r w:rsidRPr="00FB14EC">
        <w:rPr>
          <w:rStyle w:val="afe"/>
          <w:rFonts w:ascii="Times New Roman" w:eastAsia="宋体" w:hAnsi="Times New Roman" w:hint="eastAsia"/>
          <w:vertAlign w:val="baseline"/>
        </w:rPr>
        <w:t>基于</w:t>
      </w:r>
      <w:r w:rsidRPr="00FB14EC">
        <w:rPr>
          <w:rStyle w:val="afe"/>
          <w:rFonts w:ascii="Times New Roman" w:eastAsia="宋体" w:hAnsi="Times New Roman" w:hint="eastAsia"/>
          <w:vertAlign w:val="baseline"/>
        </w:rPr>
        <w:t>HBase</w:t>
      </w:r>
      <w:r w:rsidRPr="00FB14EC">
        <w:rPr>
          <w:rStyle w:val="afe"/>
          <w:rFonts w:ascii="Times New Roman" w:eastAsia="宋体" w:hAnsi="Times New Roman" w:hint="eastAsia"/>
          <w:vertAlign w:val="baseline"/>
        </w:rPr>
        <w:t>的交通流数据实时存储系统</w:t>
      </w:r>
      <w:r w:rsidRPr="00FB14EC">
        <w:rPr>
          <w:rStyle w:val="afe"/>
          <w:rFonts w:ascii="Times New Roman" w:eastAsia="宋体" w:hAnsi="Times New Roman" w:hint="eastAsia"/>
          <w:vertAlign w:val="baseline"/>
        </w:rPr>
        <w:t xml:space="preserve">[J]. </w:t>
      </w:r>
      <w:r w:rsidRPr="00FB14EC">
        <w:rPr>
          <w:rStyle w:val="afe"/>
          <w:rFonts w:ascii="Times New Roman" w:eastAsia="宋体" w:hAnsi="Times New Roman" w:hint="eastAsia"/>
          <w:vertAlign w:val="baseline"/>
        </w:rPr>
        <w:t>计算机应用</w:t>
      </w:r>
      <w:r w:rsidRPr="00FB14EC">
        <w:rPr>
          <w:rStyle w:val="afe"/>
          <w:rFonts w:ascii="Times New Roman" w:eastAsia="宋体" w:hAnsi="Times New Roman" w:hint="eastAsia"/>
          <w:vertAlign w:val="baseline"/>
        </w:rPr>
        <w:t>, 2015, 35(1):103-107.</w:t>
      </w:r>
    </w:p>
  </w:endnote>
  <w:endnote w:id="50">
    <w:p w14:paraId="0E04A668" w14:textId="0EE537A2" w:rsidR="006D032C" w:rsidRDefault="006D032C" w:rsidP="00443431">
      <w:pPr>
        <w:pStyle w:val="afc"/>
        <w:spacing w:line="360" w:lineRule="auto"/>
      </w:pPr>
      <w:r>
        <w:rPr>
          <w:rFonts w:ascii="Times New Roman" w:eastAsia="宋体" w:hAnsi="Times New Roman"/>
        </w:rPr>
        <w:t>[</w:t>
      </w:r>
      <w:r w:rsidRPr="00FB14EC">
        <w:rPr>
          <w:rStyle w:val="afe"/>
          <w:rFonts w:ascii="Times New Roman" w:eastAsia="宋体" w:hAnsi="Times New Roman"/>
          <w:vertAlign w:val="baseline"/>
        </w:rPr>
        <w:endnoteRef/>
      </w:r>
      <w:r>
        <w:rPr>
          <w:rStyle w:val="afe"/>
          <w:rFonts w:ascii="Times New Roman" w:eastAsia="宋体" w:hAnsi="Times New Roman"/>
          <w:vertAlign w:val="baseline"/>
        </w:rPr>
        <w:t>]</w:t>
      </w:r>
      <w:r w:rsidRPr="00FB14EC">
        <w:rPr>
          <w:rStyle w:val="afe"/>
          <w:rFonts w:ascii="Times New Roman" w:eastAsia="宋体" w:hAnsi="Times New Roman"/>
          <w:vertAlign w:val="baseline"/>
        </w:rPr>
        <w:t>Zdravevski E, Lameski P, Kulakov A. Row Key Designs of NoSQL Database Tables and Their Impact on Write Performance[C]// Euromicro International Conference on Parallel, Distributed, and Network-Based Processing. IEEE, 2016:10-17.</w:t>
      </w:r>
    </w:p>
  </w:endnote>
  <w:endnote w:id="51">
    <w:p w14:paraId="7AF1EF8E" w14:textId="723A0ABB" w:rsidR="006D032C" w:rsidRPr="009A25AC"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9A25AC">
        <w:rPr>
          <w:rStyle w:val="afe"/>
          <w:rFonts w:ascii="Times New Roman" w:eastAsia="宋体" w:hAnsi="Times New Roman"/>
          <w:vertAlign w:val="baseline"/>
        </w:rPr>
        <w:endnoteRef/>
      </w:r>
      <w:r>
        <w:rPr>
          <w:rFonts w:ascii="Times New Roman" w:eastAsia="宋体" w:hAnsi="Times New Roman"/>
        </w:rPr>
        <w:t>]</w:t>
      </w:r>
      <w:r w:rsidRPr="009A25AC">
        <w:rPr>
          <w:rStyle w:val="afe"/>
          <w:rFonts w:ascii="Times New Roman" w:eastAsia="宋体" w:hAnsi="Times New Roman" w:hint="eastAsia"/>
          <w:vertAlign w:val="baseline"/>
        </w:rPr>
        <w:t>柳皓亮</w:t>
      </w:r>
      <w:r w:rsidRPr="009A25AC">
        <w:rPr>
          <w:rStyle w:val="afe"/>
          <w:rFonts w:ascii="Times New Roman" w:eastAsia="宋体" w:hAnsi="Times New Roman" w:hint="eastAsia"/>
          <w:vertAlign w:val="baseline"/>
        </w:rPr>
        <w:t xml:space="preserve">, </w:t>
      </w:r>
      <w:r w:rsidRPr="009A25AC">
        <w:rPr>
          <w:rStyle w:val="afe"/>
          <w:rFonts w:ascii="Times New Roman" w:eastAsia="宋体" w:hAnsi="Times New Roman" w:hint="eastAsia"/>
          <w:vertAlign w:val="baseline"/>
        </w:rPr>
        <w:t>王丽</w:t>
      </w:r>
      <w:r w:rsidRPr="009A25AC">
        <w:rPr>
          <w:rStyle w:val="afe"/>
          <w:rFonts w:ascii="Times New Roman" w:eastAsia="宋体" w:hAnsi="Times New Roman" w:hint="eastAsia"/>
          <w:vertAlign w:val="baseline"/>
        </w:rPr>
        <w:t xml:space="preserve">, </w:t>
      </w:r>
      <w:r w:rsidRPr="009A25AC">
        <w:rPr>
          <w:rStyle w:val="afe"/>
          <w:rFonts w:ascii="Times New Roman" w:eastAsia="宋体" w:hAnsi="Times New Roman" w:hint="eastAsia"/>
          <w:vertAlign w:val="baseline"/>
        </w:rPr>
        <w:t>周阳辰</w:t>
      </w:r>
      <w:r w:rsidRPr="009A25AC">
        <w:rPr>
          <w:rStyle w:val="afe"/>
          <w:rFonts w:ascii="Times New Roman" w:eastAsia="宋体" w:hAnsi="Times New Roman" w:hint="eastAsia"/>
          <w:vertAlign w:val="baseline"/>
        </w:rPr>
        <w:t>. Redis</w:t>
      </w:r>
      <w:r w:rsidRPr="009A25AC">
        <w:rPr>
          <w:rStyle w:val="afe"/>
          <w:rFonts w:ascii="Times New Roman" w:eastAsia="宋体" w:hAnsi="Times New Roman" w:hint="eastAsia"/>
          <w:vertAlign w:val="baseline"/>
        </w:rPr>
        <w:t>集群性能测试分析</w:t>
      </w:r>
      <w:r w:rsidRPr="009A25AC">
        <w:rPr>
          <w:rStyle w:val="afe"/>
          <w:rFonts w:ascii="Times New Roman" w:eastAsia="宋体" w:hAnsi="Times New Roman" w:hint="eastAsia"/>
          <w:vertAlign w:val="baseline"/>
        </w:rPr>
        <w:t xml:space="preserve">[J]. </w:t>
      </w:r>
      <w:r w:rsidRPr="009A25AC">
        <w:rPr>
          <w:rStyle w:val="afe"/>
          <w:rFonts w:ascii="Times New Roman" w:eastAsia="宋体" w:hAnsi="Times New Roman" w:hint="eastAsia"/>
          <w:vertAlign w:val="baseline"/>
        </w:rPr>
        <w:t>微型机与应用</w:t>
      </w:r>
      <w:r w:rsidRPr="009A25AC">
        <w:rPr>
          <w:rStyle w:val="afe"/>
          <w:rFonts w:ascii="Times New Roman" w:eastAsia="宋体" w:hAnsi="Times New Roman" w:hint="eastAsia"/>
          <w:vertAlign w:val="baseline"/>
        </w:rPr>
        <w:t>, 2016, 35(10):70-71.</w:t>
      </w:r>
    </w:p>
  </w:endnote>
  <w:endnote w:id="52">
    <w:p w14:paraId="46CB1E94" w14:textId="18BBA873" w:rsidR="006D032C" w:rsidRPr="009A25AC"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9A25AC">
        <w:rPr>
          <w:rStyle w:val="afe"/>
          <w:rFonts w:ascii="Times New Roman" w:eastAsia="宋体" w:hAnsi="Times New Roman"/>
          <w:vertAlign w:val="baseline"/>
        </w:rPr>
        <w:endnoteRef/>
      </w:r>
      <w:r>
        <w:rPr>
          <w:rFonts w:ascii="Times New Roman" w:eastAsia="宋体" w:hAnsi="Times New Roman"/>
        </w:rPr>
        <w:t>]</w:t>
      </w:r>
      <w:r w:rsidRPr="009A25AC">
        <w:rPr>
          <w:rStyle w:val="afe"/>
          <w:rFonts w:ascii="Times New Roman" w:eastAsia="宋体" w:hAnsi="Times New Roman" w:hint="eastAsia"/>
          <w:vertAlign w:val="baseline"/>
        </w:rPr>
        <w:t>王心妍</w:t>
      </w:r>
      <w:r w:rsidRPr="009A25AC">
        <w:rPr>
          <w:rStyle w:val="afe"/>
          <w:rFonts w:ascii="Times New Roman" w:eastAsia="宋体" w:hAnsi="Times New Roman" w:hint="eastAsia"/>
          <w:vertAlign w:val="baseline"/>
        </w:rPr>
        <w:t xml:space="preserve">, </w:t>
      </w:r>
      <w:r w:rsidRPr="009A25AC">
        <w:rPr>
          <w:rStyle w:val="afe"/>
          <w:rFonts w:ascii="Times New Roman" w:eastAsia="宋体" w:hAnsi="Times New Roman" w:hint="eastAsia"/>
          <w:vertAlign w:val="baseline"/>
        </w:rPr>
        <w:t>毛莉君</w:t>
      </w:r>
      <w:r w:rsidRPr="009A25AC">
        <w:rPr>
          <w:rStyle w:val="afe"/>
          <w:rFonts w:ascii="Times New Roman" w:eastAsia="宋体" w:hAnsi="Times New Roman" w:hint="eastAsia"/>
          <w:vertAlign w:val="baseline"/>
        </w:rPr>
        <w:t xml:space="preserve">. </w:t>
      </w:r>
      <w:r w:rsidRPr="009A25AC">
        <w:rPr>
          <w:rStyle w:val="afe"/>
          <w:rFonts w:ascii="Times New Roman" w:eastAsia="宋体" w:hAnsi="Times New Roman" w:hint="eastAsia"/>
          <w:vertAlign w:val="baseline"/>
        </w:rPr>
        <w:t>基于</w:t>
      </w:r>
      <w:r w:rsidRPr="009A25AC">
        <w:rPr>
          <w:rStyle w:val="afe"/>
          <w:rFonts w:ascii="Times New Roman" w:eastAsia="宋体" w:hAnsi="Times New Roman" w:hint="eastAsia"/>
          <w:vertAlign w:val="baseline"/>
        </w:rPr>
        <w:t>Twemproxy</w:t>
      </w:r>
      <w:r w:rsidRPr="009A25AC">
        <w:rPr>
          <w:rStyle w:val="afe"/>
          <w:rFonts w:ascii="Times New Roman" w:eastAsia="宋体" w:hAnsi="Times New Roman" w:hint="eastAsia"/>
          <w:vertAlign w:val="baseline"/>
        </w:rPr>
        <w:t>的</w:t>
      </w:r>
      <w:r w:rsidRPr="009A25AC">
        <w:rPr>
          <w:rStyle w:val="afe"/>
          <w:rFonts w:ascii="Times New Roman" w:eastAsia="宋体" w:hAnsi="Times New Roman" w:hint="eastAsia"/>
          <w:vertAlign w:val="baseline"/>
        </w:rPr>
        <w:t>Redis</w:t>
      </w:r>
      <w:r w:rsidRPr="009A25AC">
        <w:rPr>
          <w:rStyle w:val="afe"/>
          <w:rFonts w:ascii="Times New Roman" w:eastAsia="宋体" w:hAnsi="Times New Roman" w:hint="eastAsia"/>
          <w:vertAlign w:val="baseline"/>
        </w:rPr>
        <w:t>集群解决方案的设计与实现</w:t>
      </w:r>
      <w:r w:rsidRPr="009A25AC">
        <w:rPr>
          <w:rStyle w:val="afe"/>
          <w:rFonts w:ascii="Times New Roman" w:eastAsia="宋体" w:hAnsi="Times New Roman" w:hint="eastAsia"/>
          <w:vertAlign w:val="baseline"/>
        </w:rPr>
        <w:t xml:space="preserve">[J]. </w:t>
      </w:r>
      <w:r w:rsidRPr="009A25AC">
        <w:rPr>
          <w:rStyle w:val="afe"/>
          <w:rFonts w:ascii="Times New Roman" w:eastAsia="宋体" w:hAnsi="Times New Roman" w:hint="eastAsia"/>
          <w:vertAlign w:val="baseline"/>
        </w:rPr>
        <w:t>电子测试</w:t>
      </w:r>
      <w:r w:rsidRPr="009A25AC">
        <w:rPr>
          <w:rStyle w:val="afe"/>
          <w:rFonts w:ascii="Times New Roman" w:eastAsia="宋体" w:hAnsi="Times New Roman" w:hint="eastAsia"/>
          <w:vertAlign w:val="baseline"/>
        </w:rPr>
        <w:t>, 2016(6).</w:t>
      </w:r>
    </w:p>
  </w:endnote>
  <w:endnote w:id="53">
    <w:p w14:paraId="659F1691" w14:textId="53026C64" w:rsidR="006D032C" w:rsidRPr="009A25AC"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9A25AC">
        <w:rPr>
          <w:rStyle w:val="afe"/>
          <w:rFonts w:ascii="Times New Roman" w:eastAsia="宋体" w:hAnsi="Times New Roman"/>
          <w:vertAlign w:val="baseline"/>
        </w:rPr>
        <w:endnoteRef/>
      </w:r>
      <w:r>
        <w:rPr>
          <w:rStyle w:val="afe"/>
          <w:rFonts w:ascii="Times New Roman" w:eastAsia="宋体" w:hAnsi="Times New Roman"/>
          <w:vertAlign w:val="baseline"/>
        </w:rPr>
        <w:t>]</w:t>
      </w:r>
      <w:r w:rsidRPr="009A25AC">
        <w:rPr>
          <w:rStyle w:val="afe"/>
          <w:rFonts w:ascii="Times New Roman" w:eastAsia="宋体" w:hAnsi="Times New Roman"/>
          <w:vertAlign w:val="baseline"/>
        </w:rPr>
        <w:t>Wang X, Mao L, Xian Peihua University. Design and implementation of Redis cluster solution based on Twemproxy[J]. Electronic Test, 2016.</w:t>
      </w:r>
    </w:p>
  </w:endnote>
  <w:endnote w:id="54">
    <w:p w14:paraId="2369B778" w14:textId="214E598A" w:rsidR="006D032C" w:rsidRDefault="006D032C" w:rsidP="00443431">
      <w:pPr>
        <w:pStyle w:val="afc"/>
        <w:spacing w:line="360" w:lineRule="auto"/>
      </w:pPr>
      <w:r>
        <w:rPr>
          <w:rFonts w:ascii="Times New Roman" w:eastAsia="宋体" w:hAnsi="Times New Roman"/>
        </w:rPr>
        <w:t>[</w:t>
      </w:r>
      <w:r w:rsidRPr="009A25AC">
        <w:rPr>
          <w:rStyle w:val="afe"/>
          <w:rFonts w:ascii="Times New Roman" w:eastAsia="宋体" w:hAnsi="Times New Roman"/>
          <w:vertAlign w:val="baseline"/>
        </w:rPr>
        <w:endnoteRef/>
      </w:r>
      <w:r>
        <w:rPr>
          <w:rFonts w:ascii="Times New Roman" w:eastAsia="宋体" w:hAnsi="Times New Roman"/>
        </w:rPr>
        <w:t>]</w:t>
      </w:r>
      <w:r w:rsidRPr="009A25AC">
        <w:rPr>
          <w:rStyle w:val="afe"/>
          <w:rFonts w:ascii="Times New Roman" w:eastAsia="宋体" w:hAnsi="Times New Roman" w:hint="eastAsia"/>
          <w:vertAlign w:val="baseline"/>
        </w:rPr>
        <w:t>柳皓亮</w:t>
      </w:r>
      <w:r w:rsidRPr="009A25AC">
        <w:rPr>
          <w:rStyle w:val="afe"/>
          <w:rFonts w:ascii="Times New Roman" w:eastAsia="宋体" w:hAnsi="Times New Roman" w:hint="eastAsia"/>
          <w:vertAlign w:val="baseline"/>
        </w:rPr>
        <w:t xml:space="preserve">, </w:t>
      </w:r>
      <w:r w:rsidRPr="009A25AC">
        <w:rPr>
          <w:rStyle w:val="afe"/>
          <w:rFonts w:ascii="Times New Roman" w:eastAsia="宋体" w:hAnsi="Times New Roman" w:hint="eastAsia"/>
          <w:vertAlign w:val="baseline"/>
        </w:rPr>
        <w:t>王丽</w:t>
      </w:r>
      <w:r w:rsidRPr="009A25AC">
        <w:rPr>
          <w:rStyle w:val="afe"/>
          <w:rFonts w:ascii="Times New Roman" w:eastAsia="宋体" w:hAnsi="Times New Roman" w:hint="eastAsia"/>
          <w:vertAlign w:val="baseline"/>
        </w:rPr>
        <w:t xml:space="preserve">, </w:t>
      </w:r>
      <w:r w:rsidRPr="009A25AC">
        <w:rPr>
          <w:rStyle w:val="afe"/>
          <w:rFonts w:ascii="Times New Roman" w:eastAsia="宋体" w:hAnsi="Times New Roman" w:hint="eastAsia"/>
          <w:vertAlign w:val="baseline"/>
        </w:rPr>
        <w:t>周阳辰</w:t>
      </w:r>
      <w:r w:rsidRPr="009A25AC">
        <w:rPr>
          <w:rStyle w:val="afe"/>
          <w:rFonts w:ascii="Times New Roman" w:eastAsia="宋体" w:hAnsi="Times New Roman" w:hint="eastAsia"/>
          <w:vertAlign w:val="baseline"/>
        </w:rPr>
        <w:t>. Redis</w:t>
      </w:r>
      <w:r w:rsidRPr="009A25AC">
        <w:rPr>
          <w:rStyle w:val="afe"/>
          <w:rFonts w:ascii="Times New Roman" w:eastAsia="宋体" w:hAnsi="Times New Roman" w:hint="eastAsia"/>
          <w:vertAlign w:val="baseline"/>
        </w:rPr>
        <w:t>集群性能测试分析</w:t>
      </w:r>
      <w:r w:rsidRPr="009A25AC">
        <w:rPr>
          <w:rStyle w:val="afe"/>
          <w:rFonts w:ascii="Times New Roman" w:eastAsia="宋体" w:hAnsi="Times New Roman" w:hint="eastAsia"/>
          <w:vertAlign w:val="baseline"/>
        </w:rPr>
        <w:t xml:space="preserve">[J]. </w:t>
      </w:r>
      <w:r w:rsidRPr="009A25AC">
        <w:rPr>
          <w:rStyle w:val="afe"/>
          <w:rFonts w:ascii="Times New Roman" w:eastAsia="宋体" w:hAnsi="Times New Roman" w:hint="eastAsia"/>
          <w:vertAlign w:val="baseline"/>
        </w:rPr>
        <w:t>微型机与应用</w:t>
      </w:r>
      <w:r w:rsidRPr="009A25AC">
        <w:rPr>
          <w:rStyle w:val="afe"/>
          <w:rFonts w:ascii="Times New Roman" w:eastAsia="宋体" w:hAnsi="Times New Roman" w:hint="eastAsia"/>
          <w:vertAlign w:val="baseline"/>
        </w:rPr>
        <w:t>, 2016, 35(10):70-71.</w:t>
      </w:r>
    </w:p>
  </w:endnote>
  <w:endnote w:id="55">
    <w:p w14:paraId="245E3D6D" w14:textId="7E9B27AF" w:rsidR="006D032C" w:rsidRPr="00BD6154"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BD6154">
        <w:rPr>
          <w:rStyle w:val="afe"/>
          <w:rFonts w:ascii="Times New Roman" w:eastAsia="宋体" w:hAnsi="Times New Roman"/>
          <w:vertAlign w:val="baseline"/>
        </w:rPr>
        <w:endnoteRef/>
      </w:r>
      <w:r>
        <w:rPr>
          <w:rFonts w:ascii="Times New Roman" w:eastAsia="宋体" w:hAnsi="Times New Roman"/>
        </w:rPr>
        <w:t>]</w:t>
      </w:r>
      <w:r w:rsidRPr="00BD6154">
        <w:rPr>
          <w:rStyle w:val="afe"/>
          <w:rFonts w:ascii="Times New Roman" w:eastAsia="宋体" w:hAnsi="Times New Roman" w:hint="eastAsia"/>
          <w:vertAlign w:val="baseline"/>
        </w:rPr>
        <w:t>刘敏娜</w:t>
      </w:r>
      <w:r w:rsidRPr="00BD6154">
        <w:rPr>
          <w:rStyle w:val="afe"/>
          <w:rFonts w:ascii="Times New Roman" w:eastAsia="宋体" w:hAnsi="Times New Roman" w:hint="eastAsia"/>
          <w:vertAlign w:val="baseline"/>
        </w:rPr>
        <w:t xml:space="preserve">, </w:t>
      </w:r>
      <w:r w:rsidRPr="00BD6154">
        <w:rPr>
          <w:rStyle w:val="afe"/>
          <w:rFonts w:ascii="Times New Roman" w:eastAsia="宋体" w:hAnsi="Times New Roman" w:hint="eastAsia"/>
          <w:vertAlign w:val="baseline"/>
        </w:rPr>
        <w:t>张继涛</w:t>
      </w:r>
      <w:r w:rsidRPr="00BD6154">
        <w:rPr>
          <w:rStyle w:val="afe"/>
          <w:rFonts w:ascii="Times New Roman" w:eastAsia="宋体" w:hAnsi="Times New Roman" w:hint="eastAsia"/>
          <w:vertAlign w:val="baseline"/>
        </w:rPr>
        <w:t xml:space="preserve">. </w:t>
      </w:r>
      <w:r w:rsidRPr="00BD6154">
        <w:rPr>
          <w:rStyle w:val="afe"/>
          <w:rFonts w:ascii="Times New Roman" w:eastAsia="宋体" w:hAnsi="Times New Roman" w:hint="eastAsia"/>
          <w:vertAlign w:val="baseline"/>
        </w:rPr>
        <w:t>基于</w:t>
      </w:r>
      <w:r w:rsidRPr="00BD6154">
        <w:rPr>
          <w:rStyle w:val="afe"/>
          <w:rFonts w:ascii="Times New Roman" w:eastAsia="宋体" w:hAnsi="Times New Roman" w:hint="eastAsia"/>
          <w:vertAlign w:val="baseline"/>
        </w:rPr>
        <w:t>LVS+KEEPALIVED</w:t>
      </w:r>
      <w:r w:rsidRPr="00BD6154">
        <w:rPr>
          <w:rStyle w:val="afe"/>
          <w:rFonts w:ascii="Times New Roman" w:eastAsia="宋体" w:hAnsi="Times New Roman" w:hint="eastAsia"/>
          <w:vertAlign w:val="baseline"/>
        </w:rPr>
        <w:t>的高可用负载均衡研究与应用</w:t>
      </w:r>
      <w:r w:rsidRPr="00BD6154">
        <w:rPr>
          <w:rStyle w:val="afe"/>
          <w:rFonts w:ascii="Times New Roman" w:eastAsia="宋体" w:hAnsi="Times New Roman" w:hint="eastAsia"/>
          <w:vertAlign w:val="baseline"/>
        </w:rPr>
        <w:t xml:space="preserve">[J]. </w:t>
      </w:r>
      <w:r w:rsidRPr="00BD6154">
        <w:rPr>
          <w:rStyle w:val="afe"/>
          <w:rFonts w:ascii="Times New Roman" w:eastAsia="宋体" w:hAnsi="Times New Roman" w:hint="eastAsia"/>
          <w:vertAlign w:val="baseline"/>
        </w:rPr>
        <w:t>自动化技术与应用</w:t>
      </w:r>
      <w:r w:rsidRPr="00BD6154">
        <w:rPr>
          <w:rStyle w:val="afe"/>
          <w:rFonts w:ascii="Times New Roman" w:eastAsia="宋体" w:hAnsi="Times New Roman" w:hint="eastAsia"/>
          <w:vertAlign w:val="baseline"/>
        </w:rPr>
        <w:t>, 2014, 33(11):22-27.</w:t>
      </w:r>
    </w:p>
  </w:endnote>
  <w:endnote w:id="56">
    <w:p w14:paraId="7EC6EB9D" w14:textId="45663F67" w:rsidR="006D032C" w:rsidRPr="00BD6154"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BD6154">
        <w:rPr>
          <w:rStyle w:val="afe"/>
          <w:rFonts w:ascii="Times New Roman" w:eastAsia="宋体" w:hAnsi="Times New Roman"/>
          <w:vertAlign w:val="baseline"/>
        </w:rPr>
        <w:endnoteRef/>
      </w:r>
      <w:r>
        <w:rPr>
          <w:rFonts w:ascii="Times New Roman" w:eastAsia="宋体" w:hAnsi="Times New Roman"/>
        </w:rPr>
        <w:t>]</w:t>
      </w:r>
      <w:r w:rsidRPr="00BD6154">
        <w:rPr>
          <w:rStyle w:val="afe"/>
          <w:rFonts w:ascii="Times New Roman" w:eastAsia="宋体" w:hAnsi="Times New Roman" w:hint="eastAsia"/>
          <w:vertAlign w:val="baseline"/>
        </w:rPr>
        <w:t>钱景辉</w:t>
      </w:r>
      <w:r w:rsidRPr="00BD6154">
        <w:rPr>
          <w:rStyle w:val="afe"/>
          <w:rFonts w:ascii="Times New Roman" w:eastAsia="宋体" w:hAnsi="Times New Roman" w:hint="eastAsia"/>
          <w:vertAlign w:val="baseline"/>
        </w:rPr>
        <w:t xml:space="preserve">, </w:t>
      </w:r>
      <w:r w:rsidRPr="00BD6154">
        <w:rPr>
          <w:rStyle w:val="afe"/>
          <w:rFonts w:ascii="Times New Roman" w:eastAsia="宋体" w:hAnsi="Times New Roman" w:hint="eastAsia"/>
          <w:vertAlign w:val="baseline"/>
        </w:rPr>
        <w:t>廖锂</w:t>
      </w:r>
      <w:r w:rsidRPr="00BD6154">
        <w:rPr>
          <w:rStyle w:val="afe"/>
          <w:rFonts w:ascii="Times New Roman" w:eastAsia="宋体" w:hAnsi="Times New Roman" w:hint="eastAsia"/>
          <w:vertAlign w:val="baseline"/>
        </w:rPr>
        <w:t>, QIANJing-hui,</w:t>
      </w:r>
      <w:r w:rsidRPr="00BD6154">
        <w:rPr>
          <w:rStyle w:val="afe"/>
          <w:rFonts w:ascii="Times New Roman" w:eastAsia="宋体" w:hAnsi="Times New Roman" w:hint="eastAsia"/>
          <w:vertAlign w:val="baseline"/>
        </w:rPr>
        <w:t>等</w:t>
      </w:r>
      <w:r w:rsidRPr="00BD6154">
        <w:rPr>
          <w:rStyle w:val="afe"/>
          <w:rFonts w:ascii="Times New Roman" w:eastAsia="宋体" w:hAnsi="Times New Roman" w:hint="eastAsia"/>
          <w:vertAlign w:val="baseline"/>
        </w:rPr>
        <w:t xml:space="preserve">. </w:t>
      </w:r>
      <w:r w:rsidRPr="00BD6154">
        <w:rPr>
          <w:rStyle w:val="afe"/>
          <w:rFonts w:ascii="Times New Roman" w:eastAsia="宋体" w:hAnsi="Times New Roman" w:hint="eastAsia"/>
          <w:vertAlign w:val="baseline"/>
        </w:rPr>
        <w:t>基于</w:t>
      </w:r>
      <w:r w:rsidRPr="00BD6154">
        <w:rPr>
          <w:rStyle w:val="afe"/>
          <w:rFonts w:ascii="Times New Roman" w:eastAsia="宋体" w:hAnsi="Times New Roman" w:hint="eastAsia"/>
          <w:vertAlign w:val="baseline"/>
        </w:rPr>
        <w:t>Keepalived</w:t>
      </w:r>
      <w:r w:rsidRPr="00BD6154">
        <w:rPr>
          <w:rStyle w:val="afe"/>
          <w:rFonts w:ascii="Times New Roman" w:eastAsia="宋体" w:hAnsi="Times New Roman" w:hint="eastAsia"/>
          <w:vertAlign w:val="baseline"/>
        </w:rPr>
        <w:t>的动态浮动</w:t>
      </w:r>
      <w:r w:rsidRPr="00BD6154">
        <w:rPr>
          <w:rStyle w:val="afe"/>
          <w:rFonts w:ascii="Times New Roman" w:eastAsia="宋体" w:hAnsi="Times New Roman" w:hint="eastAsia"/>
          <w:vertAlign w:val="baseline"/>
        </w:rPr>
        <w:t>IP</w:t>
      </w:r>
      <w:r w:rsidRPr="00BD6154">
        <w:rPr>
          <w:rStyle w:val="afe"/>
          <w:rFonts w:ascii="Times New Roman" w:eastAsia="宋体" w:hAnsi="Times New Roman" w:hint="eastAsia"/>
          <w:vertAlign w:val="baseline"/>
        </w:rPr>
        <w:t>集群实现</w:t>
      </w:r>
      <w:r w:rsidRPr="00BD6154">
        <w:rPr>
          <w:rStyle w:val="afe"/>
          <w:rFonts w:ascii="Times New Roman" w:eastAsia="宋体" w:hAnsi="Times New Roman" w:hint="eastAsia"/>
          <w:vertAlign w:val="baseline"/>
        </w:rPr>
        <w:t xml:space="preserve">[J]. </w:t>
      </w:r>
      <w:r w:rsidRPr="00BD6154">
        <w:rPr>
          <w:rStyle w:val="afe"/>
          <w:rFonts w:ascii="Times New Roman" w:eastAsia="宋体" w:hAnsi="Times New Roman" w:hint="eastAsia"/>
          <w:vertAlign w:val="baseline"/>
        </w:rPr>
        <w:t>化工自动化及仪表</w:t>
      </w:r>
      <w:r w:rsidRPr="00BD6154">
        <w:rPr>
          <w:rStyle w:val="afe"/>
          <w:rFonts w:ascii="Times New Roman" w:eastAsia="宋体" w:hAnsi="Times New Roman" w:hint="eastAsia"/>
          <w:vertAlign w:val="baseline"/>
        </w:rPr>
        <w:t>, 2012, 39(7):926-928.</w:t>
      </w:r>
    </w:p>
  </w:endnote>
  <w:endnote w:id="57">
    <w:p w14:paraId="033B5567" w14:textId="3FA8AF9F" w:rsidR="006D032C" w:rsidRDefault="006D032C" w:rsidP="00443431">
      <w:pPr>
        <w:pStyle w:val="afc"/>
        <w:spacing w:line="360" w:lineRule="auto"/>
      </w:pPr>
      <w:r>
        <w:rPr>
          <w:rFonts w:ascii="Times New Roman" w:eastAsia="宋体" w:hAnsi="Times New Roman"/>
        </w:rPr>
        <w:t>[</w:t>
      </w:r>
      <w:r w:rsidRPr="00BD6154">
        <w:rPr>
          <w:rStyle w:val="afe"/>
          <w:rFonts w:ascii="Times New Roman" w:eastAsia="宋体" w:hAnsi="Times New Roman"/>
          <w:vertAlign w:val="baseline"/>
        </w:rPr>
        <w:endnoteRef/>
      </w:r>
      <w:r>
        <w:rPr>
          <w:rStyle w:val="afe"/>
          <w:rFonts w:ascii="Times New Roman" w:eastAsia="宋体" w:hAnsi="Times New Roman"/>
          <w:vertAlign w:val="baseline"/>
        </w:rPr>
        <w:t>]</w:t>
      </w:r>
      <w:r w:rsidRPr="00BD6154">
        <w:rPr>
          <w:rStyle w:val="afe"/>
          <w:rFonts w:ascii="Times New Roman" w:eastAsia="宋体" w:hAnsi="Times New Roman" w:hint="eastAsia"/>
          <w:vertAlign w:val="baseline"/>
        </w:rPr>
        <w:t>杨波</w:t>
      </w:r>
      <w:r w:rsidRPr="00BD6154">
        <w:rPr>
          <w:rStyle w:val="afe"/>
          <w:rFonts w:ascii="Times New Roman" w:eastAsia="宋体" w:hAnsi="Times New Roman" w:hint="eastAsia"/>
          <w:vertAlign w:val="baseline"/>
        </w:rPr>
        <w:t xml:space="preserve">, </w:t>
      </w:r>
      <w:r w:rsidRPr="00BD6154">
        <w:rPr>
          <w:rStyle w:val="afe"/>
          <w:rFonts w:ascii="Times New Roman" w:eastAsia="宋体" w:hAnsi="Times New Roman" w:hint="eastAsia"/>
          <w:vertAlign w:val="baseline"/>
        </w:rPr>
        <w:t>武波</w:t>
      </w:r>
      <w:r w:rsidRPr="00BD6154">
        <w:rPr>
          <w:rStyle w:val="afe"/>
          <w:rFonts w:ascii="Times New Roman" w:eastAsia="宋体" w:hAnsi="Times New Roman" w:hint="eastAsia"/>
          <w:vertAlign w:val="baseline"/>
        </w:rPr>
        <w:t xml:space="preserve">. </w:t>
      </w:r>
      <w:r w:rsidRPr="00BD6154">
        <w:rPr>
          <w:rStyle w:val="afe"/>
          <w:rFonts w:ascii="Times New Roman" w:eastAsia="宋体" w:hAnsi="Times New Roman" w:hint="eastAsia"/>
          <w:vertAlign w:val="baseline"/>
        </w:rPr>
        <w:t>虚拟路由冗余协议及应用</w:t>
      </w:r>
      <w:r w:rsidRPr="00BD6154">
        <w:rPr>
          <w:rStyle w:val="afe"/>
          <w:rFonts w:ascii="Times New Roman" w:eastAsia="宋体" w:hAnsi="Times New Roman" w:hint="eastAsia"/>
          <w:vertAlign w:val="baseline"/>
        </w:rPr>
        <w:t xml:space="preserve">[J]. </w:t>
      </w:r>
      <w:r w:rsidRPr="00BD6154">
        <w:rPr>
          <w:rStyle w:val="afe"/>
          <w:rFonts w:ascii="Times New Roman" w:eastAsia="宋体" w:hAnsi="Times New Roman" w:hint="eastAsia"/>
          <w:vertAlign w:val="baseline"/>
        </w:rPr>
        <w:t>通信世界</w:t>
      </w:r>
      <w:r w:rsidRPr="00BD6154">
        <w:rPr>
          <w:rStyle w:val="afe"/>
          <w:rFonts w:ascii="Times New Roman" w:eastAsia="宋体" w:hAnsi="Times New Roman" w:hint="eastAsia"/>
          <w:vertAlign w:val="baseline"/>
        </w:rPr>
        <w:t>, 2002(19):42-42.</w:t>
      </w:r>
    </w:p>
  </w:endnote>
  <w:endnote w:id="58">
    <w:p w14:paraId="387F88B2" w14:textId="3E2BD8C1" w:rsidR="006D032C" w:rsidRPr="00867719" w:rsidRDefault="006D032C" w:rsidP="00443431">
      <w:pPr>
        <w:pStyle w:val="afc"/>
        <w:spacing w:line="360" w:lineRule="auto"/>
        <w:rPr>
          <w:rFonts w:ascii="Times New Roman" w:eastAsia="宋体" w:hAnsi="Times New Roman"/>
        </w:rPr>
      </w:pPr>
      <w:r>
        <w:rPr>
          <w:rFonts w:ascii="Times New Roman" w:eastAsia="宋体" w:hAnsi="Times New Roman"/>
        </w:rPr>
        <w:t>[</w:t>
      </w:r>
      <w:r w:rsidRPr="00BB4E76">
        <w:rPr>
          <w:rStyle w:val="afe"/>
          <w:rFonts w:ascii="Times New Roman" w:eastAsia="宋体" w:hAnsi="Times New Roman"/>
          <w:vertAlign w:val="baseline"/>
        </w:rPr>
        <w:endnoteRef/>
      </w:r>
      <w:r>
        <w:rPr>
          <w:rStyle w:val="afe"/>
          <w:rFonts w:ascii="Times New Roman" w:eastAsia="宋体" w:hAnsi="Times New Roman"/>
          <w:vertAlign w:val="baseline"/>
        </w:rPr>
        <w:t>]</w:t>
      </w:r>
      <w:r w:rsidRPr="00BB4E76">
        <w:rPr>
          <w:rStyle w:val="afe"/>
          <w:rFonts w:ascii="Times New Roman" w:eastAsia="宋体" w:hAnsi="Times New Roman"/>
          <w:vertAlign w:val="baseline"/>
        </w:rPr>
        <w:t>瞿龙俊，李星毅</w:t>
      </w:r>
      <w:r w:rsidRPr="00BB4E76">
        <w:rPr>
          <w:rStyle w:val="afe"/>
          <w:rFonts w:ascii="Times New Roman" w:eastAsia="宋体" w:hAnsi="Times New Roman"/>
          <w:vertAlign w:val="baseline"/>
        </w:rPr>
        <w:t xml:space="preserve">. </w:t>
      </w:r>
      <w:r w:rsidRPr="00BB4E76">
        <w:rPr>
          <w:rStyle w:val="afe"/>
          <w:rFonts w:ascii="Times New Roman" w:eastAsia="宋体" w:hAnsi="Times New Roman" w:hint="eastAsia"/>
          <w:vertAlign w:val="baseline"/>
        </w:rPr>
        <w:t>一种基于</w:t>
      </w:r>
      <w:r w:rsidRPr="00BB4E76">
        <w:rPr>
          <w:rStyle w:val="afe"/>
          <w:rFonts w:ascii="Times New Roman" w:eastAsia="宋体" w:hAnsi="Times New Roman" w:hint="eastAsia"/>
          <w:vertAlign w:val="baseline"/>
        </w:rPr>
        <w:t>Redis TwemProxy</w:t>
      </w:r>
      <w:r w:rsidRPr="00BB4E76">
        <w:rPr>
          <w:rStyle w:val="afe"/>
          <w:rFonts w:ascii="Times New Roman" w:eastAsia="宋体" w:hAnsi="Times New Roman" w:hint="eastAsia"/>
          <w:vertAlign w:val="baseline"/>
        </w:rPr>
        <w:t>索引缓存的</w:t>
      </w:r>
      <w:r w:rsidRPr="00BB4E76">
        <w:rPr>
          <w:rStyle w:val="afe"/>
          <w:rFonts w:ascii="Times New Roman" w:eastAsia="宋体" w:hAnsi="Times New Roman" w:hint="eastAsia"/>
          <w:vertAlign w:val="baseline"/>
        </w:rPr>
        <w:t>HBase</w:t>
      </w:r>
      <w:r w:rsidRPr="00BB4E76">
        <w:rPr>
          <w:rStyle w:val="afe"/>
          <w:rFonts w:ascii="Times New Roman" w:eastAsia="宋体" w:hAnsi="Times New Roman" w:hint="eastAsia"/>
          <w:vertAlign w:val="baseline"/>
        </w:rPr>
        <w:t>查询方案</w:t>
      </w:r>
      <w:r w:rsidRPr="00BB4E76">
        <w:rPr>
          <w:rStyle w:val="afe"/>
          <w:rFonts w:ascii="Times New Roman" w:eastAsia="宋体" w:hAnsi="Times New Roman" w:hint="eastAsia"/>
          <w:vertAlign w:val="baseline"/>
        </w:rPr>
        <w:t>[</w:t>
      </w:r>
      <w:r w:rsidRPr="00BB4E76">
        <w:rPr>
          <w:rStyle w:val="afe"/>
          <w:rFonts w:ascii="Times New Roman" w:eastAsia="宋体" w:hAnsi="Times New Roman"/>
          <w:vertAlign w:val="baseline"/>
        </w:rPr>
        <w:t>J</w:t>
      </w:r>
      <w:r w:rsidRPr="00BB4E76">
        <w:rPr>
          <w:rStyle w:val="afe"/>
          <w:rFonts w:ascii="Times New Roman" w:eastAsia="宋体" w:hAnsi="Times New Roman" w:hint="eastAsia"/>
          <w:vertAlign w:val="baseline"/>
        </w:rPr>
        <w:t>]</w:t>
      </w:r>
      <w:r w:rsidRPr="00BB4E76">
        <w:rPr>
          <w:rStyle w:val="afe"/>
          <w:rFonts w:ascii="Times New Roman" w:eastAsia="宋体" w:hAnsi="Times New Roman"/>
          <w:vertAlign w:val="baseline"/>
        </w:rPr>
        <w:t xml:space="preserve">. </w:t>
      </w:r>
      <w:r w:rsidRPr="00BB4E76">
        <w:rPr>
          <w:rStyle w:val="afe"/>
          <w:rFonts w:ascii="Times New Roman" w:eastAsia="宋体" w:hAnsi="Times New Roman"/>
          <w:vertAlign w:val="baseline"/>
        </w:rPr>
        <w:t>信息技术，</w:t>
      </w:r>
      <w:r w:rsidRPr="00BB4E76">
        <w:rPr>
          <w:rStyle w:val="afe"/>
          <w:rFonts w:ascii="Times New Roman" w:eastAsia="宋体" w:hAnsi="Times New Roman" w:hint="eastAsia"/>
          <w:vertAlign w:val="baseline"/>
        </w:rPr>
        <w:t>2017(</w:t>
      </w:r>
      <w:r w:rsidRPr="00BB4E76">
        <w:rPr>
          <w:rStyle w:val="afe"/>
          <w:rFonts w:ascii="Times New Roman" w:eastAsia="宋体" w:hAnsi="Times New Roman"/>
          <w:vertAlign w:val="baseline"/>
        </w:rPr>
        <w:t>09</w:t>
      </w:r>
      <w:r w:rsidRPr="00BB4E76">
        <w:rPr>
          <w:rStyle w:val="afe"/>
          <w:rFonts w:ascii="Times New Roman" w:eastAsia="宋体" w:hAnsi="Times New Roman" w:hint="eastAsia"/>
          <w:vertAlign w:val="baseline"/>
        </w:rPr>
        <w:t>)</w:t>
      </w:r>
    </w:p>
  </w:endnote>
  <w:endnote w:id="59">
    <w:p w14:paraId="0164D38E" w14:textId="5A976F60" w:rsidR="006D032C" w:rsidRPr="00C3770D"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C3770D">
        <w:rPr>
          <w:rStyle w:val="afe"/>
          <w:rFonts w:ascii="Times New Roman" w:eastAsia="宋体" w:hAnsi="Times New Roman"/>
          <w:vertAlign w:val="baseline"/>
        </w:rPr>
        <w:endnoteRef/>
      </w:r>
      <w:r>
        <w:rPr>
          <w:rFonts w:ascii="Times New Roman" w:eastAsia="宋体" w:hAnsi="Times New Roman"/>
        </w:rPr>
        <w:t>]</w:t>
      </w:r>
      <w:r w:rsidRPr="00C3770D">
        <w:rPr>
          <w:rStyle w:val="afe"/>
          <w:rFonts w:ascii="Times New Roman" w:eastAsia="宋体" w:hAnsi="Times New Roman" w:hint="eastAsia"/>
          <w:vertAlign w:val="baseline"/>
        </w:rPr>
        <w:t>葛微</w:t>
      </w:r>
      <w:r w:rsidRPr="00C3770D">
        <w:rPr>
          <w:rStyle w:val="afe"/>
          <w:rFonts w:ascii="Times New Roman" w:eastAsia="宋体" w:hAnsi="Times New Roman" w:hint="eastAsia"/>
          <w:vertAlign w:val="baseline"/>
        </w:rPr>
        <w:t xml:space="preserve">, </w:t>
      </w:r>
      <w:r w:rsidRPr="00C3770D">
        <w:rPr>
          <w:rStyle w:val="afe"/>
          <w:rFonts w:ascii="Times New Roman" w:eastAsia="宋体" w:hAnsi="Times New Roman" w:hint="eastAsia"/>
          <w:vertAlign w:val="baseline"/>
        </w:rPr>
        <w:t>罗圣美</w:t>
      </w:r>
      <w:r w:rsidRPr="00C3770D">
        <w:rPr>
          <w:rStyle w:val="afe"/>
          <w:rFonts w:ascii="Times New Roman" w:eastAsia="宋体" w:hAnsi="Times New Roman" w:hint="eastAsia"/>
          <w:vertAlign w:val="baseline"/>
        </w:rPr>
        <w:t xml:space="preserve">, </w:t>
      </w:r>
      <w:r w:rsidRPr="00C3770D">
        <w:rPr>
          <w:rStyle w:val="afe"/>
          <w:rFonts w:ascii="Times New Roman" w:eastAsia="宋体" w:hAnsi="Times New Roman" w:hint="eastAsia"/>
          <w:vertAlign w:val="baseline"/>
        </w:rPr>
        <w:t>周文辉</w:t>
      </w:r>
      <w:r w:rsidRPr="00C3770D">
        <w:rPr>
          <w:rStyle w:val="afe"/>
          <w:rFonts w:ascii="Times New Roman" w:eastAsia="宋体" w:hAnsi="Times New Roman" w:hint="eastAsia"/>
          <w:vertAlign w:val="baseline"/>
        </w:rPr>
        <w:t>,</w:t>
      </w:r>
      <w:r w:rsidRPr="00C3770D">
        <w:rPr>
          <w:rStyle w:val="afe"/>
          <w:rFonts w:ascii="Times New Roman" w:eastAsia="宋体" w:hAnsi="Times New Roman" w:hint="eastAsia"/>
          <w:vertAlign w:val="baseline"/>
        </w:rPr>
        <w:t>等</w:t>
      </w:r>
      <w:r w:rsidRPr="00C3770D">
        <w:rPr>
          <w:rStyle w:val="afe"/>
          <w:rFonts w:ascii="Times New Roman" w:eastAsia="宋体" w:hAnsi="Times New Roman" w:hint="eastAsia"/>
          <w:vertAlign w:val="baseline"/>
        </w:rPr>
        <w:t>. HiBase:</w:t>
      </w:r>
      <w:r w:rsidRPr="00C3770D">
        <w:rPr>
          <w:rStyle w:val="afe"/>
          <w:rFonts w:ascii="Times New Roman" w:eastAsia="宋体" w:hAnsi="Times New Roman" w:hint="eastAsia"/>
          <w:vertAlign w:val="baseline"/>
        </w:rPr>
        <w:t>一种基于分层式索引的高效</w:t>
      </w:r>
      <w:r w:rsidRPr="00C3770D">
        <w:rPr>
          <w:rStyle w:val="afe"/>
          <w:rFonts w:ascii="Times New Roman" w:eastAsia="宋体" w:hAnsi="Times New Roman" w:hint="eastAsia"/>
          <w:vertAlign w:val="baseline"/>
        </w:rPr>
        <w:t>HBase</w:t>
      </w:r>
      <w:r w:rsidRPr="00C3770D">
        <w:rPr>
          <w:rStyle w:val="afe"/>
          <w:rFonts w:ascii="Times New Roman" w:eastAsia="宋体" w:hAnsi="Times New Roman" w:hint="eastAsia"/>
          <w:vertAlign w:val="baseline"/>
        </w:rPr>
        <w:t>查询技术与系统</w:t>
      </w:r>
      <w:r w:rsidRPr="00C3770D">
        <w:rPr>
          <w:rStyle w:val="afe"/>
          <w:rFonts w:ascii="Times New Roman" w:eastAsia="宋体" w:hAnsi="Times New Roman" w:hint="eastAsia"/>
          <w:vertAlign w:val="baseline"/>
        </w:rPr>
        <w:t>[C]// ccf</w:t>
      </w:r>
      <w:r w:rsidRPr="00C3770D">
        <w:rPr>
          <w:rStyle w:val="afe"/>
          <w:rFonts w:ascii="Times New Roman" w:eastAsia="宋体" w:hAnsi="Times New Roman" w:hint="eastAsia"/>
          <w:vertAlign w:val="baseline"/>
        </w:rPr>
        <w:t>大数据学术会议</w:t>
      </w:r>
      <w:r w:rsidRPr="00C3770D">
        <w:rPr>
          <w:rStyle w:val="afe"/>
          <w:rFonts w:ascii="Times New Roman" w:eastAsia="宋体" w:hAnsi="Times New Roman" w:hint="eastAsia"/>
          <w:vertAlign w:val="baseline"/>
        </w:rPr>
        <w:t>. 2014.</w:t>
      </w:r>
    </w:p>
  </w:endnote>
  <w:endnote w:id="60">
    <w:p w14:paraId="16DC8F5A" w14:textId="321E99AD" w:rsidR="006D032C" w:rsidRPr="00C3770D"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C3770D">
        <w:rPr>
          <w:rStyle w:val="afe"/>
          <w:rFonts w:ascii="Times New Roman" w:eastAsia="宋体" w:hAnsi="Times New Roman"/>
          <w:vertAlign w:val="baseline"/>
        </w:rPr>
        <w:endnoteRef/>
      </w:r>
      <w:r>
        <w:rPr>
          <w:rFonts w:ascii="Times New Roman" w:eastAsia="宋体" w:hAnsi="Times New Roman"/>
        </w:rPr>
        <w:t>]</w:t>
      </w:r>
      <w:r w:rsidRPr="00C3770D">
        <w:rPr>
          <w:rStyle w:val="afe"/>
          <w:rFonts w:ascii="Times New Roman" w:eastAsia="宋体" w:hAnsi="Times New Roman" w:hint="eastAsia"/>
          <w:vertAlign w:val="baseline"/>
        </w:rPr>
        <w:t>先入先出队列</w:t>
      </w:r>
      <w:r w:rsidRPr="00C3770D">
        <w:rPr>
          <w:rStyle w:val="afe"/>
          <w:rFonts w:ascii="Times New Roman" w:eastAsia="宋体" w:hAnsi="Times New Roman" w:hint="eastAsia"/>
          <w:vertAlign w:val="baseline"/>
        </w:rPr>
        <w:t>[EB/OL]. http://baike.baidu.com/item/</w:t>
      </w:r>
      <w:r w:rsidRPr="00C3770D">
        <w:rPr>
          <w:rStyle w:val="afe"/>
          <w:rFonts w:ascii="Times New Roman" w:eastAsia="宋体" w:hAnsi="Times New Roman" w:hint="eastAsia"/>
          <w:vertAlign w:val="baseline"/>
        </w:rPr>
        <w:t>先入先出队列</w:t>
      </w:r>
      <w:r w:rsidRPr="00C3770D">
        <w:rPr>
          <w:rStyle w:val="afe"/>
          <w:rFonts w:ascii="Times New Roman" w:eastAsia="宋体" w:hAnsi="Times New Roman" w:hint="eastAsia"/>
          <w:vertAlign w:val="baseline"/>
        </w:rPr>
        <w:t>.</w:t>
      </w:r>
    </w:p>
  </w:endnote>
  <w:endnote w:id="61">
    <w:p w14:paraId="64E5C571" w14:textId="5CCFFCB5" w:rsidR="006D032C" w:rsidRDefault="006D032C" w:rsidP="00443431">
      <w:pPr>
        <w:pStyle w:val="afc"/>
        <w:spacing w:line="360" w:lineRule="auto"/>
      </w:pPr>
      <w:r>
        <w:rPr>
          <w:rFonts w:ascii="Times New Roman" w:eastAsia="宋体" w:hAnsi="Times New Roman"/>
        </w:rPr>
        <w:t>[</w:t>
      </w:r>
      <w:r w:rsidRPr="00C3770D">
        <w:rPr>
          <w:rStyle w:val="afe"/>
          <w:rFonts w:ascii="Times New Roman" w:eastAsia="宋体" w:hAnsi="Times New Roman"/>
          <w:vertAlign w:val="baseline"/>
        </w:rPr>
        <w:endnoteRef/>
      </w:r>
      <w:r>
        <w:rPr>
          <w:rFonts w:ascii="Times New Roman" w:eastAsia="宋体" w:hAnsi="Times New Roman"/>
        </w:rPr>
        <w:t>]</w:t>
      </w:r>
      <w:r w:rsidRPr="00C3770D">
        <w:rPr>
          <w:rStyle w:val="afe"/>
          <w:rFonts w:ascii="Times New Roman" w:eastAsia="宋体" w:hAnsi="Times New Roman" w:hint="eastAsia"/>
          <w:vertAlign w:val="baseline"/>
        </w:rPr>
        <w:t>张震波</w:t>
      </w:r>
      <w:r w:rsidRPr="00C3770D">
        <w:rPr>
          <w:rStyle w:val="afe"/>
          <w:rFonts w:ascii="Times New Roman" w:eastAsia="宋体" w:hAnsi="Times New Roman" w:hint="eastAsia"/>
          <w:vertAlign w:val="baseline"/>
        </w:rPr>
        <w:t xml:space="preserve">, </w:t>
      </w:r>
      <w:r w:rsidRPr="00C3770D">
        <w:rPr>
          <w:rStyle w:val="afe"/>
          <w:rFonts w:ascii="Times New Roman" w:eastAsia="宋体" w:hAnsi="Times New Roman" w:hint="eastAsia"/>
          <w:vertAlign w:val="baseline"/>
        </w:rPr>
        <w:t>杨鹤标</w:t>
      </w:r>
      <w:r w:rsidRPr="00C3770D">
        <w:rPr>
          <w:rStyle w:val="afe"/>
          <w:rFonts w:ascii="Times New Roman" w:eastAsia="宋体" w:hAnsi="Times New Roman" w:hint="eastAsia"/>
          <w:vertAlign w:val="baseline"/>
        </w:rPr>
        <w:t xml:space="preserve">, </w:t>
      </w:r>
      <w:r w:rsidRPr="00C3770D">
        <w:rPr>
          <w:rStyle w:val="afe"/>
          <w:rFonts w:ascii="Times New Roman" w:eastAsia="宋体" w:hAnsi="Times New Roman" w:hint="eastAsia"/>
          <w:vertAlign w:val="baseline"/>
        </w:rPr>
        <w:t>马振华</w:t>
      </w:r>
      <w:r w:rsidRPr="00C3770D">
        <w:rPr>
          <w:rStyle w:val="afe"/>
          <w:rFonts w:ascii="Times New Roman" w:eastAsia="宋体" w:hAnsi="Times New Roman" w:hint="eastAsia"/>
          <w:vertAlign w:val="baseline"/>
        </w:rPr>
        <w:t xml:space="preserve">. </w:t>
      </w:r>
      <w:r w:rsidRPr="00C3770D">
        <w:rPr>
          <w:rStyle w:val="afe"/>
          <w:rFonts w:ascii="Times New Roman" w:eastAsia="宋体" w:hAnsi="Times New Roman" w:hint="eastAsia"/>
          <w:vertAlign w:val="baseline"/>
        </w:rPr>
        <w:t>基于</w:t>
      </w:r>
      <w:r w:rsidRPr="00C3770D">
        <w:rPr>
          <w:rStyle w:val="afe"/>
          <w:rFonts w:ascii="Times New Roman" w:eastAsia="宋体" w:hAnsi="Times New Roman" w:hint="eastAsia"/>
          <w:vertAlign w:val="baseline"/>
        </w:rPr>
        <w:t>LRU</w:t>
      </w:r>
      <w:r w:rsidRPr="00C3770D">
        <w:rPr>
          <w:rStyle w:val="afe"/>
          <w:rFonts w:ascii="Times New Roman" w:eastAsia="宋体" w:hAnsi="Times New Roman" w:hint="eastAsia"/>
          <w:vertAlign w:val="baseline"/>
        </w:rPr>
        <w:t>算法的</w:t>
      </w:r>
      <w:r w:rsidRPr="00C3770D">
        <w:rPr>
          <w:rStyle w:val="afe"/>
          <w:rFonts w:ascii="Times New Roman" w:eastAsia="宋体" w:hAnsi="Times New Roman" w:hint="eastAsia"/>
          <w:vertAlign w:val="baseline"/>
        </w:rPr>
        <w:t>Web</w:t>
      </w:r>
      <w:r w:rsidRPr="00C3770D">
        <w:rPr>
          <w:rStyle w:val="afe"/>
          <w:rFonts w:ascii="Times New Roman" w:eastAsia="宋体" w:hAnsi="Times New Roman" w:hint="eastAsia"/>
          <w:vertAlign w:val="baseline"/>
        </w:rPr>
        <w:t>系统缓存机制</w:t>
      </w:r>
      <w:r w:rsidRPr="00C3770D">
        <w:rPr>
          <w:rStyle w:val="afe"/>
          <w:rFonts w:ascii="Times New Roman" w:eastAsia="宋体" w:hAnsi="Times New Roman" w:hint="eastAsia"/>
          <w:vertAlign w:val="baseline"/>
        </w:rPr>
        <w:t xml:space="preserve">[J]. </w:t>
      </w:r>
      <w:r w:rsidRPr="00C3770D">
        <w:rPr>
          <w:rStyle w:val="afe"/>
          <w:rFonts w:ascii="Times New Roman" w:eastAsia="宋体" w:hAnsi="Times New Roman" w:hint="eastAsia"/>
          <w:vertAlign w:val="baseline"/>
        </w:rPr>
        <w:t>计算机工程</w:t>
      </w:r>
      <w:r w:rsidRPr="00C3770D">
        <w:rPr>
          <w:rStyle w:val="afe"/>
          <w:rFonts w:ascii="Times New Roman" w:eastAsia="宋体" w:hAnsi="Times New Roman" w:hint="eastAsia"/>
          <w:vertAlign w:val="baseline"/>
        </w:rPr>
        <w:t>, 2006, 32(19):68-70.</w:t>
      </w:r>
    </w:p>
  </w:endnote>
  <w:endnote w:id="62">
    <w:p w14:paraId="52033AF7" w14:textId="75D81668" w:rsidR="006D032C" w:rsidRPr="008C437A"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8C437A">
        <w:rPr>
          <w:rStyle w:val="afe"/>
          <w:rFonts w:ascii="Times New Roman" w:eastAsia="宋体" w:hAnsi="Times New Roman"/>
          <w:vertAlign w:val="baseline"/>
        </w:rPr>
        <w:endnoteRef/>
      </w:r>
      <w:r>
        <w:rPr>
          <w:rStyle w:val="afe"/>
          <w:rFonts w:ascii="Times New Roman" w:eastAsia="宋体" w:hAnsi="Times New Roman"/>
          <w:vertAlign w:val="baseline"/>
        </w:rPr>
        <w:t>]</w:t>
      </w:r>
      <w:r w:rsidRPr="008C437A">
        <w:rPr>
          <w:rStyle w:val="afe"/>
          <w:rFonts w:ascii="Times New Roman" w:eastAsia="宋体" w:hAnsi="Times New Roman"/>
          <w:vertAlign w:val="baseline"/>
        </w:rPr>
        <w:t>Karakostas G, Serpanos D N. Practical LFU Implementation for Web Caching[J]. 2000.</w:t>
      </w:r>
    </w:p>
  </w:endnote>
  <w:endnote w:id="63">
    <w:p w14:paraId="74D1CA3E" w14:textId="12EE3424" w:rsidR="006D032C" w:rsidRPr="008C437A"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8C437A">
        <w:rPr>
          <w:rStyle w:val="afe"/>
          <w:rFonts w:ascii="Times New Roman" w:eastAsia="宋体" w:hAnsi="Times New Roman"/>
          <w:vertAlign w:val="baseline"/>
        </w:rPr>
        <w:endnoteRef/>
      </w:r>
      <w:r>
        <w:rPr>
          <w:rFonts w:ascii="Times New Roman" w:eastAsia="宋体" w:hAnsi="Times New Roman"/>
        </w:rPr>
        <w:t>]</w:t>
      </w:r>
      <w:r w:rsidRPr="008C437A">
        <w:rPr>
          <w:rStyle w:val="afe"/>
          <w:rFonts w:ascii="Times New Roman" w:eastAsia="宋体" w:hAnsi="Times New Roman"/>
          <w:vertAlign w:val="baseline"/>
        </w:rPr>
        <w:t>Devine R. Design and implementation of DDH: A distributed dynamic hashing algorithm[M]// Foundations of Data Organization and Algorithms. Springer Berlin Heidelberg, 1993:101-114.</w:t>
      </w:r>
    </w:p>
  </w:endnote>
  <w:endnote w:id="64">
    <w:p w14:paraId="7EC229CE" w14:textId="5E78C069" w:rsidR="006D032C" w:rsidRPr="008C437A"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8C437A">
        <w:rPr>
          <w:rStyle w:val="afe"/>
          <w:rFonts w:ascii="Times New Roman" w:eastAsia="宋体" w:hAnsi="Times New Roman"/>
          <w:vertAlign w:val="baseline"/>
        </w:rPr>
        <w:endnoteRef/>
      </w:r>
      <w:r>
        <w:rPr>
          <w:rFonts w:ascii="Times New Roman" w:eastAsia="宋体" w:hAnsi="Times New Roman"/>
        </w:rPr>
        <w:t>]</w:t>
      </w:r>
      <w:r w:rsidRPr="008C437A">
        <w:rPr>
          <w:rStyle w:val="afe"/>
          <w:rFonts w:ascii="Times New Roman" w:eastAsia="宋体" w:hAnsi="Times New Roman" w:hint="eastAsia"/>
          <w:vertAlign w:val="baseline"/>
        </w:rPr>
        <w:t>杨彧剑</w:t>
      </w:r>
      <w:r w:rsidRPr="008C437A">
        <w:rPr>
          <w:rStyle w:val="afe"/>
          <w:rFonts w:ascii="Times New Roman" w:eastAsia="宋体" w:hAnsi="Times New Roman" w:hint="eastAsia"/>
          <w:vertAlign w:val="baseline"/>
        </w:rPr>
        <w:t xml:space="preserve">, </w:t>
      </w:r>
      <w:r w:rsidRPr="008C437A">
        <w:rPr>
          <w:rStyle w:val="afe"/>
          <w:rFonts w:ascii="Times New Roman" w:eastAsia="宋体" w:hAnsi="Times New Roman" w:hint="eastAsia"/>
          <w:vertAlign w:val="baseline"/>
        </w:rPr>
        <w:t>林波</w:t>
      </w:r>
      <w:r w:rsidRPr="008C437A">
        <w:rPr>
          <w:rStyle w:val="afe"/>
          <w:rFonts w:ascii="Times New Roman" w:eastAsia="宋体" w:hAnsi="Times New Roman" w:hint="eastAsia"/>
          <w:vertAlign w:val="baseline"/>
        </w:rPr>
        <w:t xml:space="preserve">. </w:t>
      </w:r>
      <w:r w:rsidRPr="008C437A">
        <w:rPr>
          <w:rStyle w:val="afe"/>
          <w:rFonts w:ascii="Times New Roman" w:eastAsia="宋体" w:hAnsi="Times New Roman" w:hint="eastAsia"/>
          <w:vertAlign w:val="baseline"/>
        </w:rPr>
        <w:t>分布式存储系统中一致性哈希算法的研究</w:t>
      </w:r>
      <w:r w:rsidRPr="008C437A">
        <w:rPr>
          <w:rStyle w:val="afe"/>
          <w:rFonts w:ascii="Times New Roman" w:eastAsia="宋体" w:hAnsi="Times New Roman" w:hint="eastAsia"/>
          <w:vertAlign w:val="baseline"/>
        </w:rPr>
        <w:t xml:space="preserve">[J]. </w:t>
      </w:r>
      <w:r w:rsidRPr="008C437A">
        <w:rPr>
          <w:rStyle w:val="afe"/>
          <w:rFonts w:ascii="Times New Roman" w:eastAsia="宋体" w:hAnsi="Times New Roman" w:hint="eastAsia"/>
          <w:vertAlign w:val="baseline"/>
        </w:rPr>
        <w:t>电脑知识与技术</w:t>
      </w:r>
      <w:r w:rsidRPr="008C437A">
        <w:rPr>
          <w:rStyle w:val="afe"/>
          <w:rFonts w:ascii="Times New Roman" w:eastAsia="宋体" w:hAnsi="Times New Roman" w:hint="eastAsia"/>
          <w:vertAlign w:val="baseline"/>
        </w:rPr>
        <w:t>, 2011, 07(22):5295-5296.</w:t>
      </w:r>
    </w:p>
  </w:endnote>
  <w:endnote w:id="65">
    <w:p w14:paraId="689F93DD" w14:textId="465B298B" w:rsidR="006D032C" w:rsidRPr="008C437A"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8C437A">
        <w:rPr>
          <w:rStyle w:val="afe"/>
          <w:rFonts w:ascii="Times New Roman" w:eastAsia="宋体" w:hAnsi="Times New Roman"/>
          <w:vertAlign w:val="baseline"/>
        </w:rPr>
        <w:endnoteRef/>
      </w:r>
      <w:r>
        <w:rPr>
          <w:rFonts w:ascii="Times New Roman" w:eastAsia="宋体" w:hAnsi="Times New Roman"/>
        </w:rPr>
        <w:t>]</w:t>
      </w:r>
      <w:r w:rsidRPr="008C437A">
        <w:rPr>
          <w:rStyle w:val="afe"/>
          <w:rFonts w:ascii="Times New Roman" w:eastAsia="宋体" w:hAnsi="Times New Roman" w:hint="eastAsia"/>
          <w:vertAlign w:val="baseline"/>
        </w:rPr>
        <w:t>汪然</w:t>
      </w:r>
      <w:r w:rsidRPr="008C437A">
        <w:rPr>
          <w:rStyle w:val="afe"/>
          <w:rFonts w:ascii="Times New Roman" w:eastAsia="宋体" w:hAnsi="Times New Roman" w:hint="eastAsia"/>
          <w:vertAlign w:val="baseline"/>
        </w:rPr>
        <w:t xml:space="preserve">. </w:t>
      </w:r>
      <w:r w:rsidRPr="008C437A">
        <w:rPr>
          <w:rStyle w:val="afe"/>
          <w:rFonts w:ascii="Times New Roman" w:eastAsia="宋体" w:hAnsi="Times New Roman" w:hint="eastAsia"/>
          <w:vertAlign w:val="baseline"/>
        </w:rPr>
        <w:t>基于</w:t>
      </w:r>
      <w:r w:rsidRPr="008C437A">
        <w:rPr>
          <w:rStyle w:val="afe"/>
          <w:rFonts w:ascii="Times New Roman" w:eastAsia="宋体" w:hAnsi="Times New Roman" w:hint="eastAsia"/>
          <w:vertAlign w:val="baseline"/>
        </w:rPr>
        <w:t>ActiveMQ</w:t>
      </w:r>
      <w:r w:rsidRPr="008C437A">
        <w:rPr>
          <w:rStyle w:val="afe"/>
          <w:rFonts w:ascii="Times New Roman" w:eastAsia="宋体" w:hAnsi="Times New Roman" w:hint="eastAsia"/>
          <w:vertAlign w:val="baseline"/>
        </w:rPr>
        <w:t>的消息中间件的设计与实现</w:t>
      </w:r>
      <w:r w:rsidRPr="008C437A">
        <w:rPr>
          <w:rStyle w:val="afe"/>
          <w:rFonts w:ascii="Times New Roman" w:eastAsia="宋体" w:hAnsi="Times New Roman" w:hint="eastAsia"/>
          <w:vertAlign w:val="baseline"/>
        </w:rPr>
        <w:t xml:space="preserve">[D]. </w:t>
      </w:r>
      <w:r w:rsidRPr="008C437A">
        <w:rPr>
          <w:rStyle w:val="afe"/>
          <w:rFonts w:ascii="Times New Roman" w:eastAsia="宋体" w:hAnsi="Times New Roman" w:hint="eastAsia"/>
          <w:vertAlign w:val="baseline"/>
        </w:rPr>
        <w:t>西安电子科技大学</w:t>
      </w:r>
      <w:r w:rsidRPr="008C437A">
        <w:rPr>
          <w:rStyle w:val="afe"/>
          <w:rFonts w:ascii="Times New Roman" w:eastAsia="宋体" w:hAnsi="Times New Roman" w:hint="eastAsia"/>
          <w:vertAlign w:val="baseline"/>
        </w:rPr>
        <w:t>, 2013.</w:t>
      </w:r>
    </w:p>
  </w:endnote>
  <w:endnote w:id="66">
    <w:p w14:paraId="6410DF32" w14:textId="3255A505" w:rsidR="006D032C" w:rsidRPr="008C437A"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8C437A">
        <w:rPr>
          <w:rStyle w:val="afe"/>
          <w:rFonts w:ascii="Times New Roman" w:eastAsia="宋体" w:hAnsi="Times New Roman"/>
          <w:vertAlign w:val="baseline"/>
        </w:rPr>
        <w:endnoteRef/>
      </w:r>
      <w:r>
        <w:rPr>
          <w:rFonts w:ascii="Times New Roman" w:eastAsia="宋体" w:hAnsi="Times New Roman"/>
        </w:rPr>
        <w:t>]</w:t>
      </w:r>
      <w:r w:rsidRPr="008C437A">
        <w:rPr>
          <w:rStyle w:val="afe"/>
          <w:rFonts w:ascii="Times New Roman" w:eastAsia="宋体" w:hAnsi="Times New Roman"/>
          <w:vertAlign w:val="baseline"/>
        </w:rPr>
        <w:t>Videla A, Videla A. RabbitMQ in Action[M]. Manning Publications, 2012.</w:t>
      </w:r>
    </w:p>
  </w:endnote>
  <w:endnote w:id="67">
    <w:p w14:paraId="03E0D52F" w14:textId="1AA87D65" w:rsidR="006D032C" w:rsidRPr="008C437A"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8C437A">
        <w:rPr>
          <w:rStyle w:val="afe"/>
          <w:rFonts w:ascii="Times New Roman" w:eastAsia="宋体" w:hAnsi="Times New Roman"/>
          <w:vertAlign w:val="baseline"/>
        </w:rPr>
        <w:endnoteRef/>
      </w:r>
      <w:r>
        <w:rPr>
          <w:rFonts w:ascii="Times New Roman" w:eastAsia="宋体" w:hAnsi="Times New Roman"/>
        </w:rPr>
        <w:t>]</w:t>
      </w:r>
      <w:r w:rsidRPr="008C437A">
        <w:rPr>
          <w:rStyle w:val="afe"/>
          <w:rFonts w:ascii="Times New Roman" w:eastAsia="宋体" w:hAnsi="Times New Roman"/>
          <w:vertAlign w:val="baseline"/>
        </w:rPr>
        <w:t>Melnik S, Gubarev A, Long J J, et al. Dremel: Interactive Analysis of Web-Scale Datasets[J]. Communications of the Acm, 2010, 3(12):114-123.</w:t>
      </w:r>
    </w:p>
  </w:endnote>
  <w:endnote w:id="68">
    <w:p w14:paraId="5AD0DD6A" w14:textId="4CDF5798" w:rsidR="006D032C" w:rsidRDefault="006D032C" w:rsidP="00443431">
      <w:pPr>
        <w:pStyle w:val="afc"/>
        <w:spacing w:line="360" w:lineRule="auto"/>
      </w:pPr>
      <w:r>
        <w:rPr>
          <w:rFonts w:ascii="Times New Roman" w:eastAsia="宋体" w:hAnsi="Times New Roman"/>
        </w:rPr>
        <w:t>[</w:t>
      </w:r>
      <w:r w:rsidRPr="008C437A">
        <w:rPr>
          <w:rStyle w:val="afe"/>
          <w:rFonts w:ascii="Times New Roman" w:eastAsia="宋体" w:hAnsi="Times New Roman"/>
          <w:vertAlign w:val="baseline"/>
        </w:rPr>
        <w:endnoteRef/>
      </w:r>
      <w:r>
        <w:rPr>
          <w:rFonts w:ascii="Times New Roman" w:eastAsia="宋体" w:hAnsi="Times New Roman"/>
        </w:rPr>
        <w:t>]</w:t>
      </w:r>
      <w:r w:rsidRPr="008C437A">
        <w:rPr>
          <w:rStyle w:val="afe"/>
          <w:rFonts w:ascii="Times New Roman" w:eastAsia="宋体" w:hAnsi="Times New Roman"/>
          <w:vertAlign w:val="baseline"/>
        </w:rPr>
        <w:t>Vashishtha H, Stroulia E. Enhancing Query Support in HBase via an Extended Coprocessors Framework[M]// Towards a Service-Based Internet. DBLP, 2011:75-87.</w:t>
      </w:r>
    </w:p>
  </w:endnote>
  <w:endnote w:id="69">
    <w:p w14:paraId="3152CF2F" w14:textId="2F303C22" w:rsidR="006D032C" w:rsidRPr="007E0113" w:rsidRDefault="006D032C" w:rsidP="00443431">
      <w:pPr>
        <w:pStyle w:val="afc"/>
        <w:spacing w:line="360" w:lineRule="auto"/>
        <w:rPr>
          <w:rStyle w:val="afe"/>
          <w:rFonts w:ascii="Times New Roman" w:eastAsia="宋体" w:hAnsi="Times New Roman"/>
          <w:vertAlign w:val="baseline"/>
        </w:rPr>
      </w:pPr>
      <w:r>
        <w:rPr>
          <w:rFonts w:ascii="Times New Roman" w:eastAsia="宋体" w:hAnsi="Times New Roman"/>
        </w:rPr>
        <w:t>[</w:t>
      </w:r>
      <w:r w:rsidRPr="007E0113">
        <w:rPr>
          <w:rStyle w:val="afe"/>
          <w:rFonts w:ascii="Times New Roman" w:eastAsia="宋体" w:hAnsi="Times New Roman"/>
          <w:vertAlign w:val="baseline"/>
        </w:rPr>
        <w:endnoteRef/>
      </w:r>
      <w:r>
        <w:rPr>
          <w:rFonts w:ascii="Times New Roman" w:eastAsia="宋体" w:hAnsi="Times New Roman"/>
        </w:rPr>
        <w:t>]</w:t>
      </w:r>
      <w:r w:rsidRPr="007E0113">
        <w:rPr>
          <w:rStyle w:val="afe"/>
          <w:rFonts w:ascii="Times New Roman" w:eastAsia="宋体" w:hAnsi="Times New Roman"/>
          <w:vertAlign w:val="baseline"/>
        </w:rPr>
        <w:t>Phoenix[EB/OL]. http://phoenix.apache.org/.</w:t>
      </w:r>
    </w:p>
  </w:endnote>
  <w:endnote w:id="70">
    <w:p w14:paraId="1B7798E0" w14:textId="687FBCFD" w:rsidR="006D032C" w:rsidRPr="00BB0585" w:rsidRDefault="006D032C" w:rsidP="00443431">
      <w:pPr>
        <w:pStyle w:val="afc"/>
        <w:spacing w:line="360" w:lineRule="auto"/>
        <w:rPr>
          <w:rFonts w:ascii="Times New Roman" w:eastAsia="宋体" w:hAnsi="Times New Roman"/>
        </w:rPr>
      </w:pPr>
      <w:r>
        <w:rPr>
          <w:rFonts w:ascii="Times New Roman" w:eastAsia="宋体" w:hAnsi="Times New Roman"/>
        </w:rPr>
        <w:t>[</w:t>
      </w:r>
      <w:r w:rsidRPr="007E0113">
        <w:rPr>
          <w:rStyle w:val="afe"/>
          <w:rFonts w:ascii="Times New Roman" w:eastAsia="宋体" w:hAnsi="Times New Roman"/>
          <w:vertAlign w:val="baseline"/>
        </w:rPr>
        <w:endnoteRef/>
      </w:r>
      <w:r>
        <w:rPr>
          <w:rFonts w:ascii="Times New Roman" w:eastAsia="宋体" w:hAnsi="Times New Roman"/>
        </w:rPr>
        <w:t>]</w:t>
      </w:r>
      <w:r w:rsidRPr="007E0113">
        <w:rPr>
          <w:rStyle w:val="afe"/>
          <w:rFonts w:ascii="Times New Roman" w:eastAsia="宋体" w:hAnsi="Times New Roman"/>
          <w:vertAlign w:val="baseline"/>
        </w:rPr>
        <w:t>Clustering redis to maximize uptime and scale[EB/OL]. https://blog.recurly.com/2014/05/clustering-redis-maximize-uptime-scale.</w:t>
      </w:r>
    </w:p>
  </w:endnote>
  <w:endnote w:id="71">
    <w:p w14:paraId="61097F38" w14:textId="0782318C" w:rsidR="006D032C" w:rsidRDefault="006D032C" w:rsidP="00443431">
      <w:pPr>
        <w:pStyle w:val="afc"/>
        <w:spacing w:line="360" w:lineRule="auto"/>
      </w:pPr>
      <w:r>
        <w:rPr>
          <w:rFonts w:ascii="Times New Roman" w:eastAsia="宋体" w:hAnsi="Times New Roman"/>
        </w:rPr>
        <w:t>[</w:t>
      </w:r>
      <w:r w:rsidRPr="00701C9A">
        <w:rPr>
          <w:rStyle w:val="afe"/>
          <w:rFonts w:ascii="Times New Roman" w:eastAsia="宋体" w:hAnsi="Times New Roman"/>
          <w:vertAlign w:val="baseline"/>
        </w:rPr>
        <w:endnoteRef/>
      </w:r>
      <w:r>
        <w:rPr>
          <w:rFonts w:ascii="Times New Roman" w:eastAsia="宋体" w:hAnsi="Times New Roman"/>
        </w:rPr>
        <w:t>]</w:t>
      </w:r>
      <w:r w:rsidRPr="00701C9A">
        <w:rPr>
          <w:rStyle w:val="afe"/>
          <w:rFonts w:ascii="Times New Roman" w:eastAsia="宋体" w:hAnsi="Times New Roman" w:hint="eastAsia"/>
          <w:vertAlign w:val="baseline"/>
        </w:rPr>
        <w:t>戴晓婧</w:t>
      </w:r>
      <w:r w:rsidRPr="00701C9A">
        <w:rPr>
          <w:rStyle w:val="afe"/>
          <w:rFonts w:ascii="Times New Roman" w:eastAsia="宋体" w:hAnsi="Times New Roman" w:hint="eastAsia"/>
          <w:vertAlign w:val="baseline"/>
        </w:rPr>
        <w:t xml:space="preserve">, </w:t>
      </w:r>
      <w:r w:rsidRPr="00701C9A">
        <w:rPr>
          <w:rStyle w:val="afe"/>
          <w:rFonts w:ascii="Times New Roman" w:eastAsia="宋体" w:hAnsi="Times New Roman" w:hint="eastAsia"/>
          <w:vertAlign w:val="baseline"/>
        </w:rPr>
        <w:t>张宁</w:t>
      </w:r>
      <w:r w:rsidRPr="00701C9A">
        <w:rPr>
          <w:rStyle w:val="afe"/>
          <w:rFonts w:ascii="Times New Roman" w:eastAsia="宋体" w:hAnsi="Times New Roman" w:hint="eastAsia"/>
          <w:vertAlign w:val="baseline"/>
        </w:rPr>
        <w:t xml:space="preserve">. </w:t>
      </w:r>
      <w:r w:rsidRPr="00701C9A">
        <w:rPr>
          <w:rStyle w:val="afe"/>
          <w:rFonts w:ascii="Times New Roman" w:eastAsia="宋体" w:hAnsi="Times New Roman" w:hint="eastAsia"/>
          <w:vertAlign w:val="baseline"/>
        </w:rPr>
        <w:t>基于</w:t>
      </w:r>
      <w:r w:rsidRPr="00701C9A">
        <w:rPr>
          <w:rStyle w:val="afe"/>
          <w:rFonts w:ascii="Times New Roman" w:eastAsia="宋体" w:hAnsi="Times New Roman" w:hint="eastAsia"/>
          <w:vertAlign w:val="baseline"/>
        </w:rPr>
        <w:t>LoadRunner</w:t>
      </w:r>
      <w:r w:rsidRPr="00701C9A">
        <w:rPr>
          <w:rStyle w:val="afe"/>
          <w:rFonts w:ascii="Times New Roman" w:eastAsia="宋体" w:hAnsi="Times New Roman" w:hint="eastAsia"/>
          <w:vertAlign w:val="baseline"/>
        </w:rPr>
        <w:t>的数据分析平台的性能测试及优化</w:t>
      </w:r>
      <w:r w:rsidRPr="00701C9A">
        <w:rPr>
          <w:rStyle w:val="afe"/>
          <w:rFonts w:ascii="Times New Roman" w:eastAsia="宋体" w:hAnsi="Times New Roman" w:hint="eastAsia"/>
          <w:vertAlign w:val="baseline"/>
        </w:rPr>
        <w:t xml:space="preserve">[J]. </w:t>
      </w:r>
      <w:r w:rsidRPr="00701C9A">
        <w:rPr>
          <w:rStyle w:val="afe"/>
          <w:rFonts w:ascii="Times New Roman" w:eastAsia="宋体" w:hAnsi="Times New Roman" w:hint="eastAsia"/>
          <w:vertAlign w:val="baseline"/>
        </w:rPr>
        <w:t>计算机技术与发展</w:t>
      </w:r>
      <w:r w:rsidRPr="00701C9A">
        <w:rPr>
          <w:rStyle w:val="afe"/>
          <w:rFonts w:ascii="Times New Roman" w:eastAsia="宋体" w:hAnsi="Times New Roman" w:hint="eastAsia"/>
          <w:vertAlign w:val="baseline"/>
        </w:rPr>
        <w:t>, 2013, 23(7):202-206.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F71A4" w14:textId="77777777" w:rsidR="006D032C" w:rsidRDefault="006D032C">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761213"/>
      <w:docPartObj>
        <w:docPartGallery w:val="Page Numbers (Bottom of Page)"/>
        <w:docPartUnique/>
      </w:docPartObj>
    </w:sdtPr>
    <w:sdtEndPr/>
    <w:sdtContent>
      <w:p w14:paraId="253234CF" w14:textId="2A5566F1" w:rsidR="006D032C" w:rsidRDefault="006D032C">
        <w:pPr>
          <w:pStyle w:val="a3"/>
          <w:jc w:val="center"/>
        </w:pPr>
        <w:r>
          <w:fldChar w:fldCharType="begin"/>
        </w:r>
        <w:r>
          <w:instrText>PAGE   \* MERGEFORMAT</w:instrText>
        </w:r>
        <w:r>
          <w:fldChar w:fldCharType="separate"/>
        </w:r>
        <w:r w:rsidR="002742A2" w:rsidRPr="002742A2">
          <w:rPr>
            <w:noProof/>
            <w:lang w:val="zh-CN"/>
          </w:rPr>
          <w:t>55</w:t>
        </w:r>
        <w:r>
          <w:fldChar w:fldCharType="end"/>
        </w:r>
      </w:p>
    </w:sdtContent>
  </w:sdt>
  <w:p w14:paraId="0C1D000F" w14:textId="4732AB4C" w:rsidR="006D032C" w:rsidRDefault="006D032C">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43EA4" w14:textId="77777777" w:rsidR="00B51235" w:rsidRDefault="00B51235">
      <w:r>
        <w:separator/>
      </w:r>
    </w:p>
  </w:footnote>
  <w:footnote w:type="continuationSeparator" w:id="0">
    <w:p w14:paraId="2594DA0B" w14:textId="77777777" w:rsidR="00B51235" w:rsidRDefault="00B512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61CC8" w14:textId="77777777" w:rsidR="006D032C" w:rsidRPr="00FF20CA" w:rsidRDefault="006D032C" w:rsidP="00872BC0">
    <w:pPr>
      <w:pStyle w:val="a7"/>
      <w:rPr>
        <w:rFonts w:ascii="楷体_GB2312" w:eastAsia="楷体_GB2312"/>
        <w:sz w:val="21"/>
        <w:szCs w:val="21"/>
      </w:rPr>
    </w:pPr>
    <w:r>
      <w:rPr>
        <w:rFonts w:ascii="楷体_GB2312" w:eastAsia="楷体_GB2312" w:hint="eastAsia"/>
        <w:sz w:val="21"/>
        <w:szCs w:val="21"/>
      </w:rPr>
      <w:t>基于UCON的网络银行支付策略研究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DE84" w14:textId="77777777" w:rsidR="006D032C" w:rsidRPr="00113028" w:rsidRDefault="006D032C" w:rsidP="00872BC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F8E1C" w14:textId="77777777" w:rsidR="006D032C" w:rsidRDefault="006D032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5518"/>
    <w:multiLevelType w:val="hybridMultilevel"/>
    <w:tmpl w:val="75BAF232"/>
    <w:lvl w:ilvl="0" w:tplc="E886F91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D42451"/>
    <w:multiLevelType w:val="hybridMultilevel"/>
    <w:tmpl w:val="25F22D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5427BA"/>
    <w:multiLevelType w:val="hybridMultilevel"/>
    <w:tmpl w:val="3D9A9A16"/>
    <w:lvl w:ilvl="0" w:tplc="0409000F">
      <w:start w:val="1"/>
      <w:numFmt w:val="decimal"/>
      <w:lvlText w:val="%1."/>
      <w:lvlJc w:val="left"/>
      <w:pPr>
        <w:ind w:left="420" w:hanging="420"/>
      </w:pPr>
    </w:lvl>
    <w:lvl w:ilvl="1" w:tplc="15966B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B3409E"/>
    <w:multiLevelType w:val="hybridMultilevel"/>
    <w:tmpl w:val="7488F0F4"/>
    <w:lvl w:ilvl="0" w:tplc="7706A90E">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4" w15:restartNumberingAfterBreak="0">
    <w:nsid w:val="0BD05ACC"/>
    <w:multiLevelType w:val="hybridMultilevel"/>
    <w:tmpl w:val="A2E6BC58"/>
    <w:lvl w:ilvl="0" w:tplc="2D7C6EE0">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BC37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D32241"/>
    <w:multiLevelType w:val="hybridMultilevel"/>
    <w:tmpl w:val="05B099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1B032C8"/>
    <w:multiLevelType w:val="hybridMultilevel"/>
    <w:tmpl w:val="11C62D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56D28E6"/>
    <w:multiLevelType w:val="hybridMultilevel"/>
    <w:tmpl w:val="466278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7FD697A"/>
    <w:multiLevelType w:val="hybridMultilevel"/>
    <w:tmpl w:val="3F2272B2"/>
    <w:lvl w:ilvl="0" w:tplc="E886F9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877F52"/>
    <w:multiLevelType w:val="hybridMultilevel"/>
    <w:tmpl w:val="D5C2FA7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D5A2ACF"/>
    <w:multiLevelType w:val="hybridMultilevel"/>
    <w:tmpl w:val="FD94B968"/>
    <w:lvl w:ilvl="0" w:tplc="04090019">
      <w:start w:val="1"/>
      <w:numFmt w:val="lowerLetter"/>
      <w:lvlText w:val="%1)"/>
      <w:lvlJc w:val="left"/>
      <w:pPr>
        <w:ind w:left="3784" w:hanging="420"/>
      </w:pPr>
    </w:lvl>
    <w:lvl w:ilvl="1" w:tplc="04090019" w:tentative="1">
      <w:start w:val="1"/>
      <w:numFmt w:val="lowerLetter"/>
      <w:lvlText w:val="%2)"/>
      <w:lvlJc w:val="left"/>
      <w:pPr>
        <w:ind w:left="4204" w:hanging="420"/>
      </w:pPr>
    </w:lvl>
    <w:lvl w:ilvl="2" w:tplc="0409001B" w:tentative="1">
      <w:start w:val="1"/>
      <w:numFmt w:val="lowerRoman"/>
      <w:lvlText w:val="%3."/>
      <w:lvlJc w:val="right"/>
      <w:pPr>
        <w:ind w:left="4624" w:hanging="420"/>
      </w:pPr>
    </w:lvl>
    <w:lvl w:ilvl="3" w:tplc="0409000F" w:tentative="1">
      <w:start w:val="1"/>
      <w:numFmt w:val="decimal"/>
      <w:lvlText w:val="%4."/>
      <w:lvlJc w:val="left"/>
      <w:pPr>
        <w:ind w:left="5044" w:hanging="420"/>
      </w:pPr>
    </w:lvl>
    <w:lvl w:ilvl="4" w:tplc="04090019" w:tentative="1">
      <w:start w:val="1"/>
      <w:numFmt w:val="lowerLetter"/>
      <w:lvlText w:val="%5)"/>
      <w:lvlJc w:val="left"/>
      <w:pPr>
        <w:ind w:left="5464" w:hanging="420"/>
      </w:pPr>
    </w:lvl>
    <w:lvl w:ilvl="5" w:tplc="0409001B" w:tentative="1">
      <w:start w:val="1"/>
      <w:numFmt w:val="lowerRoman"/>
      <w:lvlText w:val="%6."/>
      <w:lvlJc w:val="right"/>
      <w:pPr>
        <w:ind w:left="5884" w:hanging="420"/>
      </w:pPr>
    </w:lvl>
    <w:lvl w:ilvl="6" w:tplc="0409000F" w:tentative="1">
      <w:start w:val="1"/>
      <w:numFmt w:val="decimal"/>
      <w:lvlText w:val="%7."/>
      <w:lvlJc w:val="left"/>
      <w:pPr>
        <w:ind w:left="6304" w:hanging="420"/>
      </w:pPr>
    </w:lvl>
    <w:lvl w:ilvl="7" w:tplc="04090019" w:tentative="1">
      <w:start w:val="1"/>
      <w:numFmt w:val="lowerLetter"/>
      <w:lvlText w:val="%8)"/>
      <w:lvlJc w:val="left"/>
      <w:pPr>
        <w:ind w:left="6724" w:hanging="420"/>
      </w:pPr>
    </w:lvl>
    <w:lvl w:ilvl="8" w:tplc="0409001B" w:tentative="1">
      <w:start w:val="1"/>
      <w:numFmt w:val="lowerRoman"/>
      <w:lvlText w:val="%9."/>
      <w:lvlJc w:val="right"/>
      <w:pPr>
        <w:ind w:left="7144" w:hanging="420"/>
      </w:pPr>
    </w:lvl>
  </w:abstractNum>
  <w:abstractNum w:abstractNumId="12" w15:restartNumberingAfterBreak="0">
    <w:nsid w:val="202B457D"/>
    <w:multiLevelType w:val="hybridMultilevel"/>
    <w:tmpl w:val="0120A6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283474E"/>
    <w:multiLevelType w:val="hybridMultilevel"/>
    <w:tmpl w:val="79BCB4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8F33D7F"/>
    <w:multiLevelType w:val="hybridMultilevel"/>
    <w:tmpl w:val="EBD628A4"/>
    <w:lvl w:ilvl="0" w:tplc="0409000F">
      <w:start w:val="1"/>
      <w:numFmt w:val="decimal"/>
      <w:lvlText w:val="%1."/>
      <w:lvlJc w:val="left"/>
      <w:pPr>
        <w:ind w:left="420" w:hanging="420"/>
      </w:pPr>
    </w:lvl>
    <w:lvl w:ilvl="1" w:tplc="E886F91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222761"/>
    <w:multiLevelType w:val="hybridMultilevel"/>
    <w:tmpl w:val="CC90264A"/>
    <w:lvl w:ilvl="0" w:tplc="89283920">
      <w:start w:val="4"/>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C5862AE"/>
    <w:multiLevelType w:val="hybridMultilevel"/>
    <w:tmpl w:val="F93E4F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C8A75CA"/>
    <w:multiLevelType w:val="hybridMultilevel"/>
    <w:tmpl w:val="D9DEB040"/>
    <w:lvl w:ilvl="0" w:tplc="4A808B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FE5313"/>
    <w:multiLevelType w:val="hybridMultilevel"/>
    <w:tmpl w:val="6864275E"/>
    <w:lvl w:ilvl="0" w:tplc="E886F9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1390FAB"/>
    <w:multiLevelType w:val="hybridMultilevel"/>
    <w:tmpl w:val="4F7CD79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324A6B97"/>
    <w:multiLevelType w:val="hybridMultilevel"/>
    <w:tmpl w:val="203AB2F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1" w15:restartNumberingAfterBreak="0">
    <w:nsid w:val="340E4C5F"/>
    <w:multiLevelType w:val="hybridMultilevel"/>
    <w:tmpl w:val="0BC4A7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55F31FB"/>
    <w:multiLevelType w:val="hybridMultilevel"/>
    <w:tmpl w:val="36B410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DB7482F"/>
    <w:multiLevelType w:val="hybridMultilevel"/>
    <w:tmpl w:val="08A01A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E4E6ED2"/>
    <w:multiLevelType w:val="hybridMultilevel"/>
    <w:tmpl w:val="8AB23EA2"/>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46527BA"/>
    <w:multiLevelType w:val="hybridMultilevel"/>
    <w:tmpl w:val="6520F7CA"/>
    <w:lvl w:ilvl="0" w:tplc="4A808B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1524AC"/>
    <w:multiLevelType w:val="hybridMultilevel"/>
    <w:tmpl w:val="BB16F4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B9301D"/>
    <w:multiLevelType w:val="hybridMultilevel"/>
    <w:tmpl w:val="A05690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F484228"/>
    <w:multiLevelType w:val="hybridMultilevel"/>
    <w:tmpl w:val="B5003534"/>
    <w:lvl w:ilvl="0" w:tplc="E886F9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9F52DC"/>
    <w:multiLevelType w:val="hybridMultilevel"/>
    <w:tmpl w:val="7170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28499D"/>
    <w:multiLevelType w:val="hybridMultilevel"/>
    <w:tmpl w:val="9B9C5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4444F1"/>
    <w:multiLevelType w:val="hybridMultilevel"/>
    <w:tmpl w:val="576EA7E6"/>
    <w:lvl w:ilvl="0" w:tplc="04090011">
      <w:start w:val="1"/>
      <w:numFmt w:val="decimal"/>
      <w:lvlText w:val="%1)"/>
      <w:lvlJc w:val="left"/>
      <w:pPr>
        <w:ind w:left="420" w:hanging="420"/>
      </w:pPr>
    </w:lvl>
    <w:lvl w:ilvl="1" w:tplc="15966B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A15C26"/>
    <w:multiLevelType w:val="hybridMultilevel"/>
    <w:tmpl w:val="DDC6B2E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C62F4F"/>
    <w:multiLevelType w:val="hybridMultilevel"/>
    <w:tmpl w:val="3530F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52178F"/>
    <w:multiLevelType w:val="hybridMultilevel"/>
    <w:tmpl w:val="AA064F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6977C3C"/>
    <w:multiLevelType w:val="hybridMultilevel"/>
    <w:tmpl w:val="929608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C8E4260"/>
    <w:multiLevelType w:val="hybridMultilevel"/>
    <w:tmpl w:val="2C54DB8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6638A4"/>
    <w:multiLevelType w:val="hybridMultilevel"/>
    <w:tmpl w:val="E506B8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08E3686"/>
    <w:multiLevelType w:val="hybridMultilevel"/>
    <w:tmpl w:val="E0B663CA"/>
    <w:lvl w:ilvl="0" w:tplc="E886F91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4F952AF"/>
    <w:multiLevelType w:val="hybridMultilevel"/>
    <w:tmpl w:val="90AEF308"/>
    <w:lvl w:ilvl="0" w:tplc="E886F91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F0B24DA"/>
    <w:multiLevelType w:val="hybridMultilevel"/>
    <w:tmpl w:val="F56234AC"/>
    <w:lvl w:ilvl="0" w:tplc="E886F91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AA61F0"/>
    <w:multiLevelType w:val="hybridMultilevel"/>
    <w:tmpl w:val="3724E38E"/>
    <w:lvl w:ilvl="0" w:tplc="0409000F">
      <w:start w:val="1"/>
      <w:numFmt w:val="decimal"/>
      <w:lvlText w:val="%1."/>
      <w:lvlJc w:val="left"/>
      <w:pPr>
        <w:ind w:left="420" w:hanging="420"/>
      </w:pPr>
    </w:lvl>
    <w:lvl w:ilvl="1" w:tplc="15966B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16"/>
  </w:num>
  <w:num w:numId="3">
    <w:abstractNumId w:val="19"/>
  </w:num>
  <w:num w:numId="4">
    <w:abstractNumId w:val="20"/>
  </w:num>
  <w:num w:numId="5">
    <w:abstractNumId w:val="34"/>
  </w:num>
  <w:num w:numId="6">
    <w:abstractNumId w:val="3"/>
  </w:num>
  <w:num w:numId="7">
    <w:abstractNumId w:val="9"/>
  </w:num>
  <w:num w:numId="8">
    <w:abstractNumId w:val="29"/>
  </w:num>
  <w:num w:numId="9">
    <w:abstractNumId w:val="14"/>
  </w:num>
  <w:num w:numId="10">
    <w:abstractNumId w:val="18"/>
  </w:num>
  <w:num w:numId="11">
    <w:abstractNumId w:val="24"/>
  </w:num>
  <w:num w:numId="12">
    <w:abstractNumId w:val="41"/>
  </w:num>
  <w:num w:numId="13">
    <w:abstractNumId w:val="31"/>
  </w:num>
  <w:num w:numId="14">
    <w:abstractNumId w:val="2"/>
  </w:num>
  <w:num w:numId="15">
    <w:abstractNumId w:val="26"/>
  </w:num>
  <w:num w:numId="16">
    <w:abstractNumId w:val="28"/>
  </w:num>
  <w:num w:numId="17">
    <w:abstractNumId w:val="25"/>
  </w:num>
  <w:num w:numId="18">
    <w:abstractNumId w:val="17"/>
  </w:num>
  <w:num w:numId="19">
    <w:abstractNumId w:val="1"/>
  </w:num>
  <w:num w:numId="20">
    <w:abstractNumId w:val="38"/>
  </w:num>
  <w:num w:numId="21">
    <w:abstractNumId w:val="13"/>
  </w:num>
  <w:num w:numId="22">
    <w:abstractNumId w:val="10"/>
  </w:num>
  <w:num w:numId="23">
    <w:abstractNumId w:val="37"/>
  </w:num>
  <w:num w:numId="24">
    <w:abstractNumId w:val="11"/>
  </w:num>
  <w:num w:numId="25">
    <w:abstractNumId w:val="5"/>
  </w:num>
  <w:num w:numId="26">
    <w:abstractNumId w:val="40"/>
  </w:num>
  <w:num w:numId="27">
    <w:abstractNumId w:val="39"/>
  </w:num>
  <w:num w:numId="28">
    <w:abstractNumId w:val="0"/>
  </w:num>
  <w:num w:numId="29">
    <w:abstractNumId w:val="7"/>
  </w:num>
  <w:num w:numId="30">
    <w:abstractNumId w:val="35"/>
  </w:num>
  <w:num w:numId="31">
    <w:abstractNumId w:val="12"/>
  </w:num>
  <w:num w:numId="32">
    <w:abstractNumId w:val="21"/>
  </w:num>
  <w:num w:numId="33">
    <w:abstractNumId w:val="15"/>
  </w:num>
  <w:num w:numId="34">
    <w:abstractNumId w:val="8"/>
  </w:num>
  <w:num w:numId="35">
    <w:abstractNumId w:val="22"/>
  </w:num>
  <w:num w:numId="36">
    <w:abstractNumId w:val="27"/>
  </w:num>
  <w:num w:numId="37">
    <w:abstractNumId w:val="23"/>
  </w:num>
  <w:num w:numId="38">
    <w:abstractNumId w:val="36"/>
  </w:num>
  <w:num w:numId="39">
    <w:abstractNumId w:val="4"/>
  </w:num>
  <w:num w:numId="40">
    <w:abstractNumId w:val="6"/>
  </w:num>
  <w:num w:numId="41">
    <w:abstractNumId w:val="32"/>
  </w:num>
  <w:num w:numId="42">
    <w:abstractNumId w:val="3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李星毅">
    <w15:presenceInfo w15:providerId="None" w15:userId="李星毅"/>
  </w15:person>
  <w15:person w15:author="瞿龙俊">
    <w15:presenceInfo w15:providerId="None" w15:userId="瞿龙俊"/>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145"/>
    <w:rsid w:val="00000091"/>
    <w:rsid w:val="000001B4"/>
    <w:rsid w:val="00000382"/>
    <w:rsid w:val="000006A5"/>
    <w:rsid w:val="0000091F"/>
    <w:rsid w:val="0000095F"/>
    <w:rsid w:val="00000B94"/>
    <w:rsid w:val="00000C98"/>
    <w:rsid w:val="00001121"/>
    <w:rsid w:val="00001349"/>
    <w:rsid w:val="000019AE"/>
    <w:rsid w:val="000022AD"/>
    <w:rsid w:val="00002E33"/>
    <w:rsid w:val="000033E5"/>
    <w:rsid w:val="00003969"/>
    <w:rsid w:val="0000430F"/>
    <w:rsid w:val="00004429"/>
    <w:rsid w:val="00004627"/>
    <w:rsid w:val="00004701"/>
    <w:rsid w:val="000048B1"/>
    <w:rsid w:val="0000495E"/>
    <w:rsid w:val="00004F88"/>
    <w:rsid w:val="00005627"/>
    <w:rsid w:val="00005AA5"/>
    <w:rsid w:val="0000617C"/>
    <w:rsid w:val="00006C82"/>
    <w:rsid w:val="00007021"/>
    <w:rsid w:val="000070B6"/>
    <w:rsid w:val="0000778D"/>
    <w:rsid w:val="00007EB2"/>
    <w:rsid w:val="00010CBC"/>
    <w:rsid w:val="000111F9"/>
    <w:rsid w:val="0001125A"/>
    <w:rsid w:val="0001132C"/>
    <w:rsid w:val="00011C90"/>
    <w:rsid w:val="00011FA5"/>
    <w:rsid w:val="00012153"/>
    <w:rsid w:val="00012545"/>
    <w:rsid w:val="0001289C"/>
    <w:rsid w:val="00012977"/>
    <w:rsid w:val="00012E7F"/>
    <w:rsid w:val="0001322A"/>
    <w:rsid w:val="0001336D"/>
    <w:rsid w:val="00013DCE"/>
    <w:rsid w:val="00014402"/>
    <w:rsid w:val="000145AB"/>
    <w:rsid w:val="000148E3"/>
    <w:rsid w:val="00014A76"/>
    <w:rsid w:val="0001543A"/>
    <w:rsid w:val="00015DE0"/>
    <w:rsid w:val="00015E03"/>
    <w:rsid w:val="00016009"/>
    <w:rsid w:val="000167F7"/>
    <w:rsid w:val="0001695E"/>
    <w:rsid w:val="00017629"/>
    <w:rsid w:val="000206A1"/>
    <w:rsid w:val="00020B89"/>
    <w:rsid w:val="00020C3F"/>
    <w:rsid w:val="00020EF0"/>
    <w:rsid w:val="00020F2D"/>
    <w:rsid w:val="000212AF"/>
    <w:rsid w:val="00022BF4"/>
    <w:rsid w:val="00023715"/>
    <w:rsid w:val="00023F67"/>
    <w:rsid w:val="0002413F"/>
    <w:rsid w:val="0002442D"/>
    <w:rsid w:val="0002481E"/>
    <w:rsid w:val="00024876"/>
    <w:rsid w:val="00024C5C"/>
    <w:rsid w:val="00024DC0"/>
    <w:rsid w:val="000252AB"/>
    <w:rsid w:val="000253AA"/>
    <w:rsid w:val="00025725"/>
    <w:rsid w:val="00025D15"/>
    <w:rsid w:val="00025D22"/>
    <w:rsid w:val="0002601F"/>
    <w:rsid w:val="00026522"/>
    <w:rsid w:val="00026787"/>
    <w:rsid w:val="00027043"/>
    <w:rsid w:val="00027189"/>
    <w:rsid w:val="000271FE"/>
    <w:rsid w:val="00027719"/>
    <w:rsid w:val="00027810"/>
    <w:rsid w:val="000278E8"/>
    <w:rsid w:val="00027F96"/>
    <w:rsid w:val="00030AA1"/>
    <w:rsid w:val="00030BF5"/>
    <w:rsid w:val="00031501"/>
    <w:rsid w:val="00031722"/>
    <w:rsid w:val="00031969"/>
    <w:rsid w:val="00032508"/>
    <w:rsid w:val="00032FAF"/>
    <w:rsid w:val="000332BC"/>
    <w:rsid w:val="00033AD3"/>
    <w:rsid w:val="000345F6"/>
    <w:rsid w:val="000349A3"/>
    <w:rsid w:val="00035970"/>
    <w:rsid w:val="00035DC6"/>
    <w:rsid w:val="00035E5E"/>
    <w:rsid w:val="00035EDF"/>
    <w:rsid w:val="0003712D"/>
    <w:rsid w:val="00037EBF"/>
    <w:rsid w:val="000408B9"/>
    <w:rsid w:val="00040A25"/>
    <w:rsid w:val="00040ABC"/>
    <w:rsid w:val="00040B4C"/>
    <w:rsid w:val="00040C8E"/>
    <w:rsid w:val="0004101A"/>
    <w:rsid w:val="00041524"/>
    <w:rsid w:val="000415EC"/>
    <w:rsid w:val="0004179E"/>
    <w:rsid w:val="00041BE6"/>
    <w:rsid w:val="00042069"/>
    <w:rsid w:val="00042095"/>
    <w:rsid w:val="000420ED"/>
    <w:rsid w:val="00042965"/>
    <w:rsid w:val="0004317E"/>
    <w:rsid w:val="000431CE"/>
    <w:rsid w:val="0004384E"/>
    <w:rsid w:val="00043C85"/>
    <w:rsid w:val="00043D3C"/>
    <w:rsid w:val="00043DCC"/>
    <w:rsid w:val="00043E72"/>
    <w:rsid w:val="00043F21"/>
    <w:rsid w:val="000445C1"/>
    <w:rsid w:val="00044615"/>
    <w:rsid w:val="00044826"/>
    <w:rsid w:val="00045042"/>
    <w:rsid w:val="000452AC"/>
    <w:rsid w:val="000457BB"/>
    <w:rsid w:val="000458BC"/>
    <w:rsid w:val="00045C78"/>
    <w:rsid w:val="0004670C"/>
    <w:rsid w:val="0004685F"/>
    <w:rsid w:val="0004735B"/>
    <w:rsid w:val="00047D1D"/>
    <w:rsid w:val="00047F90"/>
    <w:rsid w:val="000500BB"/>
    <w:rsid w:val="000509FC"/>
    <w:rsid w:val="00051879"/>
    <w:rsid w:val="00051AC4"/>
    <w:rsid w:val="0005263C"/>
    <w:rsid w:val="00052679"/>
    <w:rsid w:val="00052710"/>
    <w:rsid w:val="00053E8F"/>
    <w:rsid w:val="000540B9"/>
    <w:rsid w:val="00054E6E"/>
    <w:rsid w:val="00056293"/>
    <w:rsid w:val="000568A1"/>
    <w:rsid w:val="00056A87"/>
    <w:rsid w:val="00057164"/>
    <w:rsid w:val="00057487"/>
    <w:rsid w:val="00057620"/>
    <w:rsid w:val="000576AC"/>
    <w:rsid w:val="00060566"/>
    <w:rsid w:val="00060597"/>
    <w:rsid w:val="00060AD5"/>
    <w:rsid w:val="00060DDE"/>
    <w:rsid w:val="00060F87"/>
    <w:rsid w:val="00061783"/>
    <w:rsid w:val="00061EB1"/>
    <w:rsid w:val="00062020"/>
    <w:rsid w:val="00062410"/>
    <w:rsid w:val="000624B3"/>
    <w:rsid w:val="000627E5"/>
    <w:rsid w:val="000629F1"/>
    <w:rsid w:val="00062F7F"/>
    <w:rsid w:val="00062F87"/>
    <w:rsid w:val="000635A2"/>
    <w:rsid w:val="000635FA"/>
    <w:rsid w:val="00064CF9"/>
    <w:rsid w:val="000650D5"/>
    <w:rsid w:val="000654AC"/>
    <w:rsid w:val="00065BA8"/>
    <w:rsid w:val="00065D56"/>
    <w:rsid w:val="0006603C"/>
    <w:rsid w:val="00066297"/>
    <w:rsid w:val="000665D8"/>
    <w:rsid w:val="000670A2"/>
    <w:rsid w:val="000671A7"/>
    <w:rsid w:val="000673C4"/>
    <w:rsid w:val="00070720"/>
    <w:rsid w:val="00071ADB"/>
    <w:rsid w:val="00072295"/>
    <w:rsid w:val="00073053"/>
    <w:rsid w:val="00073350"/>
    <w:rsid w:val="00074894"/>
    <w:rsid w:val="000748DA"/>
    <w:rsid w:val="00074B5B"/>
    <w:rsid w:val="00074CE4"/>
    <w:rsid w:val="00075166"/>
    <w:rsid w:val="0007523F"/>
    <w:rsid w:val="00075441"/>
    <w:rsid w:val="000756D8"/>
    <w:rsid w:val="00075B81"/>
    <w:rsid w:val="00075D19"/>
    <w:rsid w:val="00075F22"/>
    <w:rsid w:val="00076278"/>
    <w:rsid w:val="00076890"/>
    <w:rsid w:val="00076912"/>
    <w:rsid w:val="00077657"/>
    <w:rsid w:val="00077CC1"/>
    <w:rsid w:val="00077EBD"/>
    <w:rsid w:val="00080583"/>
    <w:rsid w:val="00080A2C"/>
    <w:rsid w:val="00080B15"/>
    <w:rsid w:val="00081017"/>
    <w:rsid w:val="000811B4"/>
    <w:rsid w:val="00081220"/>
    <w:rsid w:val="00081453"/>
    <w:rsid w:val="0008181C"/>
    <w:rsid w:val="00081C4A"/>
    <w:rsid w:val="00082D31"/>
    <w:rsid w:val="00083150"/>
    <w:rsid w:val="000831BE"/>
    <w:rsid w:val="00083377"/>
    <w:rsid w:val="00083A67"/>
    <w:rsid w:val="00083AB8"/>
    <w:rsid w:val="0008466B"/>
    <w:rsid w:val="00085C2F"/>
    <w:rsid w:val="00085C50"/>
    <w:rsid w:val="00086307"/>
    <w:rsid w:val="0008643D"/>
    <w:rsid w:val="00087016"/>
    <w:rsid w:val="00087543"/>
    <w:rsid w:val="00087A7D"/>
    <w:rsid w:val="00091271"/>
    <w:rsid w:val="0009158F"/>
    <w:rsid w:val="00092435"/>
    <w:rsid w:val="00092507"/>
    <w:rsid w:val="0009286A"/>
    <w:rsid w:val="00092B63"/>
    <w:rsid w:val="0009347D"/>
    <w:rsid w:val="00093558"/>
    <w:rsid w:val="0009368E"/>
    <w:rsid w:val="00093BF0"/>
    <w:rsid w:val="00093F59"/>
    <w:rsid w:val="000945B8"/>
    <w:rsid w:val="0009461E"/>
    <w:rsid w:val="00094628"/>
    <w:rsid w:val="0009532A"/>
    <w:rsid w:val="00095350"/>
    <w:rsid w:val="00095F0E"/>
    <w:rsid w:val="0009621B"/>
    <w:rsid w:val="0009659D"/>
    <w:rsid w:val="0009699D"/>
    <w:rsid w:val="00096E5B"/>
    <w:rsid w:val="00097226"/>
    <w:rsid w:val="000A0489"/>
    <w:rsid w:val="000A05FD"/>
    <w:rsid w:val="000A0761"/>
    <w:rsid w:val="000A08F8"/>
    <w:rsid w:val="000A0C82"/>
    <w:rsid w:val="000A101F"/>
    <w:rsid w:val="000A1554"/>
    <w:rsid w:val="000A1611"/>
    <w:rsid w:val="000A1BC8"/>
    <w:rsid w:val="000A1DD7"/>
    <w:rsid w:val="000A210F"/>
    <w:rsid w:val="000A2AE6"/>
    <w:rsid w:val="000A2ED8"/>
    <w:rsid w:val="000A2FEE"/>
    <w:rsid w:val="000A3B31"/>
    <w:rsid w:val="000A3B8B"/>
    <w:rsid w:val="000A3C67"/>
    <w:rsid w:val="000A3DE0"/>
    <w:rsid w:val="000A42F5"/>
    <w:rsid w:val="000A4A96"/>
    <w:rsid w:val="000A4CB4"/>
    <w:rsid w:val="000A53A3"/>
    <w:rsid w:val="000A53C7"/>
    <w:rsid w:val="000A5439"/>
    <w:rsid w:val="000A5FE7"/>
    <w:rsid w:val="000A6479"/>
    <w:rsid w:val="000A6508"/>
    <w:rsid w:val="000A6B8D"/>
    <w:rsid w:val="000A6C81"/>
    <w:rsid w:val="000A6E02"/>
    <w:rsid w:val="000A6E5C"/>
    <w:rsid w:val="000A736E"/>
    <w:rsid w:val="000A74E4"/>
    <w:rsid w:val="000A77C3"/>
    <w:rsid w:val="000A78B3"/>
    <w:rsid w:val="000A7E88"/>
    <w:rsid w:val="000B06E0"/>
    <w:rsid w:val="000B0816"/>
    <w:rsid w:val="000B108A"/>
    <w:rsid w:val="000B11E5"/>
    <w:rsid w:val="000B1246"/>
    <w:rsid w:val="000B15F4"/>
    <w:rsid w:val="000B1827"/>
    <w:rsid w:val="000B1888"/>
    <w:rsid w:val="000B1CA4"/>
    <w:rsid w:val="000B1E6D"/>
    <w:rsid w:val="000B23E9"/>
    <w:rsid w:val="000B2622"/>
    <w:rsid w:val="000B2A77"/>
    <w:rsid w:val="000B2B41"/>
    <w:rsid w:val="000B2CA3"/>
    <w:rsid w:val="000B3329"/>
    <w:rsid w:val="000B37EA"/>
    <w:rsid w:val="000B3A1D"/>
    <w:rsid w:val="000B3FEB"/>
    <w:rsid w:val="000B46BE"/>
    <w:rsid w:val="000B51AC"/>
    <w:rsid w:val="000B52B0"/>
    <w:rsid w:val="000B5398"/>
    <w:rsid w:val="000B54AB"/>
    <w:rsid w:val="000B55B3"/>
    <w:rsid w:val="000B5809"/>
    <w:rsid w:val="000B6926"/>
    <w:rsid w:val="000B6D48"/>
    <w:rsid w:val="000B7A8F"/>
    <w:rsid w:val="000B7DCD"/>
    <w:rsid w:val="000C023E"/>
    <w:rsid w:val="000C0B4F"/>
    <w:rsid w:val="000C16C0"/>
    <w:rsid w:val="000C17F4"/>
    <w:rsid w:val="000C1A23"/>
    <w:rsid w:val="000C23FA"/>
    <w:rsid w:val="000C2587"/>
    <w:rsid w:val="000C28A1"/>
    <w:rsid w:val="000C30CF"/>
    <w:rsid w:val="000C340C"/>
    <w:rsid w:val="000C34AE"/>
    <w:rsid w:val="000C3AAF"/>
    <w:rsid w:val="000C3AB8"/>
    <w:rsid w:val="000C419F"/>
    <w:rsid w:val="000C4567"/>
    <w:rsid w:val="000C482A"/>
    <w:rsid w:val="000C52EF"/>
    <w:rsid w:val="000C565C"/>
    <w:rsid w:val="000C6012"/>
    <w:rsid w:val="000C612C"/>
    <w:rsid w:val="000C688D"/>
    <w:rsid w:val="000C6C6B"/>
    <w:rsid w:val="000C6FA7"/>
    <w:rsid w:val="000C712F"/>
    <w:rsid w:val="000C76C9"/>
    <w:rsid w:val="000C7B46"/>
    <w:rsid w:val="000D024D"/>
    <w:rsid w:val="000D109D"/>
    <w:rsid w:val="000D1857"/>
    <w:rsid w:val="000D1879"/>
    <w:rsid w:val="000D19DA"/>
    <w:rsid w:val="000D206B"/>
    <w:rsid w:val="000D2793"/>
    <w:rsid w:val="000D2AA2"/>
    <w:rsid w:val="000D2CC0"/>
    <w:rsid w:val="000D3854"/>
    <w:rsid w:val="000D4597"/>
    <w:rsid w:val="000D4AD4"/>
    <w:rsid w:val="000D4EB3"/>
    <w:rsid w:val="000D4FAC"/>
    <w:rsid w:val="000D55DE"/>
    <w:rsid w:val="000D5755"/>
    <w:rsid w:val="000D5CD8"/>
    <w:rsid w:val="000D5F33"/>
    <w:rsid w:val="000D5FC0"/>
    <w:rsid w:val="000D6745"/>
    <w:rsid w:val="000D6C65"/>
    <w:rsid w:val="000D6D83"/>
    <w:rsid w:val="000D6E69"/>
    <w:rsid w:val="000D7318"/>
    <w:rsid w:val="000D7678"/>
    <w:rsid w:val="000D79A3"/>
    <w:rsid w:val="000D7D12"/>
    <w:rsid w:val="000E0723"/>
    <w:rsid w:val="000E0A52"/>
    <w:rsid w:val="000E1058"/>
    <w:rsid w:val="000E113C"/>
    <w:rsid w:val="000E13E3"/>
    <w:rsid w:val="000E1541"/>
    <w:rsid w:val="000E25A3"/>
    <w:rsid w:val="000E2A37"/>
    <w:rsid w:val="000E2E37"/>
    <w:rsid w:val="000E3105"/>
    <w:rsid w:val="000E319D"/>
    <w:rsid w:val="000E38FE"/>
    <w:rsid w:val="000E41C9"/>
    <w:rsid w:val="000E41F0"/>
    <w:rsid w:val="000E568A"/>
    <w:rsid w:val="000E6030"/>
    <w:rsid w:val="000E6933"/>
    <w:rsid w:val="000E6A65"/>
    <w:rsid w:val="000E6DE9"/>
    <w:rsid w:val="000E751D"/>
    <w:rsid w:val="000E79FF"/>
    <w:rsid w:val="000E7A39"/>
    <w:rsid w:val="000E7B57"/>
    <w:rsid w:val="000F02F2"/>
    <w:rsid w:val="000F05E0"/>
    <w:rsid w:val="000F10DB"/>
    <w:rsid w:val="000F14C1"/>
    <w:rsid w:val="000F16C9"/>
    <w:rsid w:val="000F172D"/>
    <w:rsid w:val="000F2375"/>
    <w:rsid w:val="000F27FB"/>
    <w:rsid w:val="000F31AD"/>
    <w:rsid w:val="000F3847"/>
    <w:rsid w:val="000F38DB"/>
    <w:rsid w:val="000F56A0"/>
    <w:rsid w:val="000F5795"/>
    <w:rsid w:val="000F58D5"/>
    <w:rsid w:val="000F5A2D"/>
    <w:rsid w:val="000F65FD"/>
    <w:rsid w:val="000F6665"/>
    <w:rsid w:val="000F6839"/>
    <w:rsid w:val="000F6DFA"/>
    <w:rsid w:val="000F733C"/>
    <w:rsid w:val="000F78D2"/>
    <w:rsid w:val="000F7BAB"/>
    <w:rsid w:val="000F7F61"/>
    <w:rsid w:val="00100040"/>
    <w:rsid w:val="0010096F"/>
    <w:rsid w:val="00100B1B"/>
    <w:rsid w:val="00100DA2"/>
    <w:rsid w:val="001012BD"/>
    <w:rsid w:val="0010140D"/>
    <w:rsid w:val="00101665"/>
    <w:rsid w:val="00102497"/>
    <w:rsid w:val="001025A0"/>
    <w:rsid w:val="00102877"/>
    <w:rsid w:val="0010289C"/>
    <w:rsid w:val="001037CB"/>
    <w:rsid w:val="00103FA1"/>
    <w:rsid w:val="00104003"/>
    <w:rsid w:val="0010428A"/>
    <w:rsid w:val="00104CBB"/>
    <w:rsid w:val="00104D43"/>
    <w:rsid w:val="001050F8"/>
    <w:rsid w:val="001056D7"/>
    <w:rsid w:val="00105C86"/>
    <w:rsid w:val="00105DD3"/>
    <w:rsid w:val="00106400"/>
    <w:rsid w:val="00106904"/>
    <w:rsid w:val="001069A5"/>
    <w:rsid w:val="00106ADC"/>
    <w:rsid w:val="00106E50"/>
    <w:rsid w:val="00106E7E"/>
    <w:rsid w:val="001070B5"/>
    <w:rsid w:val="00107206"/>
    <w:rsid w:val="001074EE"/>
    <w:rsid w:val="00107A36"/>
    <w:rsid w:val="00107EDB"/>
    <w:rsid w:val="0011099E"/>
    <w:rsid w:val="00110F45"/>
    <w:rsid w:val="00110FCD"/>
    <w:rsid w:val="00111873"/>
    <w:rsid w:val="00111FE2"/>
    <w:rsid w:val="00112AB2"/>
    <w:rsid w:val="00112AE3"/>
    <w:rsid w:val="00112C10"/>
    <w:rsid w:val="00112D39"/>
    <w:rsid w:val="00112E2F"/>
    <w:rsid w:val="001133BB"/>
    <w:rsid w:val="001135BB"/>
    <w:rsid w:val="0011401D"/>
    <w:rsid w:val="0011403F"/>
    <w:rsid w:val="0011418B"/>
    <w:rsid w:val="00114203"/>
    <w:rsid w:val="00114300"/>
    <w:rsid w:val="00114639"/>
    <w:rsid w:val="001148A7"/>
    <w:rsid w:val="00114E11"/>
    <w:rsid w:val="00115532"/>
    <w:rsid w:val="001157F8"/>
    <w:rsid w:val="0011581E"/>
    <w:rsid w:val="0011582E"/>
    <w:rsid w:val="00115A2A"/>
    <w:rsid w:val="001160F3"/>
    <w:rsid w:val="001162CA"/>
    <w:rsid w:val="0011665F"/>
    <w:rsid w:val="001166B4"/>
    <w:rsid w:val="00117115"/>
    <w:rsid w:val="0011712F"/>
    <w:rsid w:val="001174BD"/>
    <w:rsid w:val="00121540"/>
    <w:rsid w:val="001216E1"/>
    <w:rsid w:val="00122403"/>
    <w:rsid w:val="00122433"/>
    <w:rsid w:val="00122A1E"/>
    <w:rsid w:val="00122CF6"/>
    <w:rsid w:val="00122D13"/>
    <w:rsid w:val="00122FBA"/>
    <w:rsid w:val="00123AB5"/>
    <w:rsid w:val="0012408E"/>
    <w:rsid w:val="001249C1"/>
    <w:rsid w:val="00124AB4"/>
    <w:rsid w:val="00124E09"/>
    <w:rsid w:val="0012539D"/>
    <w:rsid w:val="00125582"/>
    <w:rsid w:val="001259D1"/>
    <w:rsid w:val="00125A21"/>
    <w:rsid w:val="00125BEF"/>
    <w:rsid w:val="0012607D"/>
    <w:rsid w:val="00126204"/>
    <w:rsid w:val="001264C7"/>
    <w:rsid w:val="00126899"/>
    <w:rsid w:val="00126A14"/>
    <w:rsid w:val="001270DF"/>
    <w:rsid w:val="00127736"/>
    <w:rsid w:val="00127C53"/>
    <w:rsid w:val="00127C77"/>
    <w:rsid w:val="00127C8B"/>
    <w:rsid w:val="00127DF8"/>
    <w:rsid w:val="00131219"/>
    <w:rsid w:val="001319D6"/>
    <w:rsid w:val="00131D75"/>
    <w:rsid w:val="00131F8E"/>
    <w:rsid w:val="00132029"/>
    <w:rsid w:val="0013228C"/>
    <w:rsid w:val="00133A50"/>
    <w:rsid w:val="001342F5"/>
    <w:rsid w:val="001346BE"/>
    <w:rsid w:val="00134A19"/>
    <w:rsid w:val="001363B5"/>
    <w:rsid w:val="00136BF9"/>
    <w:rsid w:val="00137206"/>
    <w:rsid w:val="001376BF"/>
    <w:rsid w:val="00137984"/>
    <w:rsid w:val="00137A1F"/>
    <w:rsid w:val="001402F5"/>
    <w:rsid w:val="00140553"/>
    <w:rsid w:val="00140A01"/>
    <w:rsid w:val="00140C5F"/>
    <w:rsid w:val="00141240"/>
    <w:rsid w:val="0014127D"/>
    <w:rsid w:val="00141725"/>
    <w:rsid w:val="0014180A"/>
    <w:rsid w:val="001418E3"/>
    <w:rsid w:val="00141953"/>
    <w:rsid w:val="00141B85"/>
    <w:rsid w:val="00141CBF"/>
    <w:rsid w:val="0014224A"/>
    <w:rsid w:val="00142281"/>
    <w:rsid w:val="001423CA"/>
    <w:rsid w:val="0014264C"/>
    <w:rsid w:val="0014285E"/>
    <w:rsid w:val="0014318E"/>
    <w:rsid w:val="00143212"/>
    <w:rsid w:val="001441A5"/>
    <w:rsid w:val="00144A72"/>
    <w:rsid w:val="00144D1A"/>
    <w:rsid w:val="00144DD6"/>
    <w:rsid w:val="00146244"/>
    <w:rsid w:val="00146427"/>
    <w:rsid w:val="00146528"/>
    <w:rsid w:val="001465C0"/>
    <w:rsid w:val="00146E42"/>
    <w:rsid w:val="00146E43"/>
    <w:rsid w:val="0014752D"/>
    <w:rsid w:val="0014762F"/>
    <w:rsid w:val="00147B82"/>
    <w:rsid w:val="00147CFC"/>
    <w:rsid w:val="00150737"/>
    <w:rsid w:val="00150820"/>
    <w:rsid w:val="001508D9"/>
    <w:rsid w:val="00150C96"/>
    <w:rsid w:val="00151032"/>
    <w:rsid w:val="00151C45"/>
    <w:rsid w:val="001524FB"/>
    <w:rsid w:val="001525A0"/>
    <w:rsid w:val="00152987"/>
    <w:rsid w:val="00152C21"/>
    <w:rsid w:val="00152FA4"/>
    <w:rsid w:val="00152FD3"/>
    <w:rsid w:val="0015330A"/>
    <w:rsid w:val="00153F98"/>
    <w:rsid w:val="001540AD"/>
    <w:rsid w:val="0015417F"/>
    <w:rsid w:val="00154FEC"/>
    <w:rsid w:val="0015513D"/>
    <w:rsid w:val="00155554"/>
    <w:rsid w:val="00155ADA"/>
    <w:rsid w:val="00155BC8"/>
    <w:rsid w:val="00155BCB"/>
    <w:rsid w:val="00155E5F"/>
    <w:rsid w:val="001566CD"/>
    <w:rsid w:val="00157102"/>
    <w:rsid w:val="00157210"/>
    <w:rsid w:val="0015733A"/>
    <w:rsid w:val="001576D0"/>
    <w:rsid w:val="001578F8"/>
    <w:rsid w:val="00160A5B"/>
    <w:rsid w:val="00160C96"/>
    <w:rsid w:val="001614BE"/>
    <w:rsid w:val="0016250B"/>
    <w:rsid w:val="00162B5E"/>
    <w:rsid w:val="00162C49"/>
    <w:rsid w:val="00162C8E"/>
    <w:rsid w:val="00163022"/>
    <w:rsid w:val="001630E1"/>
    <w:rsid w:val="0016372A"/>
    <w:rsid w:val="0016378A"/>
    <w:rsid w:val="001639C6"/>
    <w:rsid w:val="00163B4F"/>
    <w:rsid w:val="00164299"/>
    <w:rsid w:val="001642DF"/>
    <w:rsid w:val="001643FE"/>
    <w:rsid w:val="00164AE8"/>
    <w:rsid w:val="00165256"/>
    <w:rsid w:val="00165DEB"/>
    <w:rsid w:val="00166305"/>
    <w:rsid w:val="00166637"/>
    <w:rsid w:val="001668C1"/>
    <w:rsid w:val="00166D6B"/>
    <w:rsid w:val="00166D80"/>
    <w:rsid w:val="00166E7F"/>
    <w:rsid w:val="00167370"/>
    <w:rsid w:val="00167371"/>
    <w:rsid w:val="00167788"/>
    <w:rsid w:val="001677FF"/>
    <w:rsid w:val="00167A2D"/>
    <w:rsid w:val="00167C99"/>
    <w:rsid w:val="00170363"/>
    <w:rsid w:val="00170611"/>
    <w:rsid w:val="00170A33"/>
    <w:rsid w:val="001710A0"/>
    <w:rsid w:val="00171A21"/>
    <w:rsid w:val="00171CBA"/>
    <w:rsid w:val="001721A7"/>
    <w:rsid w:val="00172A04"/>
    <w:rsid w:val="0017342F"/>
    <w:rsid w:val="00173938"/>
    <w:rsid w:val="00173B43"/>
    <w:rsid w:val="00173F3D"/>
    <w:rsid w:val="00173FF3"/>
    <w:rsid w:val="00174CAD"/>
    <w:rsid w:val="00174F52"/>
    <w:rsid w:val="00175516"/>
    <w:rsid w:val="001755E7"/>
    <w:rsid w:val="00175721"/>
    <w:rsid w:val="00175763"/>
    <w:rsid w:val="00175FC0"/>
    <w:rsid w:val="00175FD7"/>
    <w:rsid w:val="0017675B"/>
    <w:rsid w:val="001769C9"/>
    <w:rsid w:val="00177156"/>
    <w:rsid w:val="001772F9"/>
    <w:rsid w:val="00177BA1"/>
    <w:rsid w:val="00177F89"/>
    <w:rsid w:val="00180500"/>
    <w:rsid w:val="00181554"/>
    <w:rsid w:val="001817C1"/>
    <w:rsid w:val="00181827"/>
    <w:rsid w:val="001819AE"/>
    <w:rsid w:val="00181A92"/>
    <w:rsid w:val="00181B95"/>
    <w:rsid w:val="0018214C"/>
    <w:rsid w:val="001826E4"/>
    <w:rsid w:val="00182A24"/>
    <w:rsid w:val="00183253"/>
    <w:rsid w:val="0018401C"/>
    <w:rsid w:val="00184474"/>
    <w:rsid w:val="00184493"/>
    <w:rsid w:val="001849D9"/>
    <w:rsid w:val="00184E14"/>
    <w:rsid w:val="001850AB"/>
    <w:rsid w:val="001852CC"/>
    <w:rsid w:val="0018590F"/>
    <w:rsid w:val="001859AD"/>
    <w:rsid w:val="00185E35"/>
    <w:rsid w:val="00185E59"/>
    <w:rsid w:val="00185EF8"/>
    <w:rsid w:val="00186CB3"/>
    <w:rsid w:val="001870CA"/>
    <w:rsid w:val="0018718F"/>
    <w:rsid w:val="001874E4"/>
    <w:rsid w:val="001876CF"/>
    <w:rsid w:val="00187E90"/>
    <w:rsid w:val="00187EB8"/>
    <w:rsid w:val="00187F69"/>
    <w:rsid w:val="0019013F"/>
    <w:rsid w:val="00190499"/>
    <w:rsid w:val="00190601"/>
    <w:rsid w:val="00190C6C"/>
    <w:rsid w:val="00190D81"/>
    <w:rsid w:val="0019113A"/>
    <w:rsid w:val="0019124E"/>
    <w:rsid w:val="00191DCA"/>
    <w:rsid w:val="0019250C"/>
    <w:rsid w:val="001926AC"/>
    <w:rsid w:val="00192775"/>
    <w:rsid w:val="00192BC5"/>
    <w:rsid w:val="00193017"/>
    <w:rsid w:val="00193CA8"/>
    <w:rsid w:val="00193ED2"/>
    <w:rsid w:val="00193F49"/>
    <w:rsid w:val="00194833"/>
    <w:rsid w:val="00194B16"/>
    <w:rsid w:val="00194E23"/>
    <w:rsid w:val="001959D0"/>
    <w:rsid w:val="00195A90"/>
    <w:rsid w:val="00196992"/>
    <w:rsid w:val="00196FA5"/>
    <w:rsid w:val="001A0593"/>
    <w:rsid w:val="001A079A"/>
    <w:rsid w:val="001A07D3"/>
    <w:rsid w:val="001A0E6E"/>
    <w:rsid w:val="001A153B"/>
    <w:rsid w:val="001A1743"/>
    <w:rsid w:val="001A1B95"/>
    <w:rsid w:val="001A1D1B"/>
    <w:rsid w:val="001A1E2A"/>
    <w:rsid w:val="001A2FB6"/>
    <w:rsid w:val="001A31FE"/>
    <w:rsid w:val="001A32AD"/>
    <w:rsid w:val="001A33C7"/>
    <w:rsid w:val="001A3A58"/>
    <w:rsid w:val="001A3C4F"/>
    <w:rsid w:val="001A3EE1"/>
    <w:rsid w:val="001A4187"/>
    <w:rsid w:val="001A42EC"/>
    <w:rsid w:val="001A42F3"/>
    <w:rsid w:val="001A4633"/>
    <w:rsid w:val="001A4B2F"/>
    <w:rsid w:val="001A4F86"/>
    <w:rsid w:val="001A5A4B"/>
    <w:rsid w:val="001A5BAE"/>
    <w:rsid w:val="001A621E"/>
    <w:rsid w:val="001A6454"/>
    <w:rsid w:val="001A645C"/>
    <w:rsid w:val="001A682F"/>
    <w:rsid w:val="001A6900"/>
    <w:rsid w:val="001A6A78"/>
    <w:rsid w:val="001A6AEE"/>
    <w:rsid w:val="001A6AF9"/>
    <w:rsid w:val="001A732F"/>
    <w:rsid w:val="001A743B"/>
    <w:rsid w:val="001A74CA"/>
    <w:rsid w:val="001A7988"/>
    <w:rsid w:val="001A7AEF"/>
    <w:rsid w:val="001A7BCA"/>
    <w:rsid w:val="001B0915"/>
    <w:rsid w:val="001B0B53"/>
    <w:rsid w:val="001B0C97"/>
    <w:rsid w:val="001B0DA8"/>
    <w:rsid w:val="001B10B9"/>
    <w:rsid w:val="001B1600"/>
    <w:rsid w:val="001B228C"/>
    <w:rsid w:val="001B2518"/>
    <w:rsid w:val="001B2DEC"/>
    <w:rsid w:val="001B3197"/>
    <w:rsid w:val="001B32F0"/>
    <w:rsid w:val="001B3A62"/>
    <w:rsid w:val="001B3F56"/>
    <w:rsid w:val="001B4102"/>
    <w:rsid w:val="001B4306"/>
    <w:rsid w:val="001B4BDD"/>
    <w:rsid w:val="001B584A"/>
    <w:rsid w:val="001B5D4B"/>
    <w:rsid w:val="001B5EF3"/>
    <w:rsid w:val="001B5F0C"/>
    <w:rsid w:val="001B61EB"/>
    <w:rsid w:val="001B6B12"/>
    <w:rsid w:val="001B7088"/>
    <w:rsid w:val="001B7100"/>
    <w:rsid w:val="001B71B9"/>
    <w:rsid w:val="001B726C"/>
    <w:rsid w:val="001B73A6"/>
    <w:rsid w:val="001B73D5"/>
    <w:rsid w:val="001B7887"/>
    <w:rsid w:val="001B7A11"/>
    <w:rsid w:val="001B7E2D"/>
    <w:rsid w:val="001C0A64"/>
    <w:rsid w:val="001C0A8F"/>
    <w:rsid w:val="001C0CFA"/>
    <w:rsid w:val="001C13EE"/>
    <w:rsid w:val="001C1528"/>
    <w:rsid w:val="001C1627"/>
    <w:rsid w:val="001C1F2D"/>
    <w:rsid w:val="001C20C8"/>
    <w:rsid w:val="001C20EF"/>
    <w:rsid w:val="001C22AB"/>
    <w:rsid w:val="001C2387"/>
    <w:rsid w:val="001C2714"/>
    <w:rsid w:val="001C2822"/>
    <w:rsid w:val="001C2EFF"/>
    <w:rsid w:val="001C31F0"/>
    <w:rsid w:val="001C325F"/>
    <w:rsid w:val="001C33BC"/>
    <w:rsid w:val="001C35A5"/>
    <w:rsid w:val="001C3683"/>
    <w:rsid w:val="001C3723"/>
    <w:rsid w:val="001C3A27"/>
    <w:rsid w:val="001C3F58"/>
    <w:rsid w:val="001C4649"/>
    <w:rsid w:val="001C4F60"/>
    <w:rsid w:val="001C570E"/>
    <w:rsid w:val="001C5F1A"/>
    <w:rsid w:val="001C6365"/>
    <w:rsid w:val="001C654D"/>
    <w:rsid w:val="001C665B"/>
    <w:rsid w:val="001C677E"/>
    <w:rsid w:val="001C6B21"/>
    <w:rsid w:val="001C7BBF"/>
    <w:rsid w:val="001D023D"/>
    <w:rsid w:val="001D059F"/>
    <w:rsid w:val="001D078F"/>
    <w:rsid w:val="001D0916"/>
    <w:rsid w:val="001D0EEF"/>
    <w:rsid w:val="001D1887"/>
    <w:rsid w:val="001D2466"/>
    <w:rsid w:val="001D266E"/>
    <w:rsid w:val="001D2764"/>
    <w:rsid w:val="001D2A1A"/>
    <w:rsid w:val="001D3F5C"/>
    <w:rsid w:val="001D4080"/>
    <w:rsid w:val="001D435F"/>
    <w:rsid w:val="001D478C"/>
    <w:rsid w:val="001D4C58"/>
    <w:rsid w:val="001D55F6"/>
    <w:rsid w:val="001D5A6C"/>
    <w:rsid w:val="001D5AD7"/>
    <w:rsid w:val="001D6070"/>
    <w:rsid w:val="001D6E68"/>
    <w:rsid w:val="001D6EBB"/>
    <w:rsid w:val="001D7606"/>
    <w:rsid w:val="001D76BB"/>
    <w:rsid w:val="001D772C"/>
    <w:rsid w:val="001D7C17"/>
    <w:rsid w:val="001E012F"/>
    <w:rsid w:val="001E0772"/>
    <w:rsid w:val="001E08D7"/>
    <w:rsid w:val="001E0AFB"/>
    <w:rsid w:val="001E1265"/>
    <w:rsid w:val="001E12A6"/>
    <w:rsid w:val="001E15DA"/>
    <w:rsid w:val="001E2058"/>
    <w:rsid w:val="001E244A"/>
    <w:rsid w:val="001E328B"/>
    <w:rsid w:val="001E343B"/>
    <w:rsid w:val="001E3483"/>
    <w:rsid w:val="001E3C79"/>
    <w:rsid w:val="001E4065"/>
    <w:rsid w:val="001E4287"/>
    <w:rsid w:val="001E430A"/>
    <w:rsid w:val="001E444C"/>
    <w:rsid w:val="001E4A98"/>
    <w:rsid w:val="001E4C5A"/>
    <w:rsid w:val="001E4D65"/>
    <w:rsid w:val="001E4ED1"/>
    <w:rsid w:val="001E5140"/>
    <w:rsid w:val="001E54E1"/>
    <w:rsid w:val="001E5963"/>
    <w:rsid w:val="001E6B0F"/>
    <w:rsid w:val="001E6B88"/>
    <w:rsid w:val="001E7073"/>
    <w:rsid w:val="001E79E6"/>
    <w:rsid w:val="001E7B3E"/>
    <w:rsid w:val="001E7D68"/>
    <w:rsid w:val="001F0CB0"/>
    <w:rsid w:val="001F0DCF"/>
    <w:rsid w:val="001F169E"/>
    <w:rsid w:val="001F1F4F"/>
    <w:rsid w:val="001F2284"/>
    <w:rsid w:val="001F2289"/>
    <w:rsid w:val="001F2831"/>
    <w:rsid w:val="001F2FA5"/>
    <w:rsid w:val="001F2FB8"/>
    <w:rsid w:val="001F3245"/>
    <w:rsid w:val="001F3302"/>
    <w:rsid w:val="001F38BF"/>
    <w:rsid w:val="001F3AD5"/>
    <w:rsid w:val="001F3AF7"/>
    <w:rsid w:val="001F42EF"/>
    <w:rsid w:val="001F4620"/>
    <w:rsid w:val="001F4D61"/>
    <w:rsid w:val="001F4E71"/>
    <w:rsid w:val="001F5669"/>
    <w:rsid w:val="001F6020"/>
    <w:rsid w:val="001F62A7"/>
    <w:rsid w:val="001F67CF"/>
    <w:rsid w:val="001F6C06"/>
    <w:rsid w:val="001F6E01"/>
    <w:rsid w:val="001F7394"/>
    <w:rsid w:val="001F7FCA"/>
    <w:rsid w:val="00200406"/>
    <w:rsid w:val="0020094D"/>
    <w:rsid w:val="00200C6D"/>
    <w:rsid w:val="00201842"/>
    <w:rsid w:val="0020196A"/>
    <w:rsid w:val="00201C76"/>
    <w:rsid w:val="00201C9C"/>
    <w:rsid w:val="00201CE1"/>
    <w:rsid w:val="0020332C"/>
    <w:rsid w:val="00203612"/>
    <w:rsid w:val="0020364A"/>
    <w:rsid w:val="00203F23"/>
    <w:rsid w:val="00203F5B"/>
    <w:rsid w:val="0020410C"/>
    <w:rsid w:val="0020426C"/>
    <w:rsid w:val="00204726"/>
    <w:rsid w:val="00204740"/>
    <w:rsid w:val="00204818"/>
    <w:rsid w:val="00204C71"/>
    <w:rsid w:val="00204D4C"/>
    <w:rsid w:val="002051A3"/>
    <w:rsid w:val="002051D6"/>
    <w:rsid w:val="00205C45"/>
    <w:rsid w:val="0020645E"/>
    <w:rsid w:val="002069B8"/>
    <w:rsid w:val="00206A37"/>
    <w:rsid w:val="00206B30"/>
    <w:rsid w:val="00207266"/>
    <w:rsid w:val="00207D0B"/>
    <w:rsid w:val="00207E68"/>
    <w:rsid w:val="00207F7B"/>
    <w:rsid w:val="0021063B"/>
    <w:rsid w:val="002107CB"/>
    <w:rsid w:val="00210A3A"/>
    <w:rsid w:val="00210CF2"/>
    <w:rsid w:val="00210DFF"/>
    <w:rsid w:val="0021150E"/>
    <w:rsid w:val="00211742"/>
    <w:rsid w:val="00211F22"/>
    <w:rsid w:val="002120B1"/>
    <w:rsid w:val="00212165"/>
    <w:rsid w:val="00212323"/>
    <w:rsid w:val="002124F4"/>
    <w:rsid w:val="002129C3"/>
    <w:rsid w:val="00212AD1"/>
    <w:rsid w:val="00212D6A"/>
    <w:rsid w:val="00213B6C"/>
    <w:rsid w:val="00213BE2"/>
    <w:rsid w:val="00213CCD"/>
    <w:rsid w:val="00213D3C"/>
    <w:rsid w:val="00214013"/>
    <w:rsid w:val="002141C2"/>
    <w:rsid w:val="0021533C"/>
    <w:rsid w:val="002153AB"/>
    <w:rsid w:val="00215D0C"/>
    <w:rsid w:val="002160EC"/>
    <w:rsid w:val="002166FA"/>
    <w:rsid w:val="00217B8A"/>
    <w:rsid w:val="00220DFE"/>
    <w:rsid w:val="00220F95"/>
    <w:rsid w:val="00221016"/>
    <w:rsid w:val="00221434"/>
    <w:rsid w:val="002216B2"/>
    <w:rsid w:val="00221803"/>
    <w:rsid w:val="0022210D"/>
    <w:rsid w:val="00222A99"/>
    <w:rsid w:val="00222FA3"/>
    <w:rsid w:val="00223246"/>
    <w:rsid w:val="0022327C"/>
    <w:rsid w:val="0022355D"/>
    <w:rsid w:val="0022376A"/>
    <w:rsid w:val="00223AB3"/>
    <w:rsid w:val="00224344"/>
    <w:rsid w:val="00224802"/>
    <w:rsid w:val="00224971"/>
    <w:rsid w:val="002249D4"/>
    <w:rsid w:val="002253D8"/>
    <w:rsid w:val="002254D5"/>
    <w:rsid w:val="00225678"/>
    <w:rsid w:val="00225A5B"/>
    <w:rsid w:val="00226884"/>
    <w:rsid w:val="00227007"/>
    <w:rsid w:val="00227F15"/>
    <w:rsid w:val="00230354"/>
    <w:rsid w:val="0023057C"/>
    <w:rsid w:val="002306C8"/>
    <w:rsid w:val="00230CA6"/>
    <w:rsid w:val="00230D90"/>
    <w:rsid w:val="00230EA9"/>
    <w:rsid w:val="00231393"/>
    <w:rsid w:val="002314E0"/>
    <w:rsid w:val="00231548"/>
    <w:rsid w:val="0023187F"/>
    <w:rsid w:val="002323C2"/>
    <w:rsid w:val="002326BD"/>
    <w:rsid w:val="002326F5"/>
    <w:rsid w:val="00232B5B"/>
    <w:rsid w:val="00232B65"/>
    <w:rsid w:val="00232BF6"/>
    <w:rsid w:val="00232D9D"/>
    <w:rsid w:val="00233078"/>
    <w:rsid w:val="002331A9"/>
    <w:rsid w:val="00233262"/>
    <w:rsid w:val="00233A9F"/>
    <w:rsid w:val="00233C78"/>
    <w:rsid w:val="00233CA0"/>
    <w:rsid w:val="00233CF8"/>
    <w:rsid w:val="00234942"/>
    <w:rsid w:val="00234C67"/>
    <w:rsid w:val="002352DB"/>
    <w:rsid w:val="0023545B"/>
    <w:rsid w:val="00235471"/>
    <w:rsid w:val="00235526"/>
    <w:rsid w:val="002355AE"/>
    <w:rsid w:val="002357F2"/>
    <w:rsid w:val="00235DA5"/>
    <w:rsid w:val="0023625B"/>
    <w:rsid w:val="002366DA"/>
    <w:rsid w:val="0023687B"/>
    <w:rsid w:val="00236E02"/>
    <w:rsid w:val="002375C6"/>
    <w:rsid w:val="00237631"/>
    <w:rsid w:val="00237DF9"/>
    <w:rsid w:val="00240232"/>
    <w:rsid w:val="002409E7"/>
    <w:rsid w:val="00240F01"/>
    <w:rsid w:val="00241032"/>
    <w:rsid w:val="002410A6"/>
    <w:rsid w:val="002410EF"/>
    <w:rsid w:val="0024156B"/>
    <w:rsid w:val="00241B16"/>
    <w:rsid w:val="00241C78"/>
    <w:rsid w:val="00241E0B"/>
    <w:rsid w:val="002420E9"/>
    <w:rsid w:val="002422B0"/>
    <w:rsid w:val="00242384"/>
    <w:rsid w:val="00242747"/>
    <w:rsid w:val="002429F1"/>
    <w:rsid w:val="0024345B"/>
    <w:rsid w:val="00243564"/>
    <w:rsid w:val="00243CD0"/>
    <w:rsid w:val="002449CB"/>
    <w:rsid w:val="00244B56"/>
    <w:rsid w:val="00244C30"/>
    <w:rsid w:val="00245B1C"/>
    <w:rsid w:val="00245DCE"/>
    <w:rsid w:val="00246498"/>
    <w:rsid w:val="002468B1"/>
    <w:rsid w:val="00246B5E"/>
    <w:rsid w:val="00246FCD"/>
    <w:rsid w:val="002471E4"/>
    <w:rsid w:val="00247410"/>
    <w:rsid w:val="00247F16"/>
    <w:rsid w:val="00247FFC"/>
    <w:rsid w:val="0025003A"/>
    <w:rsid w:val="002500B7"/>
    <w:rsid w:val="00250155"/>
    <w:rsid w:val="002506BF"/>
    <w:rsid w:val="0025076E"/>
    <w:rsid w:val="002511DE"/>
    <w:rsid w:val="0025125F"/>
    <w:rsid w:val="0025149D"/>
    <w:rsid w:val="00251A23"/>
    <w:rsid w:val="00251CC0"/>
    <w:rsid w:val="00252215"/>
    <w:rsid w:val="00252C2F"/>
    <w:rsid w:val="00252C6D"/>
    <w:rsid w:val="0025363D"/>
    <w:rsid w:val="00254204"/>
    <w:rsid w:val="00254BDD"/>
    <w:rsid w:val="00254E3D"/>
    <w:rsid w:val="00254F85"/>
    <w:rsid w:val="00255433"/>
    <w:rsid w:val="00256488"/>
    <w:rsid w:val="00257183"/>
    <w:rsid w:val="00257C94"/>
    <w:rsid w:val="0026023B"/>
    <w:rsid w:val="00260518"/>
    <w:rsid w:val="002606A0"/>
    <w:rsid w:val="00260E05"/>
    <w:rsid w:val="00260E8C"/>
    <w:rsid w:val="0026181E"/>
    <w:rsid w:val="00261B28"/>
    <w:rsid w:val="00261B3B"/>
    <w:rsid w:val="00261B5B"/>
    <w:rsid w:val="00261E8F"/>
    <w:rsid w:val="002630BE"/>
    <w:rsid w:val="00263127"/>
    <w:rsid w:val="00263424"/>
    <w:rsid w:val="00263828"/>
    <w:rsid w:val="00263A49"/>
    <w:rsid w:val="00263F07"/>
    <w:rsid w:val="00264002"/>
    <w:rsid w:val="002643F6"/>
    <w:rsid w:val="002648FC"/>
    <w:rsid w:val="00264982"/>
    <w:rsid w:val="00264C2F"/>
    <w:rsid w:val="00264E56"/>
    <w:rsid w:val="00264F14"/>
    <w:rsid w:val="002654B9"/>
    <w:rsid w:val="002659D8"/>
    <w:rsid w:val="00265C94"/>
    <w:rsid w:val="00266025"/>
    <w:rsid w:val="00266467"/>
    <w:rsid w:val="00266543"/>
    <w:rsid w:val="00266ABA"/>
    <w:rsid w:val="00266AD9"/>
    <w:rsid w:val="00267286"/>
    <w:rsid w:val="002673B8"/>
    <w:rsid w:val="0026762D"/>
    <w:rsid w:val="00267ED6"/>
    <w:rsid w:val="002707A8"/>
    <w:rsid w:val="0027080F"/>
    <w:rsid w:val="00271398"/>
    <w:rsid w:val="00271F69"/>
    <w:rsid w:val="002722AD"/>
    <w:rsid w:val="00272710"/>
    <w:rsid w:val="002728E3"/>
    <w:rsid w:val="0027300A"/>
    <w:rsid w:val="002730B9"/>
    <w:rsid w:val="002732B2"/>
    <w:rsid w:val="00273931"/>
    <w:rsid w:val="00274155"/>
    <w:rsid w:val="002741DC"/>
    <w:rsid w:val="002742A2"/>
    <w:rsid w:val="002746F9"/>
    <w:rsid w:val="00274D5F"/>
    <w:rsid w:val="00274D93"/>
    <w:rsid w:val="00274E06"/>
    <w:rsid w:val="00275075"/>
    <w:rsid w:val="0027540F"/>
    <w:rsid w:val="002754CA"/>
    <w:rsid w:val="002756C7"/>
    <w:rsid w:val="00275711"/>
    <w:rsid w:val="00275B2C"/>
    <w:rsid w:val="00275CEC"/>
    <w:rsid w:val="00276207"/>
    <w:rsid w:val="002767C4"/>
    <w:rsid w:val="002767FD"/>
    <w:rsid w:val="00276969"/>
    <w:rsid w:val="002769B6"/>
    <w:rsid w:val="00276B78"/>
    <w:rsid w:val="00276E7B"/>
    <w:rsid w:val="002775C7"/>
    <w:rsid w:val="00277B6E"/>
    <w:rsid w:val="00277C94"/>
    <w:rsid w:val="00277E33"/>
    <w:rsid w:val="00280042"/>
    <w:rsid w:val="00280AAE"/>
    <w:rsid w:val="00280B62"/>
    <w:rsid w:val="00281906"/>
    <w:rsid w:val="00282218"/>
    <w:rsid w:val="00282232"/>
    <w:rsid w:val="0028260D"/>
    <w:rsid w:val="00282818"/>
    <w:rsid w:val="00282879"/>
    <w:rsid w:val="002829F6"/>
    <w:rsid w:val="002835BA"/>
    <w:rsid w:val="0028377D"/>
    <w:rsid w:val="0028386A"/>
    <w:rsid w:val="00284191"/>
    <w:rsid w:val="00284698"/>
    <w:rsid w:val="00285826"/>
    <w:rsid w:val="00285B89"/>
    <w:rsid w:val="00286045"/>
    <w:rsid w:val="00286228"/>
    <w:rsid w:val="002862BC"/>
    <w:rsid w:val="002866C5"/>
    <w:rsid w:val="002869D9"/>
    <w:rsid w:val="00286ED2"/>
    <w:rsid w:val="00286EF1"/>
    <w:rsid w:val="00287211"/>
    <w:rsid w:val="002875BC"/>
    <w:rsid w:val="002907CF"/>
    <w:rsid w:val="002909E3"/>
    <w:rsid w:val="00290F3B"/>
    <w:rsid w:val="002912E9"/>
    <w:rsid w:val="00291554"/>
    <w:rsid w:val="00292135"/>
    <w:rsid w:val="002925C4"/>
    <w:rsid w:val="00292615"/>
    <w:rsid w:val="002927F7"/>
    <w:rsid w:val="00292914"/>
    <w:rsid w:val="00292A7E"/>
    <w:rsid w:val="00292C62"/>
    <w:rsid w:val="00292C97"/>
    <w:rsid w:val="00293C7B"/>
    <w:rsid w:val="002943C0"/>
    <w:rsid w:val="002947B1"/>
    <w:rsid w:val="00294A96"/>
    <w:rsid w:val="002950D2"/>
    <w:rsid w:val="0029534F"/>
    <w:rsid w:val="00295A69"/>
    <w:rsid w:val="00296768"/>
    <w:rsid w:val="00297039"/>
    <w:rsid w:val="00297A8D"/>
    <w:rsid w:val="002A011C"/>
    <w:rsid w:val="002A01FC"/>
    <w:rsid w:val="002A02A0"/>
    <w:rsid w:val="002A0485"/>
    <w:rsid w:val="002A06C0"/>
    <w:rsid w:val="002A0881"/>
    <w:rsid w:val="002A08ED"/>
    <w:rsid w:val="002A0BD3"/>
    <w:rsid w:val="002A0CAC"/>
    <w:rsid w:val="002A0DF6"/>
    <w:rsid w:val="002A15B6"/>
    <w:rsid w:val="002A16FF"/>
    <w:rsid w:val="002A174E"/>
    <w:rsid w:val="002A183D"/>
    <w:rsid w:val="002A18E1"/>
    <w:rsid w:val="002A2192"/>
    <w:rsid w:val="002A22B7"/>
    <w:rsid w:val="002A25DE"/>
    <w:rsid w:val="002A2829"/>
    <w:rsid w:val="002A2A90"/>
    <w:rsid w:val="002A2CF1"/>
    <w:rsid w:val="002A2EAD"/>
    <w:rsid w:val="002A3197"/>
    <w:rsid w:val="002A3C0B"/>
    <w:rsid w:val="002A3F93"/>
    <w:rsid w:val="002A4020"/>
    <w:rsid w:val="002A4141"/>
    <w:rsid w:val="002A417C"/>
    <w:rsid w:val="002A426A"/>
    <w:rsid w:val="002A4496"/>
    <w:rsid w:val="002A456C"/>
    <w:rsid w:val="002A4574"/>
    <w:rsid w:val="002A4714"/>
    <w:rsid w:val="002A49B8"/>
    <w:rsid w:val="002A4BBB"/>
    <w:rsid w:val="002A4E1A"/>
    <w:rsid w:val="002A5074"/>
    <w:rsid w:val="002A588A"/>
    <w:rsid w:val="002A5DB7"/>
    <w:rsid w:val="002A6686"/>
    <w:rsid w:val="002A6974"/>
    <w:rsid w:val="002A70B7"/>
    <w:rsid w:val="002A753F"/>
    <w:rsid w:val="002A79D4"/>
    <w:rsid w:val="002A79E4"/>
    <w:rsid w:val="002A7D65"/>
    <w:rsid w:val="002A7EAF"/>
    <w:rsid w:val="002B0104"/>
    <w:rsid w:val="002B01B8"/>
    <w:rsid w:val="002B036E"/>
    <w:rsid w:val="002B0399"/>
    <w:rsid w:val="002B0AFC"/>
    <w:rsid w:val="002B0EC5"/>
    <w:rsid w:val="002B0F92"/>
    <w:rsid w:val="002B1124"/>
    <w:rsid w:val="002B140E"/>
    <w:rsid w:val="002B2262"/>
    <w:rsid w:val="002B2938"/>
    <w:rsid w:val="002B29EE"/>
    <w:rsid w:val="002B2C19"/>
    <w:rsid w:val="002B2DBE"/>
    <w:rsid w:val="002B31C5"/>
    <w:rsid w:val="002B3F83"/>
    <w:rsid w:val="002B40C5"/>
    <w:rsid w:val="002B454C"/>
    <w:rsid w:val="002B46C0"/>
    <w:rsid w:val="002B470A"/>
    <w:rsid w:val="002B47BF"/>
    <w:rsid w:val="002B49E6"/>
    <w:rsid w:val="002B4BC5"/>
    <w:rsid w:val="002B5367"/>
    <w:rsid w:val="002B5A0E"/>
    <w:rsid w:val="002B5AF6"/>
    <w:rsid w:val="002B5B39"/>
    <w:rsid w:val="002B5BAE"/>
    <w:rsid w:val="002B5CED"/>
    <w:rsid w:val="002B5F73"/>
    <w:rsid w:val="002B61F7"/>
    <w:rsid w:val="002B6713"/>
    <w:rsid w:val="002B67B1"/>
    <w:rsid w:val="002B69CF"/>
    <w:rsid w:val="002B719A"/>
    <w:rsid w:val="002B724B"/>
    <w:rsid w:val="002B72C0"/>
    <w:rsid w:val="002B78EB"/>
    <w:rsid w:val="002B7A3D"/>
    <w:rsid w:val="002C0099"/>
    <w:rsid w:val="002C05A9"/>
    <w:rsid w:val="002C0683"/>
    <w:rsid w:val="002C0CAA"/>
    <w:rsid w:val="002C161D"/>
    <w:rsid w:val="002C1ABC"/>
    <w:rsid w:val="002C20CF"/>
    <w:rsid w:val="002C25F3"/>
    <w:rsid w:val="002C26F5"/>
    <w:rsid w:val="002C2ED6"/>
    <w:rsid w:val="002C2FE5"/>
    <w:rsid w:val="002C3146"/>
    <w:rsid w:val="002C32D4"/>
    <w:rsid w:val="002C36B8"/>
    <w:rsid w:val="002C3F53"/>
    <w:rsid w:val="002C4483"/>
    <w:rsid w:val="002C472D"/>
    <w:rsid w:val="002C4CEA"/>
    <w:rsid w:val="002C4D97"/>
    <w:rsid w:val="002C4E38"/>
    <w:rsid w:val="002C538D"/>
    <w:rsid w:val="002C53A4"/>
    <w:rsid w:val="002C5511"/>
    <w:rsid w:val="002C564B"/>
    <w:rsid w:val="002C58D8"/>
    <w:rsid w:val="002C5FF1"/>
    <w:rsid w:val="002C63ED"/>
    <w:rsid w:val="002C6973"/>
    <w:rsid w:val="002C6BC1"/>
    <w:rsid w:val="002C70BB"/>
    <w:rsid w:val="002C7109"/>
    <w:rsid w:val="002C77D5"/>
    <w:rsid w:val="002C7C37"/>
    <w:rsid w:val="002D07B9"/>
    <w:rsid w:val="002D0819"/>
    <w:rsid w:val="002D0A25"/>
    <w:rsid w:val="002D0A7B"/>
    <w:rsid w:val="002D0B4E"/>
    <w:rsid w:val="002D0CA4"/>
    <w:rsid w:val="002D0DD1"/>
    <w:rsid w:val="002D0F5F"/>
    <w:rsid w:val="002D1045"/>
    <w:rsid w:val="002D15D9"/>
    <w:rsid w:val="002D18EC"/>
    <w:rsid w:val="002D1C1A"/>
    <w:rsid w:val="002D1E18"/>
    <w:rsid w:val="002D2786"/>
    <w:rsid w:val="002D37B7"/>
    <w:rsid w:val="002D3F26"/>
    <w:rsid w:val="002D4767"/>
    <w:rsid w:val="002D4C9D"/>
    <w:rsid w:val="002D4CAF"/>
    <w:rsid w:val="002D4E4F"/>
    <w:rsid w:val="002D4EA1"/>
    <w:rsid w:val="002D56FB"/>
    <w:rsid w:val="002D5A63"/>
    <w:rsid w:val="002D5D29"/>
    <w:rsid w:val="002D5EF2"/>
    <w:rsid w:val="002D63A9"/>
    <w:rsid w:val="002D6946"/>
    <w:rsid w:val="002D6A81"/>
    <w:rsid w:val="002D7849"/>
    <w:rsid w:val="002D7C4B"/>
    <w:rsid w:val="002E0C60"/>
    <w:rsid w:val="002E1386"/>
    <w:rsid w:val="002E1A76"/>
    <w:rsid w:val="002E1BD6"/>
    <w:rsid w:val="002E246C"/>
    <w:rsid w:val="002E2C8A"/>
    <w:rsid w:val="002E2C96"/>
    <w:rsid w:val="002E3049"/>
    <w:rsid w:val="002E30E7"/>
    <w:rsid w:val="002E36F8"/>
    <w:rsid w:val="002E4154"/>
    <w:rsid w:val="002E4EB0"/>
    <w:rsid w:val="002E5184"/>
    <w:rsid w:val="002E5386"/>
    <w:rsid w:val="002E59BB"/>
    <w:rsid w:val="002E5AE9"/>
    <w:rsid w:val="002E5B3B"/>
    <w:rsid w:val="002E5E35"/>
    <w:rsid w:val="002E6938"/>
    <w:rsid w:val="002E6DBC"/>
    <w:rsid w:val="002E6E84"/>
    <w:rsid w:val="002E6F39"/>
    <w:rsid w:val="002E6FC3"/>
    <w:rsid w:val="002E712C"/>
    <w:rsid w:val="002E72A7"/>
    <w:rsid w:val="002E7481"/>
    <w:rsid w:val="002E78F9"/>
    <w:rsid w:val="002F03FE"/>
    <w:rsid w:val="002F07B0"/>
    <w:rsid w:val="002F0CA5"/>
    <w:rsid w:val="002F0CBB"/>
    <w:rsid w:val="002F0DDC"/>
    <w:rsid w:val="002F14FF"/>
    <w:rsid w:val="002F152D"/>
    <w:rsid w:val="002F1947"/>
    <w:rsid w:val="002F1A37"/>
    <w:rsid w:val="002F1DF9"/>
    <w:rsid w:val="002F1EF6"/>
    <w:rsid w:val="002F24CF"/>
    <w:rsid w:val="002F35E7"/>
    <w:rsid w:val="002F363C"/>
    <w:rsid w:val="002F396C"/>
    <w:rsid w:val="002F3D9D"/>
    <w:rsid w:val="002F442E"/>
    <w:rsid w:val="002F4785"/>
    <w:rsid w:val="002F4F0B"/>
    <w:rsid w:val="002F528B"/>
    <w:rsid w:val="002F52F9"/>
    <w:rsid w:val="002F5A42"/>
    <w:rsid w:val="002F5C9B"/>
    <w:rsid w:val="002F5F11"/>
    <w:rsid w:val="002F602C"/>
    <w:rsid w:val="002F60EC"/>
    <w:rsid w:val="002F6205"/>
    <w:rsid w:val="002F6979"/>
    <w:rsid w:val="002F6A1B"/>
    <w:rsid w:val="002F6FEF"/>
    <w:rsid w:val="002F7BA0"/>
    <w:rsid w:val="0030017B"/>
    <w:rsid w:val="00300672"/>
    <w:rsid w:val="0030104F"/>
    <w:rsid w:val="003015B0"/>
    <w:rsid w:val="003019B3"/>
    <w:rsid w:val="00301A94"/>
    <w:rsid w:val="00301C9C"/>
    <w:rsid w:val="00301CA4"/>
    <w:rsid w:val="0030247C"/>
    <w:rsid w:val="003028F5"/>
    <w:rsid w:val="00302EF8"/>
    <w:rsid w:val="003033C6"/>
    <w:rsid w:val="003036A7"/>
    <w:rsid w:val="00303744"/>
    <w:rsid w:val="00303AA0"/>
    <w:rsid w:val="0030440C"/>
    <w:rsid w:val="00304417"/>
    <w:rsid w:val="00304F17"/>
    <w:rsid w:val="00305A01"/>
    <w:rsid w:val="00305AF9"/>
    <w:rsid w:val="00306496"/>
    <w:rsid w:val="00306F44"/>
    <w:rsid w:val="00306FF7"/>
    <w:rsid w:val="00307D6C"/>
    <w:rsid w:val="003104F1"/>
    <w:rsid w:val="003105CC"/>
    <w:rsid w:val="00310BD9"/>
    <w:rsid w:val="00310D4D"/>
    <w:rsid w:val="00310D4F"/>
    <w:rsid w:val="00310F0B"/>
    <w:rsid w:val="00311475"/>
    <w:rsid w:val="00311607"/>
    <w:rsid w:val="00311A30"/>
    <w:rsid w:val="00311D91"/>
    <w:rsid w:val="00312218"/>
    <w:rsid w:val="0031232F"/>
    <w:rsid w:val="00312347"/>
    <w:rsid w:val="0031267F"/>
    <w:rsid w:val="00312689"/>
    <w:rsid w:val="00312B3D"/>
    <w:rsid w:val="00312C2E"/>
    <w:rsid w:val="00312DAC"/>
    <w:rsid w:val="00312F28"/>
    <w:rsid w:val="003131F4"/>
    <w:rsid w:val="00313CCD"/>
    <w:rsid w:val="003149A3"/>
    <w:rsid w:val="003152B0"/>
    <w:rsid w:val="00315707"/>
    <w:rsid w:val="00315B17"/>
    <w:rsid w:val="00315D77"/>
    <w:rsid w:val="00315FB4"/>
    <w:rsid w:val="0031617A"/>
    <w:rsid w:val="0031622C"/>
    <w:rsid w:val="00316302"/>
    <w:rsid w:val="00316B62"/>
    <w:rsid w:val="00316F37"/>
    <w:rsid w:val="00316FD8"/>
    <w:rsid w:val="00317097"/>
    <w:rsid w:val="00317AE5"/>
    <w:rsid w:val="00317D12"/>
    <w:rsid w:val="00317D22"/>
    <w:rsid w:val="00317D72"/>
    <w:rsid w:val="003202CB"/>
    <w:rsid w:val="00320302"/>
    <w:rsid w:val="003203A8"/>
    <w:rsid w:val="003203D2"/>
    <w:rsid w:val="00320648"/>
    <w:rsid w:val="00320A47"/>
    <w:rsid w:val="00320D40"/>
    <w:rsid w:val="00321012"/>
    <w:rsid w:val="0032149C"/>
    <w:rsid w:val="003217D7"/>
    <w:rsid w:val="00321895"/>
    <w:rsid w:val="00321CB3"/>
    <w:rsid w:val="00322316"/>
    <w:rsid w:val="003225AB"/>
    <w:rsid w:val="0032277B"/>
    <w:rsid w:val="00322D69"/>
    <w:rsid w:val="00322E68"/>
    <w:rsid w:val="00323364"/>
    <w:rsid w:val="00323DD4"/>
    <w:rsid w:val="00324119"/>
    <w:rsid w:val="00324E7E"/>
    <w:rsid w:val="00325083"/>
    <w:rsid w:val="00325C9F"/>
    <w:rsid w:val="00325EED"/>
    <w:rsid w:val="0032638E"/>
    <w:rsid w:val="00326883"/>
    <w:rsid w:val="003268E9"/>
    <w:rsid w:val="00326921"/>
    <w:rsid w:val="00326BD9"/>
    <w:rsid w:val="00326F6A"/>
    <w:rsid w:val="00327EB2"/>
    <w:rsid w:val="00330336"/>
    <w:rsid w:val="0033045C"/>
    <w:rsid w:val="00330703"/>
    <w:rsid w:val="003309AA"/>
    <w:rsid w:val="00330F50"/>
    <w:rsid w:val="003310B1"/>
    <w:rsid w:val="003317DD"/>
    <w:rsid w:val="00331883"/>
    <w:rsid w:val="00331D6E"/>
    <w:rsid w:val="00332030"/>
    <w:rsid w:val="003324E6"/>
    <w:rsid w:val="003324EB"/>
    <w:rsid w:val="0033294C"/>
    <w:rsid w:val="00332B34"/>
    <w:rsid w:val="00332E42"/>
    <w:rsid w:val="003331C5"/>
    <w:rsid w:val="0033341A"/>
    <w:rsid w:val="00333637"/>
    <w:rsid w:val="00333CCA"/>
    <w:rsid w:val="00333E57"/>
    <w:rsid w:val="003349B4"/>
    <w:rsid w:val="003353A7"/>
    <w:rsid w:val="003353F7"/>
    <w:rsid w:val="003354CC"/>
    <w:rsid w:val="003354CE"/>
    <w:rsid w:val="00335A6C"/>
    <w:rsid w:val="003363B0"/>
    <w:rsid w:val="003365A7"/>
    <w:rsid w:val="0033680A"/>
    <w:rsid w:val="00336CFC"/>
    <w:rsid w:val="00336EE5"/>
    <w:rsid w:val="00337083"/>
    <w:rsid w:val="00337729"/>
    <w:rsid w:val="003400E3"/>
    <w:rsid w:val="00340638"/>
    <w:rsid w:val="00340774"/>
    <w:rsid w:val="00340B86"/>
    <w:rsid w:val="00340DD7"/>
    <w:rsid w:val="00340EC7"/>
    <w:rsid w:val="0034169A"/>
    <w:rsid w:val="003421AB"/>
    <w:rsid w:val="003425A0"/>
    <w:rsid w:val="003428AB"/>
    <w:rsid w:val="00342A2E"/>
    <w:rsid w:val="00342F19"/>
    <w:rsid w:val="00343133"/>
    <w:rsid w:val="0034387E"/>
    <w:rsid w:val="00343CDA"/>
    <w:rsid w:val="00343F67"/>
    <w:rsid w:val="003444C4"/>
    <w:rsid w:val="0034469E"/>
    <w:rsid w:val="0034617B"/>
    <w:rsid w:val="003462FD"/>
    <w:rsid w:val="0034702E"/>
    <w:rsid w:val="003470C5"/>
    <w:rsid w:val="003474CB"/>
    <w:rsid w:val="0034787D"/>
    <w:rsid w:val="00351172"/>
    <w:rsid w:val="003512F9"/>
    <w:rsid w:val="00351B0B"/>
    <w:rsid w:val="00351B57"/>
    <w:rsid w:val="003523E5"/>
    <w:rsid w:val="0035293D"/>
    <w:rsid w:val="00352F6A"/>
    <w:rsid w:val="00352F8D"/>
    <w:rsid w:val="00353663"/>
    <w:rsid w:val="0035394F"/>
    <w:rsid w:val="00353E87"/>
    <w:rsid w:val="00354393"/>
    <w:rsid w:val="0035447B"/>
    <w:rsid w:val="00355067"/>
    <w:rsid w:val="00355183"/>
    <w:rsid w:val="00355764"/>
    <w:rsid w:val="0035622A"/>
    <w:rsid w:val="0035666D"/>
    <w:rsid w:val="003566F7"/>
    <w:rsid w:val="00357841"/>
    <w:rsid w:val="003579A6"/>
    <w:rsid w:val="003579DA"/>
    <w:rsid w:val="00360002"/>
    <w:rsid w:val="0036013F"/>
    <w:rsid w:val="00360434"/>
    <w:rsid w:val="00360A56"/>
    <w:rsid w:val="00361C20"/>
    <w:rsid w:val="00361D5C"/>
    <w:rsid w:val="00361D69"/>
    <w:rsid w:val="00362171"/>
    <w:rsid w:val="0036225E"/>
    <w:rsid w:val="00362DD8"/>
    <w:rsid w:val="00362FBF"/>
    <w:rsid w:val="00363198"/>
    <w:rsid w:val="0036336F"/>
    <w:rsid w:val="00363884"/>
    <w:rsid w:val="003638E1"/>
    <w:rsid w:val="00363904"/>
    <w:rsid w:val="00365296"/>
    <w:rsid w:val="00365600"/>
    <w:rsid w:val="003667B0"/>
    <w:rsid w:val="00366FC9"/>
    <w:rsid w:val="0036705B"/>
    <w:rsid w:val="00367068"/>
    <w:rsid w:val="003670F8"/>
    <w:rsid w:val="003671B8"/>
    <w:rsid w:val="003673E0"/>
    <w:rsid w:val="00367A98"/>
    <w:rsid w:val="00367B4B"/>
    <w:rsid w:val="00367DB9"/>
    <w:rsid w:val="003704B4"/>
    <w:rsid w:val="00370BB2"/>
    <w:rsid w:val="00370F0C"/>
    <w:rsid w:val="00371021"/>
    <w:rsid w:val="00371035"/>
    <w:rsid w:val="003716CB"/>
    <w:rsid w:val="00371865"/>
    <w:rsid w:val="0037193D"/>
    <w:rsid w:val="00372017"/>
    <w:rsid w:val="0037279D"/>
    <w:rsid w:val="003728C0"/>
    <w:rsid w:val="00372A5D"/>
    <w:rsid w:val="00372E85"/>
    <w:rsid w:val="00372FD7"/>
    <w:rsid w:val="003734D4"/>
    <w:rsid w:val="003735DE"/>
    <w:rsid w:val="00373852"/>
    <w:rsid w:val="00373913"/>
    <w:rsid w:val="003742AE"/>
    <w:rsid w:val="00374F3D"/>
    <w:rsid w:val="00375239"/>
    <w:rsid w:val="0037617B"/>
    <w:rsid w:val="003764BC"/>
    <w:rsid w:val="00376811"/>
    <w:rsid w:val="00376C48"/>
    <w:rsid w:val="0037762A"/>
    <w:rsid w:val="003802E7"/>
    <w:rsid w:val="00380699"/>
    <w:rsid w:val="00380E0A"/>
    <w:rsid w:val="00380F12"/>
    <w:rsid w:val="003813D5"/>
    <w:rsid w:val="003814EC"/>
    <w:rsid w:val="00381E8A"/>
    <w:rsid w:val="00382274"/>
    <w:rsid w:val="0038228B"/>
    <w:rsid w:val="00382A7D"/>
    <w:rsid w:val="00382B18"/>
    <w:rsid w:val="00383725"/>
    <w:rsid w:val="00383BD9"/>
    <w:rsid w:val="00383CBE"/>
    <w:rsid w:val="003844E7"/>
    <w:rsid w:val="00384672"/>
    <w:rsid w:val="00384729"/>
    <w:rsid w:val="0038488E"/>
    <w:rsid w:val="00384938"/>
    <w:rsid w:val="00384BF4"/>
    <w:rsid w:val="00385191"/>
    <w:rsid w:val="0038545B"/>
    <w:rsid w:val="00385ACD"/>
    <w:rsid w:val="00385ED4"/>
    <w:rsid w:val="00385F0E"/>
    <w:rsid w:val="003862F3"/>
    <w:rsid w:val="0038669F"/>
    <w:rsid w:val="00386AC1"/>
    <w:rsid w:val="003871B8"/>
    <w:rsid w:val="003871CD"/>
    <w:rsid w:val="003879F6"/>
    <w:rsid w:val="00387C91"/>
    <w:rsid w:val="00390141"/>
    <w:rsid w:val="00390417"/>
    <w:rsid w:val="00390553"/>
    <w:rsid w:val="003908DF"/>
    <w:rsid w:val="00390A12"/>
    <w:rsid w:val="00391387"/>
    <w:rsid w:val="0039153B"/>
    <w:rsid w:val="00391A62"/>
    <w:rsid w:val="00391FB0"/>
    <w:rsid w:val="00392CD2"/>
    <w:rsid w:val="00392F2A"/>
    <w:rsid w:val="00392F32"/>
    <w:rsid w:val="003930E8"/>
    <w:rsid w:val="00393422"/>
    <w:rsid w:val="0039374C"/>
    <w:rsid w:val="00394075"/>
    <w:rsid w:val="0039413A"/>
    <w:rsid w:val="00394491"/>
    <w:rsid w:val="00394E3D"/>
    <w:rsid w:val="00395126"/>
    <w:rsid w:val="00395EC6"/>
    <w:rsid w:val="0039603A"/>
    <w:rsid w:val="00396AB9"/>
    <w:rsid w:val="00396EBE"/>
    <w:rsid w:val="00397193"/>
    <w:rsid w:val="003972E1"/>
    <w:rsid w:val="003978F8"/>
    <w:rsid w:val="00397C8B"/>
    <w:rsid w:val="00397E5A"/>
    <w:rsid w:val="003A0B58"/>
    <w:rsid w:val="003A0CE2"/>
    <w:rsid w:val="003A0EB9"/>
    <w:rsid w:val="003A13C7"/>
    <w:rsid w:val="003A2028"/>
    <w:rsid w:val="003A2666"/>
    <w:rsid w:val="003A289F"/>
    <w:rsid w:val="003A2A64"/>
    <w:rsid w:val="003A343E"/>
    <w:rsid w:val="003A3880"/>
    <w:rsid w:val="003A3D96"/>
    <w:rsid w:val="003A446D"/>
    <w:rsid w:val="003A476C"/>
    <w:rsid w:val="003A4C98"/>
    <w:rsid w:val="003A55A0"/>
    <w:rsid w:val="003A55EF"/>
    <w:rsid w:val="003A5DE1"/>
    <w:rsid w:val="003A630F"/>
    <w:rsid w:val="003A639E"/>
    <w:rsid w:val="003A63E6"/>
    <w:rsid w:val="003A6873"/>
    <w:rsid w:val="003A6C9B"/>
    <w:rsid w:val="003B03F0"/>
    <w:rsid w:val="003B067D"/>
    <w:rsid w:val="003B0970"/>
    <w:rsid w:val="003B0B8F"/>
    <w:rsid w:val="003B0E5E"/>
    <w:rsid w:val="003B0FE5"/>
    <w:rsid w:val="003B1E25"/>
    <w:rsid w:val="003B223A"/>
    <w:rsid w:val="003B2256"/>
    <w:rsid w:val="003B2501"/>
    <w:rsid w:val="003B2546"/>
    <w:rsid w:val="003B25FF"/>
    <w:rsid w:val="003B2AE6"/>
    <w:rsid w:val="003B31F9"/>
    <w:rsid w:val="003B321C"/>
    <w:rsid w:val="003B3491"/>
    <w:rsid w:val="003B3ACE"/>
    <w:rsid w:val="003B3DB1"/>
    <w:rsid w:val="003B4106"/>
    <w:rsid w:val="003B42D0"/>
    <w:rsid w:val="003B4981"/>
    <w:rsid w:val="003B4B3E"/>
    <w:rsid w:val="003B4F73"/>
    <w:rsid w:val="003B54DD"/>
    <w:rsid w:val="003B59C3"/>
    <w:rsid w:val="003B5F5F"/>
    <w:rsid w:val="003B6109"/>
    <w:rsid w:val="003B6142"/>
    <w:rsid w:val="003B69F3"/>
    <w:rsid w:val="003B6A9A"/>
    <w:rsid w:val="003B6B24"/>
    <w:rsid w:val="003B6B79"/>
    <w:rsid w:val="003B6CD1"/>
    <w:rsid w:val="003B7082"/>
    <w:rsid w:val="003C0222"/>
    <w:rsid w:val="003C0512"/>
    <w:rsid w:val="003C0621"/>
    <w:rsid w:val="003C095B"/>
    <w:rsid w:val="003C0C7C"/>
    <w:rsid w:val="003C1112"/>
    <w:rsid w:val="003C158C"/>
    <w:rsid w:val="003C1980"/>
    <w:rsid w:val="003C19FA"/>
    <w:rsid w:val="003C1A20"/>
    <w:rsid w:val="003C2BAD"/>
    <w:rsid w:val="003C2BF8"/>
    <w:rsid w:val="003C2D9B"/>
    <w:rsid w:val="003C3098"/>
    <w:rsid w:val="003C3117"/>
    <w:rsid w:val="003C35D6"/>
    <w:rsid w:val="003C362B"/>
    <w:rsid w:val="003C368E"/>
    <w:rsid w:val="003C3734"/>
    <w:rsid w:val="003C3D97"/>
    <w:rsid w:val="003C3DAF"/>
    <w:rsid w:val="003C3DF7"/>
    <w:rsid w:val="003C409B"/>
    <w:rsid w:val="003C4282"/>
    <w:rsid w:val="003C5190"/>
    <w:rsid w:val="003C5412"/>
    <w:rsid w:val="003C5B17"/>
    <w:rsid w:val="003C5E4C"/>
    <w:rsid w:val="003C5E8C"/>
    <w:rsid w:val="003C6100"/>
    <w:rsid w:val="003C66DD"/>
    <w:rsid w:val="003C6A8F"/>
    <w:rsid w:val="003C6A94"/>
    <w:rsid w:val="003C7546"/>
    <w:rsid w:val="003C7985"/>
    <w:rsid w:val="003C7EC2"/>
    <w:rsid w:val="003D0A03"/>
    <w:rsid w:val="003D0E46"/>
    <w:rsid w:val="003D1309"/>
    <w:rsid w:val="003D16FB"/>
    <w:rsid w:val="003D1A7C"/>
    <w:rsid w:val="003D25E0"/>
    <w:rsid w:val="003D3335"/>
    <w:rsid w:val="003D33BC"/>
    <w:rsid w:val="003D37E2"/>
    <w:rsid w:val="003D3A0B"/>
    <w:rsid w:val="003D49DE"/>
    <w:rsid w:val="003D4F42"/>
    <w:rsid w:val="003D53D8"/>
    <w:rsid w:val="003D580A"/>
    <w:rsid w:val="003D5A0E"/>
    <w:rsid w:val="003D5CBB"/>
    <w:rsid w:val="003D5CE0"/>
    <w:rsid w:val="003D6066"/>
    <w:rsid w:val="003D67A3"/>
    <w:rsid w:val="003D7684"/>
    <w:rsid w:val="003D76EB"/>
    <w:rsid w:val="003E04C8"/>
    <w:rsid w:val="003E0867"/>
    <w:rsid w:val="003E0D05"/>
    <w:rsid w:val="003E11E3"/>
    <w:rsid w:val="003E1503"/>
    <w:rsid w:val="003E1BB8"/>
    <w:rsid w:val="003E2A9E"/>
    <w:rsid w:val="003E2D76"/>
    <w:rsid w:val="003E2DEA"/>
    <w:rsid w:val="003E2F0E"/>
    <w:rsid w:val="003E303C"/>
    <w:rsid w:val="003E33B4"/>
    <w:rsid w:val="003E4CA4"/>
    <w:rsid w:val="003E4F0E"/>
    <w:rsid w:val="003E53A9"/>
    <w:rsid w:val="003E56D8"/>
    <w:rsid w:val="003E58C1"/>
    <w:rsid w:val="003E6586"/>
    <w:rsid w:val="003E6D85"/>
    <w:rsid w:val="003E7056"/>
    <w:rsid w:val="003E7302"/>
    <w:rsid w:val="003E7425"/>
    <w:rsid w:val="003E7CCA"/>
    <w:rsid w:val="003E7F3D"/>
    <w:rsid w:val="003F0015"/>
    <w:rsid w:val="003F01DA"/>
    <w:rsid w:val="003F0478"/>
    <w:rsid w:val="003F0492"/>
    <w:rsid w:val="003F1322"/>
    <w:rsid w:val="003F135E"/>
    <w:rsid w:val="003F1424"/>
    <w:rsid w:val="003F186A"/>
    <w:rsid w:val="003F1CB1"/>
    <w:rsid w:val="003F1FB7"/>
    <w:rsid w:val="003F254B"/>
    <w:rsid w:val="003F2D22"/>
    <w:rsid w:val="003F2F9F"/>
    <w:rsid w:val="003F37D5"/>
    <w:rsid w:val="003F3CBC"/>
    <w:rsid w:val="003F545A"/>
    <w:rsid w:val="003F55D9"/>
    <w:rsid w:val="003F582B"/>
    <w:rsid w:val="003F5873"/>
    <w:rsid w:val="003F5921"/>
    <w:rsid w:val="003F6782"/>
    <w:rsid w:val="003F68D7"/>
    <w:rsid w:val="003F7363"/>
    <w:rsid w:val="003F74D1"/>
    <w:rsid w:val="003F7557"/>
    <w:rsid w:val="003F7629"/>
    <w:rsid w:val="003F7BB7"/>
    <w:rsid w:val="003F7EEA"/>
    <w:rsid w:val="00400570"/>
    <w:rsid w:val="004015FB"/>
    <w:rsid w:val="00401953"/>
    <w:rsid w:val="004019C4"/>
    <w:rsid w:val="00401AB7"/>
    <w:rsid w:val="00401F60"/>
    <w:rsid w:val="00402086"/>
    <w:rsid w:val="00402ABF"/>
    <w:rsid w:val="00403038"/>
    <w:rsid w:val="0040367B"/>
    <w:rsid w:val="00403FF4"/>
    <w:rsid w:val="00404258"/>
    <w:rsid w:val="00404B94"/>
    <w:rsid w:val="00405625"/>
    <w:rsid w:val="0040603E"/>
    <w:rsid w:val="00406746"/>
    <w:rsid w:val="00406E56"/>
    <w:rsid w:val="00406F19"/>
    <w:rsid w:val="0040790B"/>
    <w:rsid w:val="00407D32"/>
    <w:rsid w:val="00407EE2"/>
    <w:rsid w:val="00410380"/>
    <w:rsid w:val="0041042D"/>
    <w:rsid w:val="004105F7"/>
    <w:rsid w:val="00410B9F"/>
    <w:rsid w:val="00410D83"/>
    <w:rsid w:val="00410DF5"/>
    <w:rsid w:val="0041160A"/>
    <w:rsid w:val="004120C6"/>
    <w:rsid w:val="00412383"/>
    <w:rsid w:val="0041280F"/>
    <w:rsid w:val="00412C64"/>
    <w:rsid w:val="00412CDD"/>
    <w:rsid w:val="004137DB"/>
    <w:rsid w:val="00413BF3"/>
    <w:rsid w:val="00413C61"/>
    <w:rsid w:val="004140F0"/>
    <w:rsid w:val="00414127"/>
    <w:rsid w:val="004152E9"/>
    <w:rsid w:val="00415C30"/>
    <w:rsid w:val="00415FDD"/>
    <w:rsid w:val="00416015"/>
    <w:rsid w:val="00416586"/>
    <w:rsid w:val="004167E9"/>
    <w:rsid w:val="0041767D"/>
    <w:rsid w:val="0041769A"/>
    <w:rsid w:val="00417777"/>
    <w:rsid w:val="0041794E"/>
    <w:rsid w:val="00417BEC"/>
    <w:rsid w:val="00417C1F"/>
    <w:rsid w:val="00417F66"/>
    <w:rsid w:val="004205F6"/>
    <w:rsid w:val="004208BB"/>
    <w:rsid w:val="00422153"/>
    <w:rsid w:val="00422363"/>
    <w:rsid w:val="0042381C"/>
    <w:rsid w:val="00423BBE"/>
    <w:rsid w:val="004242C5"/>
    <w:rsid w:val="004244F9"/>
    <w:rsid w:val="00424686"/>
    <w:rsid w:val="004248A6"/>
    <w:rsid w:val="00424AC1"/>
    <w:rsid w:val="00424B60"/>
    <w:rsid w:val="00424E89"/>
    <w:rsid w:val="0042533B"/>
    <w:rsid w:val="00425604"/>
    <w:rsid w:val="00425AB0"/>
    <w:rsid w:val="00425FE2"/>
    <w:rsid w:val="00426132"/>
    <w:rsid w:val="004265C6"/>
    <w:rsid w:val="004266CD"/>
    <w:rsid w:val="00426933"/>
    <w:rsid w:val="00426E3D"/>
    <w:rsid w:val="00427511"/>
    <w:rsid w:val="00427BC7"/>
    <w:rsid w:val="004301F0"/>
    <w:rsid w:val="00430425"/>
    <w:rsid w:val="00430ADE"/>
    <w:rsid w:val="00430BA5"/>
    <w:rsid w:val="0043168F"/>
    <w:rsid w:val="00431785"/>
    <w:rsid w:val="00431BEC"/>
    <w:rsid w:val="00432029"/>
    <w:rsid w:val="00432247"/>
    <w:rsid w:val="004327D8"/>
    <w:rsid w:val="00432A14"/>
    <w:rsid w:val="00432A2B"/>
    <w:rsid w:val="00432A47"/>
    <w:rsid w:val="00432A98"/>
    <w:rsid w:val="00432C63"/>
    <w:rsid w:val="004331E3"/>
    <w:rsid w:val="00433461"/>
    <w:rsid w:val="004338D2"/>
    <w:rsid w:val="00433AB9"/>
    <w:rsid w:val="00433CA5"/>
    <w:rsid w:val="004341DA"/>
    <w:rsid w:val="00434375"/>
    <w:rsid w:val="00434B98"/>
    <w:rsid w:val="00434DF3"/>
    <w:rsid w:val="00435252"/>
    <w:rsid w:val="00435C90"/>
    <w:rsid w:val="00435DC8"/>
    <w:rsid w:val="00436028"/>
    <w:rsid w:val="004361B0"/>
    <w:rsid w:val="004361B5"/>
    <w:rsid w:val="004362E7"/>
    <w:rsid w:val="004363F3"/>
    <w:rsid w:val="0043646F"/>
    <w:rsid w:val="00436F1D"/>
    <w:rsid w:val="0043728D"/>
    <w:rsid w:val="0043779D"/>
    <w:rsid w:val="004401AE"/>
    <w:rsid w:val="00440AC1"/>
    <w:rsid w:val="00440CA8"/>
    <w:rsid w:val="00441101"/>
    <w:rsid w:val="00441186"/>
    <w:rsid w:val="004412F1"/>
    <w:rsid w:val="004412FB"/>
    <w:rsid w:val="00441A2E"/>
    <w:rsid w:val="00441C2D"/>
    <w:rsid w:val="00441CBE"/>
    <w:rsid w:val="00441DDF"/>
    <w:rsid w:val="00441EBA"/>
    <w:rsid w:val="00442B42"/>
    <w:rsid w:val="00442F39"/>
    <w:rsid w:val="00443431"/>
    <w:rsid w:val="00443553"/>
    <w:rsid w:val="00443AA6"/>
    <w:rsid w:val="0044410E"/>
    <w:rsid w:val="00444449"/>
    <w:rsid w:val="0044525E"/>
    <w:rsid w:val="004457F0"/>
    <w:rsid w:val="00445D3B"/>
    <w:rsid w:val="00446193"/>
    <w:rsid w:val="00446D04"/>
    <w:rsid w:val="00447385"/>
    <w:rsid w:val="00447452"/>
    <w:rsid w:val="00447466"/>
    <w:rsid w:val="004475E9"/>
    <w:rsid w:val="00447DEC"/>
    <w:rsid w:val="00447E8C"/>
    <w:rsid w:val="0045048B"/>
    <w:rsid w:val="00450FFE"/>
    <w:rsid w:val="00451740"/>
    <w:rsid w:val="0045174A"/>
    <w:rsid w:val="00451F30"/>
    <w:rsid w:val="004522FF"/>
    <w:rsid w:val="0045252E"/>
    <w:rsid w:val="00452A85"/>
    <w:rsid w:val="00452AA0"/>
    <w:rsid w:val="00452D7E"/>
    <w:rsid w:val="00452F43"/>
    <w:rsid w:val="00453405"/>
    <w:rsid w:val="00453572"/>
    <w:rsid w:val="00453639"/>
    <w:rsid w:val="0045384E"/>
    <w:rsid w:val="004539D5"/>
    <w:rsid w:val="00453B16"/>
    <w:rsid w:val="00454181"/>
    <w:rsid w:val="0045472C"/>
    <w:rsid w:val="00454740"/>
    <w:rsid w:val="0045481F"/>
    <w:rsid w:val="00454949"/>
    <w:rsid w:val="00454C24"/>
    <w:rsid w:val="004552B9"/>
    <w:rsid w:val="00455F65"/>
    <w:rsid w:val="004563F9"/>
    <w:rsid w:val="00456BBA"/>
    <w:rsid w:val="00456ECA"/>
    <w:rsid w:val="004573D6"/>
    <w:rsid w:val="00457889"/>
    <w:rsid w:val="00457ACC"/>
    <w:rsid w:val="00457B51"/>
    <w:rsid w:val="00457D89"/>
    <w:rsid w:val="00460002"/>
    <w:rsid w:val="004606BB"/>
    <w:rsid w:val="00460DAE"/>
    <w:rsid w:val="00460FFC"/>
    <w:rsid w:val="004629A9"/>
    <w:rsid w:val="004629CF"/>
    <w:rsid w:val="00462D65"/>
    <w:rsid w:val="004633F7"/>
    <w:rsid w:val="0046350B"/>
    <w:rsid w:val="004636DD"/>
    <w:rsid w:val="004637D9"/>
    <w:rsid w:val="00463AEF"/>
    <w:rsid w:val="00463BC6"/>
    <w:rsid w:val="00463EDF"/>
    <w:rsid w:val="004648D9"/>
    <w:rsid w:val="00464BA2"/>
    <w:rsid w:val="00464BC8"/>
    <w:rsid w:val="0046511F"/>
    <w:rsid w:val="00465725"/>
    <w:rsid w:val="004659CE"/>
    <w:rsid w:val="00465A70"/>
    <w:rsid w:val="00465D58"/>
    <w:rsid w:val="00466211"/>
    <w:rsid w:val="0046641B"/>
    <w:rsid w:val="00466D21"/>
    <w:rsid w:val="00466EE0"/>
    <w:rsid w:val="00467022"/>
    <w:rsid w:val="004673B5"/>
    <w:rsid w:val="00467550"/>
    <w:rsid w:val="004677B5"/>
    <w:rsid w:val="004677DE"/>
    <w:rsid w:val="00467944"/>
    <w:rsid w:val="00467DA7"/>
    <w:rsid w:val="0047159B"/>
    <w:rsid w:val="0047167B"/>
    <w:rsid w:val="004718F6"/>
    <w:rsid w:val="00471917"/>
    <w:rsid w:val="0047192A"/>
    <w:rsid w:val="00471AE9"/>
    <w:rsid w:val="00472138"/>
    <w:rsid w:val="004730B5"/>
    <w:rsid w:val="00473249"/>
    <w:rsid w:val="0047370E"/>
    <w:rsid w:val="004737A9"/>
    <w:rsid w:val="00473C07"/>
    <w:rsid w:val="00473DDA"/>
    <w:rsid w:val="00474255"/>
    <w:rsid w:val="00474782"/>
    <w:rsid w:val="00474E9E"/>
    <w:rsid w:val="00475004"/>
    <w:rsid w:val="004750F8"/>
    <w:rsid w:val="00475198"/>
    <w:rsid w:val="0047549C"/>
    <w:rsid w:val="0047591F"/>
    <w:rsid w:val="00475997"/>
    <w:rsid w:val="00475E45"/>
    <w:rsid w:val="004765EF"/>
    <w:rsid w:val="0047743B"/>
    <w:rsid w:val="004779E6"/>
    <w:rsid w:val="00477A17"/>
    <w:rsid w:val="00477D6A"/>
    <w:rsid w:val="00477FE3"/>
    <w:rsid w:val="00480229"/>
    <w:rsid w:val="00480B37"/>
    <w:rsid w:val="00480D06"/>
    <w:rsid w:val="004811EB"/>
    <w:rsid w:val="00481538"/>
    <w:rsid w:val="00481A4F"/>
    <w:rsid w:val="00481E41"/>
    <w:rsid w:val="004828AE"/>
    <w:rsid w:val="004829A6"/>
    <w:rsid w:val="00482BCE"/>
    <w:rsid w:val="00482E65"/>
    <w:rsid w:val="00483406"/>
    <w:rsid w:val="00483F1B"/>
    <w:rsid w:val="00483F25"/>
    <w:rsid w:val="00484261"/>
    <w:rsid w:val="0048429E"/>
    <w:rsid w:val="00484B0B"/>
    <w:rsid w:val="00484E4C"/>
    <w:rsid w:val="00484F37"/>
    <w:rsid w:val="00485B85"/>
    <w:rsid w:val="00485F92"/>
    <w:rsid w:val="00486092"/>
    <w:rsid w:val="004862AB"/>
    <w:rsid w:val="00486349"/>
    <w:rsid w:val="00486B86"/>
    <w:rsid w:val="004876B9"/>
    <w:rsid w:val="00490686"/>
    <w:rsid w:val="0049071B"/>
    <w:rsid w:val="0049094B"/>
    <w:rsid w:val="00490AFD"/>
    <w:rsid w:val="00490F34"/>
    <w:rsid w:val="004910B8"/>
    <w:rsid w:val="0049170F"/>
    <w:rsid w:val="00491781"/>
    <w:rsid w:val="00491CC1"/>
    <w:rsid w:val="004922FD"/>
    <w:rsid w:val="0049278D"/>
    <w:rsid w:val="00492DDD"/>
    <w:rsid w:val="00492EB0"/>
    <w:rsid w:val="00493501"/>
    <w:rsid w:val="004939BF"/>
    <w:rsid w:val="00493B47"/>
    <w:rsid w:val="00493E8E"/>
    <w:rsid w:val="004940BE"/>
    <w:rsid w:val="00494390"/>
    <w:rsid w:val="00494552"/>
    <w:rsid w:val="004948C5"/>
    <w:rsid w:val="00494F7B"/>
    <w:rsid w:val="0049548A"/>
    <w:rsid w:val="0049578A"/>
    <w:rsid w:val="00495B58"/>
    <w:rsid w:val="00495F4D"/>
    <w:rsid w:val="0049636C"/>
    <w:rsid w:val="0049639C"/>
    <w:rsid w:val="004964B9"/>
    <w:rsid w:val="00496905"/>
    <w:rsid w:val="00496939"/>
    <w:rsid w:val="00496DE7"/>
    <w:rsid w:val="00497091"/>
    <w:rsid w:val="0049743E"/>
    <w:rsid w:val="004976F3"/>
    <w:rsid w:val="00497D3B"/>
    <w:rsid w:val="004A0E05"/>
    <w:rsid w:val="004A0F4D"/>
    <w:rsid w:val="004A1370"/>
    <w:rsid w:val="004A22A0"/>
    <w:rsid w:val="004A2719"/>
    <w:rsid w:val="004A3264"/>
    <w:rsid w:val="004A3905"/>
    <w:rsid w:val="004A3AC3"/>
    <w:rsid w:val="004A3F7A"/>
    <w:rsid w:val="004A40B1"/>
    <w:rsid w:val="004A451F"/>
    <w:rsid w:val="004A452F"/>
    <w:rsid w:val="004A4A86"/>
    <w:rsid w:val="004A524E"/>
    <w:rsid w:val="004A582B"/>
    <w:rsid w:val="004A5BED"/>
    <w:rsid w:val="004A5DF2"/>
    <w:rsid w:val="004A606E"/>
    <w:rsid w:val="004A65B7"/>
    <w:rsid w:val="004A6690"/>
    <w:rsid w:val="004A682F"/>
    <w:rsid w:val="004A68AD"/>
    <w:rsid w:val="004A6CFA"/>
    <w:rsid w:val="004A6F86"/>
    <w:rsid w:val="004A756C"/>
    <w:rsid w:val="004A7EC2"/>
    <w:rsid w:val="004A7FC8"/>
    <w:rsid w:val="004B05FD"/>
    <w:rsid w:val="004B0AA6"/>
    <w:rsid w:val="004B0AE0"/>
    <w:rsid w:val="004B0CD1"/>
    <w:rsid w:val="004B1192"/>
    <w:rsid w:val="004B11DC"/>
    <w:rsid w:val="004B1374"/>
    <w:rsid w:val="004B172D"/>
    <w:rsid w:val="004B1ADD"/>
    <w:rsid w:val="004B1F1B"/>
    <w:rsid w:val="004B277C"/>
    <w:rsid w:val="004B2F50"/>
    <w:rsid w:val="004B3213"/>
    <w:rsid w:val="004B3858"/>
    <w:rsid w:val="004B3992"/>
    <w:rsid w:val="004B3A16"/>
    <w:rsid w:val="004B3B75"/>
    <w:rsid w:val="004B3CB2"/>
    <w:rsid w:val="004B3FE7"/>
    <w:rsid w:val="004B418F"/>
    <w:rsid w:val="004B42A7"/>
    <w:rsid w:val="004B4937"/>
    <w:rsid w:val="004B4B91"/>
    <w:rsid w:val="004B4EDB"/>
    <w:rsid w:val="004B5458"/>
    <w:rsid w:val="004B5460"/>
    <w:rsid w:val="004B55F5"/>
    <w:rsid w:val="004B571D"/>
    <w:rsid w:val="004B5B05"/>
    <w:rsid w:val="004B5D05"/>
    <w:rsid w:val="004B5D49"/>
    <w:rsid w:val="004B606C"/>
    <w:rsid w:val="004B6170"/>
    <w:rsid w:val="004B63DF"/>
    <w:rsid w:val="004B6DFF"/>
    <w:rsid w:val="004B78C2"/>
    <w:rsid w:val="004B7A9C"/>
    <w:rsid w:val="004C05CE"/>
    <w:rsid w:val="004C091B"/>
    <w:rsid w:val="004C0A40"/>
    <w:rsid w:val="004C0C3A"/>
    <w:rsid w:val="004C0E8F"/>
    <w:rsid w:val="004C117F"/>
    <w:rsid w:val="004C1411"/>
    <w:rsid w:val="004C150D"/>
    <w:rsid w:val="004C16DD"/>
    <w:rsid w:val="004C18A5"/>
    <w:rsid w:val="004C191A"/>
    <w:rsid w:val="004C1F98"/>
    <w:rsid w:val="004C1F9E"/>
    <w:rsid w:val="004C2067"/>
    <w:rsid w:val="004C236C"/>
    <w:rsid w:val="004C2E9C"/>
    <w:rsid w:val="004C2F1E"/>
    <w:rsid w:val="004C2FF1"/>
    <w:rsid w:val="004C31D2"/>
    <w:rsid w:val="004C39FB"/>
    <w:rsid w:val="004C44D4"/>
    <w:rsid w:val="004C478B"/>
    <w:rsid w:val="004C4A38"/>
    <w:rsid w:val="004C4C12"/>
    <w:rsid w:val="004C4E34"/>
    <w:rsid w:val="004C4E3F"/>
    <w:rsid w:val="004C4F63"/>
    <w:rsid w:val="004C5F1F"/>
    <w:rsid w:val="004C5F42"/>
    <w:rsid w:val="004C6B6C"/>
    <w:rsid w:val="004C6C15"/>
    <w:rsid w:val="004C6D74"/>
    <w:rsid w:val="004C7073"/>
    <w:rsid w:val="004C71CA"/>
    <w:rsid w:val="004C7A15"/>
    <w:rsid w:val="004C7DDB"/>
    <w:rsid w:val="004C7FEE"/>
    <w:rsid w:val="004D07CF"/>
    <w:rsid w:val="004D0E41"/>
    <w:rsid w:val="004D1064"/>
    <w:rsid w:val="004D14CD"/>
    <w:rsid w:val="004D1575"/>
    <w:rsid w:val="004D1908"/>
    <w:rsid w:val="004D1A95"/>
    <w:rsid w:val="004D1BEA"/>
    <w:rsid w:val="004D30C0"/>
    <w:rsid w:val="004D3A35"/>
    <w:rsid w:val="004D3D66"/>
    <w:rsid w:val="004D4706"/>
    <w:rsid w:val="004D4A0F"/>
    <w:rsid w:val="004D4E08"/>
    <w:rsid w:val="004D50EE"/>
    <w:rsid w:val="004D5E7D"/>
    <w:rsid w:val="004D6917"/>
    <w:rsid w:val="004D69C0"/>
    <w:rsid w:val="004D6C31"/>
    <w:rsid w:val="004D6FA1"/>
    <w:rsid w:val="004D7389"/>
    <w:rsid w:val="004D73A1"/>
    <w:rsid w:val="004D74D0"/>
    <w:rsid w:val="004D77F1"/>
    <w:rsid w:val="004D79D5"/>
    <w:rsid w:val="004E0228"/>
    <w:rsid w:val="004E17DA"/>
    <w:rsid w:val="004E3454"/>
    <w:rsid w:val="004E3A88"/>
    <w:rsid w:val="004E3C5F"/>
    <w:rsid w:val="004E3CBA"/>
    <w:rsid w:val="004E4572"/>
    <w:rsid w:val="004E4950"/>
    <w:rsid w:val="004E49F6"/>
    <w:rsid w:val="004E4CD6"/>
    <w:rsid w:val="004E4E54"/>
    <w:rsid w:val="004E54DF"/>
    <w:rsid w:val="004E6130"/>
    <w:rsid w:val="004E6356"/>
    <w:rsid w:val="004E6E41"/>
    <w:rsid w:val="004E75CB"/>
    <w:rsid w:val="004E7892"/>
    <w:rsid w:val="004E7B55"/>
    <w:rsid w:val="004E7DAA"/>
    <w:rsid w:val="004F0131"/>
    <w:rsid w:val="004F0D67"/>
    <w:rsid w:val="004F0E3C"/>
    <w:rsid w:val="004F1148"/>
    <w:rsid w:val="004F12DE"/>
    <w:rsid w:val="004F1527"/>
    <w:rsid w:val="004F1657"/>
    <w:rsid w:val="004F16DD"/>
    <w:rsid w:val="004F19D9"/>
    <w:rsid w:val="004F1F3C"/>
    <w:rsid w:val="004F2070"/>
    <w:rsid w:val="004F22BD"/>
    <w:rsid w:val="004F27DD"/>
    <w:rsid w:val="004F3327"/>
    <w:rsid w:val="004F3964"/>
    <w:rsid w:val="004F3A30"/>
    <w:rsid w:val="004F3B29"/>
    <w:rsid w:val="004F46EF"/>
    <w:rsid w:val="004F4E87"/>
    <w:rsid w:val="004F5C29"/>
    <w:rsid w:val="004F5FD7"/>
    <w:rsid w:val="004F6BB2"/>
    <w:rsid w:val="004F6BEE"/>
    <w:rsid w:val="004F6C00"/>
    <w:rsid w:val="004F7899"/>
    <w:rsid w:val="005001BC"/>
    <w:rsid w:val="005001CF"/>
    <w:rsid w:val="0050029D"/>
    <w:rsid w:val="0050071C"/>
    <w:rsid w:val="005010FD"/>
    <w:rsid w:val="005012AE"/>
    <w:rsid w:val="00501370"/>
    <w:rsid w:val="005017B6"/>
    <w:rsid w:val="00501E5B"/>
    <w:rsid w:val="00501E66"/>
    <w:rsid w:val="0050275C"/>
    <w:rsid w:val="005027E8"/>
    <w:rsid w:val="005032E4"/>
    <w:rsid w:val="0050333B"/>
    <w:rsid w:val="005037AA"/>
    <w:rsid w:val="00503880"/>
    <w:rsid w:val="00503C64"/>
    <w:rsid w:val="00503F9C"/>
    <w:rsid w:val="00505117"/>
    <w:rsid w:val="00505517"/>
    <w:rsid w:val="0050581A"/>
    <w:rsid w:val="00505DAE"/>
    <w:rsid w:val="00505F3D"/>
    <w:rsid w:val="00505FBE"/>
    <w:rsid w:val="005060D9"/>
    <w:rsid w:val="00506259"/>
    <w:rsid w:val="0050625C"/>
    <w:rsid w:val="005071DB"/>
    <w:rsid w:val="005072BD"/>
    <w:rsid w:val="00507952"/>
    <w:rsid w:val="005104C0"/>
    <w:rsid w:val="0051057B"/>
    <w:rsid w:val="005108B4"/>
    <w:rsid w:val="005108F3"/>
    <w:rsid w:val="00510BDC"/>
    <w:rsid w:val="00510D9A"/>
    <w:rsid w:val="00510EC6"/>
    <w:rsid w:val="005115E8"/>
    <w:rsid w:val="00511702"/>
    <w:rsid w:val="00511DDD"/>
    <w:rsid w:val="00511E38"/>
    <w:rsid w:val="00511F5D"/>
    <w:rsid w:val="005121C9"/>
    <w:rsid w:val="005127F6"/>
    <w:rsid w:val="00512E46"/>
    <w:rsid w:val="005132D8"/>
    <w:rsid w:val="00513508"/>
    <w:rsid w:val="00513669"/>
    <w:rsid w:val="005137B4"/>
    <w:rsid w:val="00513E70"/>
    <w:rsid w:val="00513FE5"/>
    <w:rsid w:val="0051441F"/>
    <w:rsid w:val="00514476"/>
    <w:rsid w:val="00514A1B"/>
    <w:rsid w:val="00514E52"/>
    <w:rsid w:val="00515389"/>
    <w:rsid w:val="00516170"/>
    <w:rsid w:val="005165E0"/>
    <w:rsid w:val="005166E8"/>
    <w:rsid w:val="005168C5"/>
    <w:rsid w:val="00516CF4"/>
    <w:rsid w:val="00516D3A"/>
    <w:rsid w:val="00517160"/>
    <w:rsid w:val="00517CD5"/>
    <w:rsid w:val="00517FA6"/>
    <w:rsid w:val="00520156"/>
    <w:rsid w:val="005202EA"/>
    <w:rsid w:val="00520625"/>
    <w:rsid w:val="005207F1"/>
    <w:rsid w:val="00520D5E"/>
    <w:rsid w:val="005212B2"/>
    <w:rsid w:val="00521BC1"/>
    <w:rsid w:val="00522156"/>
    <w:rsid w:val="0052218E"/>
    <w:rsid w:val="00522A27"/>
    <w:rsid w:val="00522D03"/>
    <w:rsid w:val="00522DFA"/>
    <w:rsid w:val="00522F18"/>
    <w:rsid w:val="005234A2"/>
    <w:rsid w:val="00523BF3"/>
    <w:rsid w:val="00523CC0"/>
    <w:rsid w:val="00524DB5"/>
    <w:rsid w:val="005251EF"/>
    <w:rsid w:val="00525A90"/>
    <w:rsid w:val="00525D48"/>
    <w:rsid w:val="0052619F"/>
    <w:rsid w:val="005267A6"/>
    <w:rsid w:val="00526FAD"/>
    <w:rsid w:val="0052724D"/>
    <w:rsid w:val="0052727A"/>
    <w:rsid w:val="005278C7"/>
    <w:rsid w:val="00527924"/>
    <w:rsid w:val="00527EC5"/>
    <w:rsid w:val="00527F7B"/>
    <w:rsid w:val="005300FB"/>
    <w:rsid w:val="0053058A"/>
    <w:rsid w:val="005307BF"/>
    <w:rsid w:val="00530C55"/>
    <w:rsid w:val="00530D1B"/>
    <w:rsid w:val="00531303"/>
    <w:rsid w:val="005313DF"/>
    <w:rsid w:val="005315B5"/>
    <w:rsid w:val="00531657"/>
    <w:rsid w:val="0053170A"/>
    <w:rsid w:val="005319B3"/>
    <w:rsid w:val="00531C42"/>
    <w:rsid w:val="005321F6"/>
    <w:rsid w:val="00532C5D"/>
    <w:rsid w:val="00532DC0"/>
    <w:rsid w:val="00533D12"/>
    <w:rsid w:val="0053467C"/>
    <w:rsid w:val="005347F4"/>
    <w:rsid w:val="00534BB8"/>
    <w:rsid w:val="00535182"/>
    <w:rsid w:val="00535BAB"/>
    <w:rsid w:val="0053704E"/>
    <w:rsid w:val="005371FA"/>
    <w:rsid w:val="00537273"/>
    <w:rsid w:val="005376B4"/>
    <w:rsid w:val="005378B8"/>
    <w:rsid w:val="0053797F"/>
    <w:rsid w:val="00537A78"/>
    <w:rsid w:val="00537CC5"/>
    <w:rsid w:val="00537F1A"/>
    <w:rsid w:val="00540495"/>
    <w:rsid w:val="005407F2"/>
    <w:rsid w:val="00540CB1"/>
    <w:rsid w:val="005415FC"/>
    <w:rsid w:val="00541698"/>
    <w:rsid w:val="00541C3B"/>
    <w:rsid w:val="00541CD2"/>
    <w:rsid w:val="00541DD1"/>
    <w:rsid w:val="0054206A"/>
    <w:rsid w:val="00542330"/>
    <w:rsid w:val="00542433"/>
    <w:rsid w:val="005427A9"/>
    <w:rsid w:val="00542BC1"/>
    <w:rsid w:val="005438FB"/>
    <w:rsid w:val="005441C1"/>
    <w:rsid w:val="0054443A"/>
    <w:rsid w:val="00544562"/>
    <w:rsid w:val="00544ABA"/>
    <w:rsid w:val="00544DDB"/>
    <w:rsid w:val="00544ED1"/>
    <w:rsid w:val="00544EFE"/>
    <w:rsid w:val="0054540A"/>
    <w:rsid w:val="005455D2"/>
    <w:rsid w:val="00545CC9"/>
    <w:rsid w:val="00546082"/>
    <w:rsid w:val="00546568"/>
    <w:rsid w:val="00546B6F"/>
    <w:rsid w:val="00546E9D"/>
    <w:rsid w:val="00547824"/>
    <w:rsid w:val="00547F4C"/>
    <w:rsid w:val="00550466"/>
    <w:rsid w:val="005505F5"/>
    <w:rsid w:val="00551419"/>
    <w:rsid w:val="00552580"/>
    <w:rsid w:val="005526A3"/>
    <w:rsid w:val="005535CE"/>
    <w:rsid w:val="0055379A"/>
    <w:rsid w:val="00553BEA"/>
    <w:rsid w:val="00553CEB"/>
    <w:rsid w:val="00553F1B"/>
    <w:rsid w:val="0055413E"/>
    <w:rsid w:val="00554339"/>
    <w:rsid w:val="00554B18"/>
    <w:rsid w:val="0055516A"/>
    <w:rsid w:val="00555B98"/>
    <w:rsid w:val="00555C8C"/>
    <w:rsid w:val="00555CA7"/>
    <w:rsid w:val="00556430"/>
    <w:rsid w:val="00556D45"/>
    <w:rsid w:val="0055788A"/>
    <w:rsid w:val="005578B4"/>
    <w:rsid w:val="00557C89"/>
    <w:rsid w:val="0056098A"/>
    <w:rsid w:val="00560CA7"/>
    <w:rsid w:val="0056159D"/>
    <w:rsid w:val="00561CE5"/>
    <w:rsid w:val="00562179"/>
    <w:rsid w:val="00562662"/>
    <w:rsid w:val="0056308B"/>
    <w:rsid w:val="005631BB"/>
    <w:rsid w:val="00564A0F"/>
    <w:rsid w:val="00565595"/>
    <w:rsid w:val="00565783"/>
    <w:rsid w:val="00565C17"/>
    <w:rsid w:val="00565F53"/>
    <w:rsid w:val="00565F87"/>
    <w:rsid w:val="0056622A"/>
    <w:rsid w:val="00566744"/>
    <w:rsid w:val="0056677F"/>
    <w:rsid w:val="00566C0B"/>
    <w:rsid w:val="00566C86"/>
    <w:rsid w:val="00567232"/>
    <w:rsid w:val="00567522"/>
    <w:rsid w:val="005675A5"/>
    <w:rsid w:val="00567875"/>
    <w:rsid w:val="005705DA"/>
    <w:rsid w:val="00570962"/>
    <w:rsid w:val="00570A9B"/>
    <w:rsid w:val="00570C95"/>
    <w:rsid w:val="00570E1B"/>
    <w:rsid w:val="005717B0"/>
    <w:rsid w:val="00571B31"/>
    <w:rsid w:val="0057206C"/>
    <w:rsid w:val="00572612"/>
    <w:rsid w:val="005726EE"/>
    <w:rsid w:val="00572716"/>
    <w:rsid w:val="00572738"/>
    <w:rsid w:val="005734E7"/>
    <w:rsid w:val="00573774"/>
    <w:rsid w:val="00573C20"/>
    <w:rsid w:val="00573F50"/>
    <w:rsid w:val="005744F2"/>
    <w:rsid w:val="00574A3D"/>
    <w:rsid w:val="00574E1A"/>
    <w:rsid w:val="00575042"/>
    <w:rsid w:val="00575D78"/>
    <w:rsid w:val="00576762"/>
    <w:rsid w:val="00576979"/>
    <w:rsid w:val="0057745F"/>
    <w:rsid w:val="00577E0F"/>
    <w:rsid w:val="00577EFA"/>
    <w:rsid w:val="0058013B"/>
    <w:rsid w:val="00580454"/>
    <w:rsid w:val="00580A6F"/>
    <w:rsid w:val="00581CF1"/>
    <w:rsid w:val="005822CC"/>
    <w:rsid w:val="005822E8"/>
    <w:rsid w:val="0058235E"/>
    <w:rsid w:val="0058252D"/>
    <w:rsid w:val="0058296E"/>
    <w:rsid w:val="00582C67"/>
    <w:rsid w:val="00583DA1"/>
    <w:rsid w:val="00584902"/>
    <w:rsid w:val="005851C2"/>
    <w:rsid w:val="00585373"/>
    <w:rsid w:val="00585CD5"/>
    <w:rsid w:val="00586145"/>
    <w:rsid w:val="00586149"/>
    <w:rsid w:val="005865D2"/>
    <w:rsid w:val="00586612"/>
    <w:rsid w:val="00586DA4"/>
    <w:rsid w:val="00586FE1"/>
    <w:rsid w:val="0059059D"/>
    <w:rsid w:val="005905F4"/>
    <w:rsid w:val="005907B8"/>
    <w:rsid w:val="005910FD"/>
    <w:rsid w:val="00591C69"/>
    <w:rsid w:val="005920CD"/>
    <w:rsid w:val="005928F3"/>
    <w:rsid w:val="00592EE8"/>
    <w:rsid w:val="005934DF"/>
    <w:rsid w:val="0059361B"/>
    <w:rsid w:val="00593761"/>
    <w:rsid w:val="005939EB"/>
    <w:rsid w:val="00593B46"/>
    <w:rsid w:val="0059453C"/>
    <w:rsid w:val="005949FF"/>
    <w:rsid w:val="00594ED3"/>
    <w:rsid w:val="00595078"/>
    <w:rsid w:val="00595292"/>
    <w:rsid w:val="005952EF"/>
    <w:rsid w:val="00596900"/>
    <w:rsid w:val="00596AA4"/>
    <w:rsid w:val="00596ACE"/>
    <w:rsid w:val="00596D4E"/>
    <w:rsid w:val="00596FD2"/>
    <w:rsid w:val="00597441"/>
    <w:rsid w:val="00597696"/>
    <w:rsid w:val="005A03F9"/>
    <w:rsid w:val="005A09F1"/>
    <w:rsid w:val="005A1237"/>
    <w:rsid w:val="005A1B55"/>
    <w:rsid w:val="005A1CC8"/>
    <w:rsid w:val="005A1E05"/>
    <w:rsid w:val="005A202A"/>
    <w:rsid w:val="005A2BA8"/>
    <w:rsid w:val="005A2C7F"/>
    <w:rsid w:val="005A2E40"/>
    <w:rsid w:val="005A31D8"/>
    <w:rsid w:val="005A3263"/>
    <w:rsid w:val="005A32C5"/>
    <w:rsid w:val="005A37B0"/>
    <w:rsid w:val="005A3862"/>
    <w:rsid w:val="005A41F9"/>
    <w:rsid w:val="005A4398"/>
    <w:rsid w:val="005A4419"/>
    <w:rsid w:val="005A5637"/>
    <w:rsid w:val="005A600E"/>
    <w:rsid w:val="005A6257"/>
    <w:rsid w:val="005A68F9"/>
    <w:rsid w:val="005A694A"/>
    <w:rsid w:val="005A6EBB"/>
    <w:rsid w:val="005A7023"/>
    <w:rsid w:val="005A77DC"/>
    <w:rsid w:val="005A7B8B"/>
    <w:rsid w:val="005A7D9B"/>
    <w:rsid w:val="005A7DF0"/>
    <w:rsid w:val="005A7EFD"/>
    <w:rsid w:val="005B0408"/>
    <w:rsid w:val="005B0747"/>
    <w:rsid w:val="005B135D"/>
    <w:rsid w:val="005B2D70"/>
    <w:rsid w:val="005B31E3"/>
    <w:rsid w:val="005B4425"/>
    <w:rsid w:val="005B4769"/>
    <w:rsid w:val="005B4908"/>
    <w:rsid w:val="005B51BF"/>
    <w:rsid w:val="005B5244"/>
    <w:rsid w:val="005B5768"/>
    <w:rsid w:val="005B6A36"/>
    <w:rsid w:val="005B6E6A"/>
    <w:rsid w:val="005B7086"/>
    <w:rsid w:val="005B721F"/>
    <w:rsid w:val="005B734C"/>
    <w:rsid w:val="005B7A47"/>
    <w:rsid w:val="005C035D"/>
    <w:rsid w:val="005C048A"/>
    <w:rsid w:val="005C0BA1"/>
    <w:rsid w:val="005C0F61"/>
    <w:rsid w:val="005C1240"/>
    <w:rsid w:val="005C160E"/>
    <w:rsid w:val="005C165E"/>
    <w:rsid w:val="005C1C32"/>
    <w:rsid w:val="005C213F"/>
    <w:rsid w:val="005C29B5"/>
    <w:rsid w:val="005C2D76"/>
    <w:rsid w:val="005C3A04"/>
    <w:rsid w:val="005C3A13"/>
    <w:rsid w:val="005C3C6C"/>
    <w:rsid w:val="005C40E7"/>
    <w:rsid w:val="005C4A83"/>
    <w:rsid w:val="005C4BBF"/>
    <w:rsid w:val="005C4D21"/>
    <w:rsid w:val="005C5BF6"/>
    <w:rsid w:val="005C61C8"/>
    <w:rsid w:val="005C7497"/>
    <w:rsid w:val="005C75A4"/>
    <w:rsid w:val="005C769D"/>
    <w:rsid w:val="005D0508"/>
    <w:rsid w:val="005D07D0"/>
    <w:rsid w:val="005D0F05"/>
    <w:rsid w:val="005D117B"/>
    <w:rsid w:val="005D154B"/>
    <w:rsid w:val="005D170E"/>
    <w:rsid w:val="005D2407"/>
    <w:rsid w:val="005D2F79"/>
    <w:rsid w:val="005D31D1"/>
    <w:rsid w:val="005D3660"/>
    <w:rsid w:val="005D3D65"/>
    <w:rsid w:val="005D3DA4"/>
    <w:rsid w:val="005D3FAA"/>
    <w:rsid w:val="005D3FFC"/>
    <w:rsid w:val="005D4608"/>
    <w:rsid w:val="005D481D"/>
    <w:rsid w:val="005D4B63"/>
    <w:rsid w:val="005D4E0A"/>
    <w:rsid w:val="005D52DD"/>
    <w:rsid w:val="005D5387"/>
    <w:rsid w:val="005D5445"/>
    <w:rsid w:val="005D5DA9"/>
    <w:rsid w:val="005D646F"/>
    <w:rsid w:val="005D64C9"/>
    <w:rsid w:val="005D6ECC"/>
    <w:rsid w:val="005D6F43"/>
    <w:rsid w:val="005D71B6"/>
    <w:rsid w:val="005D769E"/>
    <w:rsid w:val="005D77DC"/>
    <w:rsid w:val="005D7BEE"/>
    <w:rsid w:val="005E0148"/>
    <w:rsid w:val="005E01CC"/>
    <w:rsid w:val="005E068E"/>
    <w:rsid w:val="005E0E05"/>
    <w:rsid w:val="005E0F3E"/>
    <w:rsid w:val="005E0FD7"/>
    <w:rsid w:val="005E1252"/>
    <w:rsid w:val="005E1DCB"/>
    <w:rsid w:val="005E216C"/>
    <w:rsid w:val="005E27B5"/>
    <w:rsid w:val="005E283F"/>
    <w:rsid w:val="005E2B28"/>
    <w:rsid w:val="005E2DAB"/>
    <w:rsid w:val="005E2F2F"/>
    <w:rsid w:val="005E329A"/>
    <w:rsid w:val="005E3B01"/>
    <w:rsid w:val="005E4518"/>
    <w:rsid w:val="005E452D"/>
    <w:rsid w:val="005E4647"/>
    <w:rsid w:val="005E5349"/>
    <w:rsid w:val="005E535A"/>
    <w:rsid w:val="005E5CBD"/>
    <w:rsid w:val="005E5DA5"/>
    <w:rsid w:val="005E5E7F"/>
    <w:rsid w:val="005E6617"/>
    <w:rsid w:val="005E69AF"/>
    <w:rsid w:val="005E6A05"/>
    <w:rsid w:val="005E7470"/>
    <w:rsid w:val="005E74AF"/>
    <w:rsid w:val="005F02BD"/>
    <w:rsid w:val="005F126D"/>
    <w:rsid w:val="005F1569"/>
    <w:rsid w:val="005F17CF"/>
    <w:rsid w:val="005F1826"/>
    <w:rsid w:val="005F193D"/>
    <w:rsid w:val="005F20BD"/>
    <w:rsid w:val="005F2297"/>
    <w:rsid w:val="005F29F8"/>
    <w:rsid w:val="005F36A7"/>
    <w:rsid w:val="005F3831"/>
    <w:rsid w:val="005F3C22"/>
    <w:rsid w:val="005F457A"/>
    <w:rsid w:val="005F463A"/>
    <w:rsid w:val="005F4788"/>
    <w:rsid w:val="005F4CF0"/>
    <w:rsid w:val="005F5363"/>
    <w:rsid w:val="005F5958"/>
    <w:rsid w:val="005F5CD5"/>
    <w:rsid w:val="005F5D7D"/>
    <w:rsid w:val="005F6130"/>
    <w:rsid w:val="005F6148"/>
    <w:rsid w:val="005F64D5"/>
    <w:rsid w:val="005F6511"/>
    <w:rsid w:val="005F6AB0"/>
    <w:rsid w:val="005F6E3D"/>
    <w:rsid w:val="005F716B"/>
    <w:rsid w:val="005F7814"/>
    <w:rsid w:val="005F7836"/>
    <w:rsid w:val="005F7865"/>
    <w:rsid w:val="005F7A7B"/>
    <w:rsid w:val="006003E4"/>
    <w:rsid w:val="006006DD"/>
    <w:rsid w:val="00600B3D"/>
    <w:rsid w:val="00600DBC"/>
    <w:rsid w:val="00600E1F"/>
    <w:rsid w:val="00600F6E"/>
    <w:rsid w:val="00601180"/>
    <w:rsid w:val="00602351"/>
    <w:rsid w:val="00602CA2"/>
    <w:rsid w:val="00602CC7"/>
    <w:rsid w:val="006034DF"/>
    <w:rsid w:val="00603BDA"/>
    <w:rsid w:val="00604043"/>
    <w:rsid w:val="0060449E"/>
    <w:rsid w:val="00604521"/>
    <w:rsid w:val="00604537"/>
    <w:rsid w:val="00604814"/>
    <w:rsid w:val="00604B92"/>
    <w:rsid w:val="00604C27"/>
    <w:rsid w:val="00605040"/>
    <w:rsid w:val="0060588A"/>
    <w:rsid w:val="006059FE"/>
    <w:rsid w:val="00605DFF"/>
    <w:rsid w:val="0060647A"/>
    <w:rsid w:val="00606767"/>
    <w:rsid w:val="006068F7"/>
    <w:rsid w:val="00606D7E"/>
    <w:rsid w:val="00606E28"/>
    <w:rsid w:val="0060743A"/>
    <w:rsid w:val="00607941"/>
    <w:rsid w:val="00610192"/>
    <w:rsid w:val="0061030D"/>
    <w:rsid w:val="00610A2C"/>
    <w:rsid w:val="00610DF4"/>
    <w:rsid w:val="00610EF3"/>
    <w:rsid w:val="00611030"/>
    <w:rsid w:val="0061170A"/>
    <w:rsid w:val="00611969"/>
    <w:rsid w:val="00611B47"/>
    <w:rsid w:val="00611B8E"/>
    <w:rsid w:val="006125E3"/>
    <w:rsid w:val="00612622"/>
    <w:rsid w:val="00612922"/>
    <w:rsid w:val="006134FA"/>
    <w:rsid w:val="006137C8"/>
    <w:rsid w:val="00613A58"/>
    <w:rsid w:val="00613AE5"/>
    <w:rsid w:val="00613F72"/>
    <w:rsid w:val="00613F8F"/>
    <w:rsid w:val="00614514"/>
    <w:rsid w:val="00614846"/>
    <w:rsid w:val="00614847"/>
    <w:rsid w:val="00614F02"/>
    <w:rsid w:val="00615784"/>
    <w:rsid w:val="0061581B"/>
    <w:rsid w:val="0061589A"/>
    <w:rsid w:val="00616032"/>
    <w:rsid w:val="006167B8"/>
    <w:rsid w:val="00616A1B"/>
    <w:rsid w:val="00616ADD"/>
    <w:rsid w:val="006175E5"/>
    <w:rsid w:val="00617CBD"/>
    <w:rsid w:val="00617DF3"/>
    <w:rsid w:val="00617F47"/>
    <w:rsid w:val="006201AF"/>
    <w:rsid w:val="006207DE"/>
    <w:rsid w:val="00620B41"/>
    <w:rsid w:val="00620C6B"/>
    <w:rsid w:val="00621663"/>
    <w:rsid w:val="00621A76"/>
    <w:rsid w:val="00621BD9"/>
    <w:rsid w:val="00621CBF"/>
    <w:rsid w:val="00621E36"/>
    <w:rsid w:val="00621F93"/>
    <w:rsid w:val="00621F9A"/>
    <w:rsid w:val="00622234"/>
    <w:rsid w:val="006224C1"/>
    <w:rsid w:val="00622634"/>
    <w:rsid w:val="00622783"/>
    <w:rsid w:val="00622D59"/>
    <w:rsid w:val="00623341"/>
    <w:rsid w:val="0062366F"/>
    <w:rsid w:val="00623BA7"/>
    <w:rsid w:val="00623D8D"/>
    <w:rsid w:val="006240FD"/>
    <w:rsid w:val="006241FF"/>
    <w:rsid w:val="006245A3"/>
    <w:rsid w:val="00624625"/>
    <w:rsid w:val="00624DE6"/>
    <w:rsid w:val="006251D4"/>
    <w:rsid w:val="0062520D"/>
    <w:rsid w:val="006259C5"/>
    <w:rsid w:val="00625D24"/>
    <w:rsid w:val="0062663E"/>
    <w:rsid w:val="006267D2"/>
    <w:rsid w:val="006268BF"/>
    <w:rsid w:val="006269E8"/>
    <w:rsid w:val="006270CC"/>
    <w:rsid w:val="0062751E"/>
    <w:rsid w:val="00627611"/>
    <w:rsid w:val="00627983"/>
    <w:rsid w:val="00630119"/>
    <w:rsid w:val="006306DD"/>
    <w:rsid w:val="00630EC7"/>
    <w:rsid w:val="00630F2F"/>
    <w:rsid w:val="00630F3E"/>
    <w:rsid w:val="00631155"/>
    <w:rsid w:val="006318D2"/>
    <w:rsid w:val="00631EEA"/>
    <w:rsid w:val="00631F7E"/>
    <w:rsid w:val="00631FCB"/>
    <w:rsid w:val="00632294"/>
    <w:rsid w:val="0063235F"/>
    <w:rsid w:val="00632751"/>
    <w:rsid w:val="006328E2"/>
    <w:rsid w:val="00632CBB"/>
    <w:rsid w:val="00632D64"/>
    <w:rsid w:val="00632E8E"/>
    <w:rsid w:val="00632E94"/>
    <w:rsid w:val="00633DD9"/>
    <w:rsid w:val="00634249"/>
    <w:rsid w:val="0063489E"/>
    <w:rsid w:val="00634A7B"/>
    <w:rsid w:val="00634B65"/>
    <w:rsid w:val="00634B84"/>
    <w:rsid w:val="00635087"/>
    <w:rsid w:val="00635252"/>
    <w:rsid w:val="006354EC"/>
    <w:rsid w:val="00635935"/>
    <w:rsid w:val="00636345"/>
    <w:rsid w:val="00636D60"/>
    <w:rsid w:val="006371FA"/>
    <w:rsid w:val="00637201"/>
    <w:rsid w:val="006374A8"/>
    <w:rsid w:val="00637B15"/>
    <w:rsid w:val="006400EF"/>
    <w:rsid w:val="006415C3"/>
    <w:rsid w:val="006418ED"/>
    <w:rsid w:val="00641CC9"/>
    <w:rsid w:val="006422EA"/>
    <w:rsid w:val="0064247B"/>
    <w:rsid w:val="00642981"/>
    <w:rsid w:val="00642D4E"/>
    <w:rsid w:val="00643358"/>
    <w:rsid w:val="00643C8E"/>
    <w:rsid w:val="00643D1F"/>
    <w:rsid w:val="0064416A"/>
    <w:rsid w:val="0064422A"/>
    <w:rsid w:val="00644515"/>
    <w:rsid w:val="006445CC"/>
    <w:rsid w:val="00644AC9"/>
    <w:rsid w:val="00644C1E"/>
    <w:rsid w:val="00644EB2"/>
    <w:rsid w:val="0064542A"/>
    <w:rsid w:val="0064585A"/>
    <w:rsid w:val="0064587A"/>
    <w:rsid w:val="00645C4D"/>
    <w:rsid w:val="00646A03"/>
    <w:rsid w:val="00646F0B"/>
    <w:rsid w:val="00647490"/>
    <w:rsid w:val="00647671"/>
    <w:rsid w:val="00647849"/>
    <w:rsid w:val="00647A2F"/>
    <w:rsid w:val="00647E2A"/>
    <w:rsid w:val="00647E95"/>
    <w:rsid w:val="00650019"/>
    <w:rsid w:val="00651280"/>
    <w:rsid w:val="00651342"/>
    <w:rsid w:val="0065159C"/>
    <w:rsid w:val="0065215B"/>
    <w:rsid w:val="006521BB"/>
    <w:rsid w:val="0065233F"/>
    <w:rsid w:val="00652DB3"/>
    <w:rsid w:val="00654A0F"/>
    <w:rsid w:val="00654D78"/>
    <w:rsid w:val="00654EEF"/>
    <w:rsid w:val="0065507B"/>
    <w:rsid w:val="00655F60"/>
    <w:rsid w:val="00655F77"/>
    <w:rsid w:val="006561AB"/>
    <w:rsid w:val="006565B2"/>
    <w:rsid w:val="006565EB"/>
    <w:rsid w:val="00656698"/>
    <w:rsid w:val="00656871"/>
    <w:rsid w:val="00656C20"/>
    <w:rsid w:val="00656E9C"/>
    <w:rsid w:val="00656F91"/>
    <w:rsid w:val="00657830"/>
    <w:rsid w:val="00657D30"/>
    <w:rsid w:val="00660023"/>
    <w:rsid w:val="0066022D"/>
    <w:rsid w:val="00661F34"/>
    <w:rsid w:val="00663360"/>
    <w:rsid w:val="0066355A"/>
    <w:rsid w:val="00663937"/>
    <w:rsid w:val="00663A30"/>
    <w:rsid w:val="00663B0F"/>
    <w:rsid w:val="00663B8D"/>
    <w:rsid w:val="006649FA"/>
    <w:rsid w:val="00664B2A"/>
    <w:rsid w:val="00664F89"/>
    <w:rsid w:val="00664F95"/>
    <w:rsid w:val="00665427"/>
    <w:rsid w:val="006654CB"/>
    <w:rsid w:val="00665522"/>
    <w:rsid w:val="00665A3D"/>
    <w:rsid w:val="00670027"/>
    <w:rsid w:val="00670BA6"/>
    <w:rsid w:val="006713BB"/>
    <w:rsid w:val="006713D7"/>
    <w:rsid w:val="00671504"/>
    <w:rsid w:val="00671CB6"/>
    <w:rsid w:val="00671D17"/>
    <w:rsid w:val="0067247F"/>
    <w:rsid w:val="00672936"/>
    <w:rsid w:val="00672B80"/>
    <w:rsid w:val="0067319F"/>
    <w:rsid w:val="00673551"/>
    <w:rsid w:val="00673636"/>
    <w:rsid w:val="00673AD7"/>
    <w:rsid w:val="00673DF8"/>
    <w:rsid w:val="00674094"/>
    <w:rsid w:val="006744C5"/>
    <w:rsid w:val="006746F6"/>
    <w:rsid w:val="00674ADF"/>
    <w:rsid w:val="00674CB0"/>
    <w:rsid w:val="00674D81"/>
    <w:rsid w:val="006750AF"/>
    <w:rsid w:val="00675186"/>
    <w:rsid w:val="006754E6"/>
    <w:rsid w:val="00675920"/>
    <w:rsid w:val="00675B2F"/>
    <w:rsid w:val="00675EC3"/>
    <w:rsid w:val="0067660A"/>
    <w:rsid w:val="00676B06"/>
    <w:rsid w:val="00677E75"/>
    <w:rsid w:val="0068070F"/>
    <w:rsid w:val="00680A88"/>
    <w:rsid w:val="00680BDF"/>
    <w:rsid w:val="006810FF"/>
    <w:rsid w:val="00681529"/>
    <w:rsid w:val="0068190A"/>
    <w:rsid w:val="00681B06"/>
    <w:rsid w:val="00681BBE"/>
    <w:rsid w:val="00682A83"/>
    <w:rsid w:val="00682D1D"/>
    <w:rsid w:val="006833A5"/>
    <w:rsid w:val="00683707"/>
    <w:rsid w:val="0068389D"/>
    <w:rsid w:val="0068390C"/>
    <w:rsid w:val="0068400D"/>
    <w:rsid w:val="00684643"/>
    <w:rsid w:val="00684AE1"/>
    <w:rsid w:val="006853FC"/>
    <w:rsid w:val="00685E18"/>
    <w:rsid w:val="006862AE"/>
    <w:rsid w:val="00686B77"/>
    <w:rsid w:val="00686F08"/>
    <w:rsid w:val="0068783D"/>
    <w:rsid w:val="006878A4"/>
    <w:rsid w:val="00687D55"/>
    <w:rsid w:val="0069012A"/>
    <w:rsid w:val="006903E9"/>
    <w:rsid w:val="00690653"/>
    <w:rsid w:val="00690A6E"/>
    <w:rsid w:val="00690D85"/>
    <w:rsid w:val="00690DC9"/>
    <w:rsid w:val="00690FC6"/>
    <w:rsid w:val="00691331"/>
    <w:rsid w:val="006917F7"/>
    <w:rsid w:val="00692C7C"/>
    <w:rsid w:val="006933CF"/>
    <w:rsid w:val="0069360E"/>
    <w:rsid w:val="0069401C"/>
    <w:rsid w:val="00694378"/>
    <w:rsid w:val="00694E37"/>
    <w:rsid w:val="006954EA"/>
    <w:rsid w:val="0069554A"/>
    <w:rsid w:val="0069578C"/>
    <w:rsid w:val="00695FDE"/>
    <w:rsid w:val="006966FB"/>
    <w:rsid w:val="0069695F"/>
    <w:rsid w:val="00696CD6"/>
    <w:rsid w:val="0069786E"/>
    <w:rsid w:val="006979DE"/>
    <w:rsid w:val="00697B0D"/>
    <w:rsid w:val="00697C1E"/>
    <w:rsid w:val="00697EA4"/>
    <w:rsid w:val="006A00A7"/>
    <w:rsid w:val="006A0A43"/>
    <w:rsid w:val="006A0E5A"/>
    <w:rsid w:val="006A107A"/>
    <w:rsid w:val="006A1612"/>
    <w:rsid w:val="006A2168"/>
    <w:rsid w:val="006A2433"/>
    <w:rsid w:val="006A2D8A"/>
    <w:rsid w:val="006A3525"/>
    <w:rsid w:val="006A3798"/>
    <w:rsid w:val="006A38A7"/>
    <w:rsid w:val="006A39CE"/>
    <w:rsid w:val="006A39E8"/>
    <w:rsid w:val="006A4058"/>
    <w:rsid w:val="006A41C2"/>
    <w:rsid w:val="006A4387"/>
    <w:rsid w:val="006A4420"/>
    <w:rsid w:val="006A4519"/>
    <w:rsid w:val="006A4A6A"/>
    <w:rsid w:val="006A4C7C"/>
    <w:rsid w:val="006A4CB1"/>
    <w:rsid w:val="006A58E6"/>
    <w:rsid w:val="006A5A4D"/>
    <w:rsid w:val="006A5B61"/>
    <w:rsid w:val="006A650D"/>
    <w:rsid w:val="006A6F9D"/>
    <w:rsid w:val="006A724F"/>
    <w:rsid w:val="006A7297"/>
    <w:rsid w:val="006A74DF"/>
    <w:rsid w:val="006A7730"/>
    <w:rsid w:val="006A7B31"/>
    <w:rsid w:val="006A7BCC"/>
    <w:rsid w:val="006B0DF1"/>
    <w:rsid w:val="006B0FFB"/>
    <w:rsid w:val="006B13D6"/>
    <w:rsid w:val="006B18F4"/>
    <w:rsid w:val="006B1E9F"/>
    <w:rsid w:val="006B1ECF"/>
    <w:rsid w:val="006B2403"/>
    <w:rsid w:val="006B3491"/>
    <w:rsid w:val="006B357C"/>
    <w:rsid w:val="006B362E"/>
    <w:rsid w:val="006B3823"/>
    <w:rsid w:val="006B38F2"/>
    <w:rsid w:val="006B3A8D"/>
    <w:rsid w:val="006B435B"/>
    <w:rsid w:val="006B447D"/>
    <w:rsid w:val="006B494A"/>
    <w:rsid w:val="006B4C98"/>
    <w:rsid w:val="006B4CE2"/>
    <w:rsid w:val="006B4DBD"/>
    <w:rsid w:val="006B4E24"/>
    <w:rsid w:val="006B58C2"/>
    <w:rsid w:val="006B58D9"/>
    <w:rsid w:val="006B5907"/>
    <w:rsid w:val="006B5CAF"/>
    <w:rsid w:val="006B5D35"/>
    <w:rsid w:val="006B5E69"/>
    <w:rsid w:val="006B6016"/>
    <w:rsid w:val="006B6230"/>
    <w:rsid w:val="006B6A9A"/>
    <w:rsid w:val="006B6FF7"/>
    <w:rsid w:val="006B7045"/>
    <w:rsid w:val="006B7703"/>
    <w:rsid w:val="006B7D26"/>
    <w:rsid w:val="006B7FCF"/>
    <w:rsid w:val="006C05DA"/>
    <w:rsid w:val="006C06C7"/>
    <w:rsid w:val="006C07ED"/>
    <w:rsid w:val="006C0984"/>
    <w:rsid w:val="006C0AB1"/>
    <w:rsid w:val="006C0BEC"/>
    <w:rsid w:val="006C0D1E"/>
    <w:rsid w:val="006C23BA"/>
    <w:rsid w:val="006C28D2"/>
    <w:rsid w:val="006C29EB"/>
    <w:rsid w:val="006C2BC7"/>
    <w:rsid w:val="006C2DF9"/>
    <w:rsid w:val="006C3022"/>
    <w:rsid w:val="006C35CF"/>
    <w:rsid w:val="006C3713"/>
    <w:rsid w:val="006C3794"/>
    <w:rsid w:val="006C4639"/>
    <w:rsid w:val="006C46F8"/>
    <w:rsid w:val="006C4C92"/>
    <w:rsid w:val="006C50E0"/>
    <w:rsid w:val="006C5239"/>
    <w:rsid w:val="006C530B"/>
    <w:rsid w:val="006C5653"/>
    <w:rsid w:val="006C5990"/>
    <w:rsid w:val="006C5A0C"/>
    <w:rsid w:val="006C5AE1"/>
    <w:rsid w:val="006C5C49"/>
    <w:rsid w:val="006C61C2"/>
    <w:rsid w:val="006C6CE2"/>
    <w:rsid w:val="006C72A2"/>
    <w:rsid w:val="006C7345"/>
    <w:rsid w:val="006C737F"/>
    <w:rsid w:val="006C7DDF"/>
    <w:rsid w:val="006D032C"/>
    <w:rsid w:val="006D0AAF"/>
    <w:rsid w:val="006D147B"/>
    <w:rsid w:val="006D169B"/>
    <w:rsid w:val="006D16D7"/>
    <w:rsid w:val="006D1737"/>
    <w:rsid w:val="006D1872"/>
    <w:rsid w:val="006D2276"/>
    <w:rsid w:val="006D24B5"/>
    <w:rsid w:val="006D2726"/>
    <w:rsid w:val="006D2C56"/>
    <w:rsid w:val="006D2F88"/>
    <w:rsid w:val="006D312D"/>
    <w:rsid w:val="006D3221"/>
    <w:rsid w:val="006D329F"/>
    <w:rsid w:val="006D3355"/>
    <w:rsid w:val="006D3BE8"/>
    <w:rsid w:val="006D3E75"/>
    <w:rsid w:val="006D45AF"/>
    <w:rsid w:val="006D4DE6"/>
    <w:rsid w:val="006D58CD"/>
    <w:rsid w:val="006D5AD7"/>
    <w:rsid w:val="006D5B58"/>
    <w:rsid w:val="006D6136"/>
    <w:rsid w:val="006D6180"/>
    <w:rsid w:val="006D61FC"/>
    <w:rsid w:val="006D632D"/>
    <w:rsid w:val="006D68FB"/>
    <w:rsid w:val="006D6B1C"/>
    <w:rsid w:val="006D7369"/>
    <w:rsid w:val="006E0547"/>
    <w:rsid w:val="006E0C4B"/>
    <w:rsid w:val="006E1847"/>
    <w:rsid w:val="006E19D6"/>
    <w:rsid w:val="006E1EDC"/>
    <w:rsid w:val="006E222E"/>
    <w:rsid w:val="006E25F5"/>
    <w:rsid w:val="006E2DA6"/>
    <w:rsid w:val="006E3C64"/>
    <w:rsid w:val="006E3C78"/>
    <w:rsid w:val="006E4179"/>
    <w:rsid w:val="006E44C1"/>
    <w:rsid w:val="006E46A2"/>
    <w:rsid w:val="006E4BA3"/>
    <w:rsid w:val="006E5342"/>
    <w:rsid w:val="006E54BD"/>
    <w:rsid w:val="006E5E2F"/>
    <w:rsid w:val="006E6CF8"/>
    <w:rsid w:val="006E6F11"/>
    <w:rsid w:val="006E7E58"/>
    <w:rsid w:val="006F0588"/>
    <w:rsid w:val="006F08D4"/>
    <w:rsid w:val="006F131C"/>
    <w:rsid w:val="006F192C"/>
    <w:rsid w:val="006F1A52"/>
    <w:rsid w:val="006F33CD"/>
    <w:rsid w:val="006F3481"/>
    <w:rsid w:val="006F4002"/>
    <w:rsid w:val="006F4006"/>
    <w:rsid w:val="006F40C5"/>
    <w:rsid w:val="006F460A"/>
    <w:rsid w:val="006F46BC"/>
    <w:rsid w:val="006F4933"/>
    <w:rsid w:val="006F4BDB"/>
    <w:rsid w:val="006F4BF7"/>
    <w:rsid w:val="006F4CEE"/>
    <w:rsid w:val="006F582F"/>
    <w:rsid w:val="006F59BD"/>
    <w:rsid w:val="006F6255"/>
    <w:rsid w:val="006F6404"/>
    <w:rsid w:val="006F6596"/>
    <w:rsid w:val="006F70D0"/>
    <w:rsid w:val="006F735D"/>
    <w:rsid w:val="006F75D3"/>
    <w:rsid w:val="006F7953"/>
    <w:rsid w:val="006F7EFB"/>
    <w:rsid w:val="00700407"/>
    <w:rsid w:val="00700876"/>
    <w:rsid w:val="00700A57"/>
    <w:rsid w:val="007015E9"/>
    <w:rsid w:val="0070187A"/>
    <w:rsid w:val="0070190C"/>
    <w:rsid w:val="00701C9A"/>
    <w:rsid w:val="00701D4D"/>
    <w:rsid w:val="007027FE"/>
    <w:rsid w:val="00702830"/>
    <w:rsid w:val="00703B38"/>
    <w:rsid w:val="00704572"/>
    <w:rsid w:val="007046CA"/>
    <w:rsid w:val="00704982"/>
    <w:rsid w:val="00704A6F"/>
    <w:rsid w:val="007055CE"/>
    <w:rsid w:val="00705A9B"/>
    <w:rsid w:val="00705F81"/>
    <w:rsid w:val="00706370"/>
    <w:rsid w:val="00706410"/>
    <w:rsid w:val="007066BB"/>
    <w:rsid w:val="00706844"/>
    <w:rsid w:val="00706BD7"/>
    <w:rsid w:val="007075D1"/>
    <w:rsid w:val="007077E0"/>
    <w:rsid w:val="00710755"/>
    <w:rsid w:val="00710BF0"/>
    <w:rsid w:val="00710D0B"/>
    <w:rsid w:val="00711234"/>
    <w:rsid w:val="0071144D"/>
    <w:rsid w:val="007117DD"/>
    <w:rsid w:val="00711856"/>
    <w:rsid w:val="007119CF"/>
    <w:rsid w:val="00711AB8"/>
    <w:rsid w:val="00711B41"/>
    <w:rsid w:val="00711BA8"/>
    <w:rsid w:val="0071283C"/>
    <w:rsid w:val="0071295C"/>
    <w:rsid w:val="00712CFE"/>
    <w:rsid w:val="00712D78"/>
    <w:rsid w:val="00712F29"/>
    <w:rsid w:val="0071307E"/>
    <w:rsid w:val="00713CE7"/>
    <w:rsid w:val="00713D54"/>
    <w:rsid w:val="00713F61"/>
    <w:rsid w:val="0071414E"/>
    <w:rsid w:val="00715122"/>
    <w:rsid w:val="00715301"/>
    <w:rsid w:val="00715520"/>
    <w:rsid w:val="007156CD"/>
    <w:rsid w:val="007156E3"/>
    <w:rsid w:val="007157D5"/>
    <w:rsid w:val="00715E11"/>
    <w:rsid w:val="0071621D"/>
    <w:rsid w:val="00716267"/>
    <w:rsid w:val="00717331"/>
    <w:rsid w:val="007174AC"/>
    <w:rsid w:val="00720362"/>
    <w:rsid w:val="0072060D"/>
    <w:rsid w:val="007208A6"/>
    <w:rsid w:val="00720FF1"/>
    <w:rsid w:val="00721BB5"/>
    <w:rsid w:val="0072212E"/>
    <w:rsid w:val="00722398"/>
    <w:rsid w:val="0072298C"/>
    <w:rsid w:val="00723120"/>
    <w:rsid w:val="007238EF"/>
    <w:rsid w:val="00723A9E"/>
    <w:rsid w:val="00723F19"/>
    <w:rsid w:val="00724266"/>
    <w:rsid w:val="00724874"/>
    <w:rsid w:val="00724979"/>
    <w:rsid w:val="00724BA9"/>
    <w:rsid w:val="00724BF2"/>
    <w:rsid w:val="00724C6D"/>
    <w:rsid w:val="00724EDA"/>
    <w:rsid w:val="007258FC"/>
    <w:rsid w:val="00725B2F"/>
    <w:rsid w:val="00725CB5"/>
    <w:rsid w:val="00725D31"/>
    <w:rsid w:val="00726113"/>
    <w:rsid w:val="0072619F"/>
    <w:rsid w:val="00726829"/>
    <w:rsid w:val="00726CBF"/>
    <w:rsid w:val="00726CF7"/>
    <w:rsid w:val="00726DAD"/>
    <w:rsid w:val="00726DAF"/>
    <w:rsid w:val="0072710C"/>
    <w:rsid w:val="007277A9"/>
    <w:rsid w:val="00727809"/>
    <w:rsid w:val="0072789D"/>
    <w:rsid w:val="00727D1E"/>
    <w:rsid w:val="00727E39"/>
    <w:rsid w:val="00730315"/>
    <w:rsid w:val="00730C78"/>
    <w:rsid w:val="00730F62"/>
    <w:rsid w:val="007312A1"/>
    <w:rsid w:val="007313B7"/>
    <w:rsid w:val="007315A2"/>
    <w:rsid w:val="00731BC7"/>
    <w:rsid w:val="00731D9D"/>
    <w:rsid w:val="00731E69"/>
    <w:rsid w:val="00732D22"/>
    <w:rsid w:val="00732EB0"/>
    <w:rsid w:val="007330A3"/>
    <w:rsid w:val="00733173"/>
    <w:rsid w:val="007332ED"/>
    <w:rsid w:val="00733ED4"/>
    <w:rsid w:val="00734204"/>
    <w:rsid w:val="00734389"/>
    <w:rsid w:val="00734A1F"/>
    <w:rsid w:val="00734C35"/>
    <w:rsid w:val="00734E23"/>
    <w:rsid w:val="00735523"/>
    <w:rsid w:val="007356C9"/>
    <w:rsid w:val="0073575D"/>
    <w:rsid w:val="00735861"/>
    <w:rsid w:val="00735876"/>
    <w:rsid w:val="00736466"/>
    <w:rsid w:val="007367E1"/>
    <w:rsid w:val="007368B8"/>
    <w:rsid w:val="0073691B"/>
    <w:rsid w:val="00737ACC"/>
    <w:rsid w:val="00737C05"/>
    <w:rsid w:val="007400BF"/>
    <w:rsid w:val="00740303"/>
    <w:rsid w:val="00740E06"/>
    <w:rsid w:val="007412BB"/>
    <w:rsid w:val="00741423"/>
    <w:rsid w:val="00741C86"/>
    <w:rsid w:val="00742F12"/>
    <w:rsid w:val="007434C9"/>
    <w:rsid w:val="00743569"/>
    <w:rsid w:val="007435D7"/>
    <w:rsid w:val="00743721"/>
    <w:rsid w:val="00743BA6"/>
    <w:rsid w:val="0074438D"/>
    <w:rsid w:val="007443A8"/>
    <w:rsid w:val="007444A2"/>
    <w:rsid w:val="00744B43"/>
    <w:rsid w:val="00744C67"/>
    <w:rsid w:val="007458A6"/>
    <w:rsid w:val="00745A5C"/>
    <w:rsid w:val="00745BD7"/>
    <w:rsid w:val="0074634C"/>
    <w:rsid w:val="00746465"/>
    <w:rsid w:val="00746799"/>
    <w:rsid w:val="0074760E"/>
    <w:rsid w:val="00747968"/>
    <w:rsid w:val="0075017F"/>
    <w:rsid w:val="00751257"/>
    <w:rsid w:val="007515C2"/>
    <w:rsid w:val="007519CB"/>
    <w:rsid w:val="00752050"/>
    <w:rsid w:val="007522B7"/>
    <w:rsid w:val="00752810"/>
    <w:rsid w:val="00752CCA"/>
    <w:rsid w:val="00752F38"/>
    <w:rsid w:val="007532A0"/>
    <w:rsid w:val="0075340A"/>
    <w:rsid w:val="00753828"/>
    <w:rsid w:val="00753C5D"/>
    <w:rsid w:val="00753E02"/>
    <w:rsid w:val="0075400C"/>
    <w:rsid w:val="007542EF"/>
    <w:rsid w:val="00754C0D"/>
    <w:rsid w:val="00754D34"/>
    <w:rsid w:val="00754D99"/>
    <w:rsid w:val="007555E8"/>
    <w:rsid w:val="00755FCB"/>
    <w:rsid w:val="0076001A"/>
    <w:rsid w:val="007600D3"/>
    <w:rsid w:val="007605A7"/>
    <w:rsid w:val="007605F9"/>
    <w:rsid w:val="0076104C"/>
    <w:rsid w:val="00761147"/>
    <w:rsid w:val="00761296"/>
    <w:rsid w:val="00761877"/>
    <w:rsid w:val="00761DCF"/>
    <w:rsid w:val="007620E8"/>
    <w:rsid w:val="00762421"/>
    <w:rsid w:val="007624CB"/>
    <w:rsid w:val="00762AF6"/>
    <w:rsid w:val="00762CCD"/>
    <w:rsid w:val="00762F51"/>
    <w:rsid w:val="0076337F"/>
    <w:rsid w:val="00763FF8"/>
    <w:rsid w:val="00764A82"/>
    <w:rsid w:val="00765930"/>
    <w:rsid w:val="00765E72"/>
    <w:rsid w:val="00766203"/>
    <w:rsid w:val="00766337"/>
    <w:rsid w:val="00766797"/>
    <w:rsid w:val="00766C9A"/>
    <w:rsid w:val="00766E13"/>
    <w:rsid w:val="00766EE5"/>
    <w:rsid w:val="0076763F"/>
    <w:rsid w:val="007677AB"/>
    <w:rsid w:val="00767B23"/>
    <w:rsid w:val="007705CA"/>
    <w:rsid w:val="0077060D"/>
    <w:rsid w:val="0077079F"/>
    <w:rsid w:val="00770877"/>
    <w:rsid w:val="00770896"/>
    <w:rsid w:val="00770D05"/>
    <w:rsid w:val="00770EEC"/>
    <w:rsid w:val="00771114"/>
    <w:rsid w:val="0077116E"/>
    <w:rsid w:val="007715C2"/>
    <w:rsid w:val="00771DDF"/>
    <w:rsid w:val="00772309"/>
    <w:rsid w:val="00772378"/>
    <w:rsid w:val="0077271D"/>
    <w:rsid w:val="00772983"/>
    <w:rsid w:val="00773346"/>
    <w:rsid w:val="00773AB1"/>
    <w:rsid w:val="00773F75"/>
    <w:rsid w:val="00774248"/>
    <w:rsid w:val="00774B27"/>
    <w:rsid w:val="00775190"/>
    <w:rsid w:val="007756A1"/>
    <w:rsid w:val="0077584A"/>
    <w:rsid w:val="0077592D"/>
    <w:rsid w:val="00775FBC"/>
    <w:rsid w:val="0077648D"/>
    <w:rsid w:val="0077652B"/>
    <w:rsid w:val="007765A3"/>
    <w:rsid w:val="00776AB1"/>
    <w:rsid w:val="00776ABE"/>
    <w:rsid w:val="00776D30"/>
    <w:rsid w:val="00776F2B"/>
    <w:rsid w:val="0077729F"/>
    <w:rsid w:val="00777ACB"/>
    <w:rsid w:val="00777B98"/>
    <w:rsid w:val="00777D65"/>
    <w:rsid w:val="00777EC3"/>
    <w:rsid w:val="00777FB8"/>
    <w:rsid w:val="007809BA"/>
    <w:rsid w:val="007809FA"/>
    <w:rsid w:val="00780DEE"/>
    <w:rsid w:val="00780EE2"/>
    <w:rsid w:val="00781809"/>
    <w:rsid w:val="00781CE3"/>
    <w:rsid w:val="007820C6"/>
    <w:rsid w:val="00782259"/>
    <w:rsid w:val="007822A1"/>
    <w:rsid w:val="007824E2"/>
    <w:rsid w:val="00782814"/>
    <w:rsid w:val="00782A63"/>
    <w:rsid w:val="00783232"/>
    <w:rsid w:val="0078356E"/>
    <w:rsid w:val="0078372E"/>
    <w:rsid w:val="00783748"/>
    <w:rsid w:val="00784BCC"/>
    <w:rsid w:val="0078524E"/>
    <w:rsid w:val="007855DC"/>
    <w:rsid w:val="00785934"/>
    <w:rsid w:val="00785B4E"/>
    <w:rsid w:val="0078640C"/>
    <w:rsid w:val="00786AED"/>
    <w:rsid w:val="00787C25"/>
    <w:rsid w:val="0079050B"/>
    <w:rsid w:val="007907E7"/>
    <w:rsid w:val="00790A19"/>
    <w:rsid w:val="00790BC9"/>
    <w:rsid w:val="00790CAE"/>
    <w:rsid w:val="00791349"/>
    <w:rsid w:val="007913A2"/>
    <w:rsid w:val="0079151B"/>
    <w:rsid w:val="007916D5"/>
    <w:rsid w:val="00792503"/>
    <w:rsid w:val="00792CA5"/>
    <w:rsid w:val="00792D3C"/>
    <w:rsid w:val="00793780"/>
    <w:rsid w:val="00793C43"/>
    <w:rsid w:val="00793D97"/>
    <w:rsid w:val="00793DC6"/>
    <w:rsid w:val="0079436C"/>
    <w:rsid w:val="00794689"/>
    <w:rsid w:val="00794712"/>
    <w:rsid w:val="00794C6D"/>
    <w:rsid w:val="00794CDC"/>
    <w:rsid w:val="00794D03"/>
    <w:rsid w:val="007950CC"/>
    <w:rsid w:val="007954FC"/>
    <w:rsid w:val="0079563C"/>
    <w:rsid w:val="0079575A"/>
    <w:rsid w:val="00795E43"/>
    <w:rsid w:val="007968FD"/>
    <w:rsid w:val="00796ACD"/>
    <w:rsid w:val="00797003"/>
    <w:rsid w:val="007970FA"/>
    <w:rsid w:val="00797622"/>
    <w:rsid w:val="007977CC"/>
    <w:rsid w:val="007978F4"/>
    <w:rsid w:val="007979EF"/>
    <w:rsid w:val="00797DF9"/>
    <w:rsid w:val="00797F6A"/>
    <w:rsid w:val="007A0185"/>
    <w:rsid w:val="007A0390"/>
    <w:rsid w:val="007A0A52"/>
    <w:rsid w:val="007A0DA5"/>
    <w:rsid w:val="007A1361"/>
    <w:rsid w:val="007A13C6"/>
    <w:rsid w:val="007A1987"/>
    <w:rsid w:val="007A20E5"/>
    <w:rsid w:val="007A2646"/>
    <w:rsid w:val="007A2E7B"/>
    <w:rsid w:val="007A2EEA"/>
    <w:rsid w:val="007A3B1C"/>
    <w:rsid w:val="007A468A"/>
    <w:rsid w:val="007A4D8C"/>
    <w:rsid w:val="007A4EB4"/>
    <w:rsid w:val="007A5742"/>
    <w:rsid w:val="007A58D4"/>
    <w:rsid w:val="007A5DD9"/>
    <w:rsid w:val="007A5E72"/>
    <w:rsid w:val="007A5F0B"/>
    <w:rsid w:val="007A6617"/>
    <w:rsid w:val="007A684C"/>
    <w:rsid w:val="007A6CCE"/>
    <w:rsid w:val="007A7041"/>
    <w:rsid w:val="007A727E"/>
    <w:rsid w:val="007B0257"/>
    <w:rsid w:val="007B06ED"/>
    <w:rsid w:val="007B13FF"/>
    <w:rsid w:val="007B1970"/>
    <w:rsid w:val="007B1B7D"/>
    <w:rsid w:val="007B1C48"/>
    <w:rsid w:val="007B208E"/>
    <w:rsid w:val="007B20FD"/>
    <w:rsid w:val="007B27A1"/>
    <w:rsid w:val="007B289D"/>
    <w:rsid w:val="007B29AE"/>
    <w:rsid w:val="007B2BDE"/>
    <w:rsid w:val="007B30A2"/>
    <w:rsid w:val="007B386A"/>
    <w:rsid w:val="007B38DB"/>
    <w:rsid w:val="007B3F24"/>
    <w:rsid w:val="007B4203"/>
    <w:rsid w:val="007B4466"/>
    <w:rsid w:val="007B470E"/>
    <w:rsid w:val="007B479A"/>
    <w:rsid w:val="007B4B2C"/>
    <w:rsid w:val="007B551C"/>
    <w:rsid w:val="007B5875"/>
    <w:rsid w:val="007B6252"/>
    <w:rsid w:val="007B66CC"/>
    <w:rsid w:val="007B66DC"/>
    <w:rsid w:val="007B6A3E"/>
    <w:rsid w:val="007B6D71"/>
    <w:rsid w:val="007B7674"/>
    <w:rsid w:val="007B7AFD"/>
    <w:rsid w:val="007B7E0B"/>
    <w:rsid w:val="007C087C"/>
    <w:rsid w:val="007C0E65"/>
    <w:rsid w:val="007C1114"/>
    <w:rsid w:val="007C1426"/>
    <w:rsid w:val="007C1F7A"/>
    <w:rsid w:val="007C205E"/>
    <w:rsid w:val="007C233A"/>
    <w:rsid w:val="007C30C7"/>
    <w:rsid w:val="007C31CB"/>
    <w:rsid w:val="007C329A"/>
    <w:rsid w:val="007C3445"/>
    <w:rsid w:val="007C3472"/>
    <w:rsid w:val="007C3807"/>
    <w:rsid w:val="007C3A66"/>
    <w:rsid w:val="007C3BC0"/>
    <w:rsid w:val="007C3F97"/>
    <w:rsid w:val="007C5064"/>
    <w:rsid w:val="007C5A10"/>
    <w:rsid w:val="007C5DB5"/>
    <w:rsid w:val="007C5F37"/>
    <w:rsid w:val="007C63FB"/>
    <w:rsid w:val="007C64BF"/>
    <w:rsid w:val="007C6A33"/>
    <w:rsid w:val="007C7272"/>
    <w:rsid w:val="007C763A"/>
    <w:rsid w:val="007C772A"/>
    <w:rsid w:val="007C7A66"/>
    <w:rsid w:val="007D0514"/>
    <w:rsid w:val="007D0C93"/>
    <w:rsid w:val="007D0E7E"/>
    <w:rsid w:val="007D11B0"/>
    <w:rsid w:val="007D125C"/>
    <w:rsid w:val="007D168A"/>
    <w:rsid w:val="007D1999"/>
    <w:rsid w:val="007D19B3"/>
    <w:rsid w:val="007D1B02"/>
    <w:rsid w:val="007D1E0F"/>
    <w:rsid w:val="007D23A3"/>
    <w:rsid w:val="007D3CF5"/>
    <w:rsid w:val="007D3FD5"/>
    <w:rsid w:val="007D424F"/>
    <w:rsid w:val="007D46C9"/>
    <w:rsid w:val="007D4A61"/>
    <w:rsid w:val="007D57DB"/>
    <w:rsid w:val="007D5A73"/>
    <w:rsid w:val="007D5B57"/>
    <w:rsid w:val="007D6DF6"/>
    <w:rsid w:val="007D72E0"/>
    <w:rsid w:val="007D7EBB"/>
    <w:rsid w:val="007E0113"/>
    <w:rsid w:val="007E02B2"/>
    <w:rsid w:val="007E0DAD"/>
    <w:rsid w:val="007E0E13"/>
    <w:rsid w:val="007E0FDA"/>
    <w:rsid w:val="007E166F"/>
    <w:rsid w:val="007E1CD5"/>
    <w:rsid w:val="007E2128"/>
    <w:rsid w:val="007E216F"/>
    <w:rsid w:val="007E22FF"/>
    <w:rsid w:val="007E33F2"/>
    <w:rsid w:val="007E3626"/>
    <w:rsid w:val="007E3814"/>
    <w:rsid w:val="007E3A49"/>
    <w:rsid w:val="007E43B0"/>
    <w:rsid w:val="007E457C"/>
    <w:rsid w:val="007E47DC"/>
    <w:rsid w:val="007E5BD7"/>
    <w:rsid w:val="007E6811"/>
    <w:rsid w:val="007E6EF5"/>
    <w:rsid w:val="007E728A"/>
    <w:rsid w:val="007E766D"/>
    <w:rsid w:val="007E79E5"/>
    <w:rsid w:val="007E7B42"/>
    <w:rsid w:val="007F0645"/>
    <w:rsid w:val="007F06B5"/>
    <w:rsid w:val="007F0748"/>
    <w:rsid w:val="007F0F88"/>
    <w:rsid w:val="007F15FA"/>
    <w:rsid w:val="007F1AFC"/>
    <w:rsid w:val="007F22D1"/>
    <w:rsid w:val="007F232F"/>
    <w:rsid w:val="007F25AD"/>
    <w:rsid w:val="007F2FA3"/>
    <w:rsid w:val="007F30DA"/>
    <w:rsid w:val="007F3230"/>
    <w:rsid w:val="007F3D74"/>
    <w:rsid w:val="007F4507"/>
    <w:rsid w:val="007F4515"/>
    <w:rsid w:val="007F48CE"/>
    <w:rsid w:val="007F4AD8"/>
    <w:rsid w:val="007F4BCC"/>
    <w:rsid w:val="007F5175"/>
    <w:rsid w:val="007F52BD"/>
    <w:rsid w:val="007F5A41"/>
    <w:rsid w:val="007F5C5E"/>
    <w:rsid w:val="007F6474"/>
    <w:rsid w:val="007F691C"/>
    <w:rsid w:val="007F7701"/>
    <w:rsid w:val="007F770B"/>
    <w:rsid w:val="007F77A4"/>
    <w:rsid w:val="007F7821"/>
    <w:rsid w:val="007F78C0"/>
    <w:rsid w:val="007F7C64"/>
    <w:rsid w:val="0080005A"/>
    <w:rsid w:val="00800557"/>
    <w:rsid w:val="0080099B"/>
    <w:rsid w:val="00800DA6"/>
    <w:rsid w:val="008011F5"/>
    <w:rsid w:val="008018A0"/>
    <w:rsid w:val="00801AD9"/>
    <w:rsid w:val="00801B4B"/>
    <w:rsid w:val="00802038"/>
    <w:rsid w:val="00802565"/>
    <w:rsid w:val="00802870"/>
    <w:rsid w:val="00802DB6"/>
    <w:rsid w:val="00803D75"/>
    <w:rsid w:val="00804144"/>
    <w:rsid w:val="008041F0"/>
    <w:rsid w:val="0080444D"/>
    <w:rsid w:val="00804949"/>
    <w:rsid w:val="00804A2E"/>
    <w:rsid w:val="00804BDB"/>
    <w:rsid w:val="00804F2F"/>
    <w:rsid w:val="008051BC"/>
    <w:rsid w:val="00805B27"/>
    <w:rsid w:val="008060E2"/>
    <w:rsid w:val="0080627C"/>
    <w:rsid w:val="008071F2"/>
    <w:rsid w:val="00807238"/>
    <w:rsid w:val="00807B50"/>
    <w:rsid w:val="00807F54"/>
    <w:rsid w:val="00810289"/>
    <w:rsid w:val="008102BF"/>
    <w:rsid w:val="00810898"/>
    <w:rsid w:val="008108AC"/>
    <w:rsid w:val="00810B40"/>
    <w:rsid w:val="00810ED1"/>
    <w:rsid w:val="00812244"/>
    <w:rsid w:val="008122AD"/>
    <w:rsid w:val="00812529"/>
    <w:rsid w:val="00812583"/>
    <w:rsid w:val="00812D31"/>
    <w:rsid w:val="00812E92"/>
    <w:rsid w:val="00812FBB"/>
    <w:rsid w:val="00813135"/>
    <w:rsid w:val="00813CF5"/>
    <w:rsid w:val="0081405D"/>
    <w:rsid w:val="00814985"/>
    <w:rsid w:val="00814BFF"/>
    <w:rsid w:val="00815A60"/>
    <w:rsid w:val="00815EB3"/>
    <w:rsid w:val="008168F2"/>
    <w:rsid w:val="00816CF1"/>
    <w:rsid w:val="00816D0E"/>
    <w:rsid w:val="00817307"/>
    <w:rsid w:val="00817380"/>
    <w:rsid w:val="00817466"/>
    <w:rsid w:val="00817BAA"/>
    <w:rsid w:val="00817ED7"/>
    <w:rsid w:val="008202BE"/>
    <w:rsid w:val="00820FD7"/>
    <w:rsid w:val="00821365"/>
    <w:rsid w:val="008215DC"/>
    <w:rsid w:val="00821A82"/>
    <w:rsid w:val="00821ADD"/>
    <w:rsid w:val="00821BC0"/>
    <w:rsid w:val="008221CA"/>
    <w:rsid w:val="008228FD"/>
    <w:rsid w:val="00823032"/>
    <w:rsid w:val="0082311F"/>
    <w:rsid w:val="00823F92"/>
    <w:rsid w:val="008241E0"/>
    <w:rsid w:val="00824A24"/>
    <w:rsid w:val="008251C8"/>
    <w:rsid w:val="008256E7"/>
    <w:rsid w:val="00825B24"/>
    <w:rsid w:val="00825CE7"/>
    <w:rsid w:val="00825DA0"/>
    <w:rsid w:val="00825FFF"/>
    <w:rsid w:val="00826252"/>
    <w:rsid w:val="00826588"/>
    <w:rsid w:val="00826D5A"/>
    <w:rsid w:val="00827754"/>
    <w:rsid w:val="008277D4"/>
    <w:rsid w:val="00827D96"/>
    <w:rsid w:val="00830AE5"/>
    <w:rsid w:val="00830C29"/>
    <w:rsid w:val="00830C47"/>
    <w:rsid w:val="0083132A"/>
    <w:rsid w:val="008317E3"/>
    <w:rsid w:val="00831A83"/>
    <w:rsid w:val="00831B77"/>
    <w:rsid w:val="0083268E"/>
    <w:rsid w:val="008327A1"/>
    <w:rsid w:val="00832A3F"/>
    <w:rsid w:val="00833E7E"/>
    <w:rsid w:val="0083478E"/>
    <w:rsid w:val="0083479C"/>
    <w:rsid w:val="00835B55"/>
    <w:rsid w:val="00835C5D"/>
    <w:rsid w:val="00835EE6"/>
    <w:rsid w:val="0083682C"/>
    <w:rsid w:val="00836BDA"/>
    <w:rsid w:val="00837349"/>
    <w:rsid w:val="008378DF"/>
    <w:rsid w:val="00837BE9"/>
    <w:rsid w:val="00837ED0"/>
    <w:rsid w:val="008404FD"/>
    <w:rsid w:val="00840545"/>
    <w:rsid w:val="008405B0"/>
    <w:rsid w:val="00840681"/>
    <w:rsid w:val="00840D96"/>
    <w:rsid w:val="00840E18"/>
    <w:rsid w:val="00841251"/>
    <w:rsid w:val="00841560"/>
    <w:rsid w:val="00841808"/>
    <w:rsid w:val="008420DA"/>
    <w:rsid w:val="008424BC"/>
    <w:rsid w:val="008425EA"/>
    <w:rsid w:val="0084301E"/>
    <w:rsid w:val="00843095"/>
    <w:rsid w:val="008432A7"/>
    <w:rsid w:val="00843CAC"/>
    <w:rsid w:val="00844888"/>
    <w:rsid w:val="008448D9"/>
    <w:rsid w:val="00844910"/>
    <w:rsid w:val="00844AE3"/>
    <w:rsid w:val="00844C73"/>
    <w:rsid w:val="00844EFF"/>
    <w:rsid w:val="00844F4E"/>
    <w:rsid w:val="00845055"/>
    <w:rsid w:val="0084535C"/>
    <w:rsid w:val="00845360"/>
    <w:rsid w:val="00845514"/>
    <w:rsid w:val="00845695"/>
    <w:rsid w:val="00845B01"/>
    <w:rsid w:val="00845C19"/>
    <w:rsid w:val="008461F4"/>
    <w:rsid w:val="008469C3"/>
    <w:rsid w:val="00846ADC"/>
    <w:rsid w:val="00846F91"/>
    <w:rsid w:val="00847877"/>
    <w:rsid w:val="0084796E"/>
    <w:rsid w:val="0084799E"/>
    <w:rsid w:val="00847BDE"/>
    <w:rsid w:val="00847E81"/>
    <w:rsid w:val="00850819"/>
    <w:rsid w:val="00850AEC"/>
    <w:rsid w:val="00851C49"/>
    <w:rsid w:val="00852342"/>
    <w:rsid w:val="00852833"/>
    <w:rsid w:val="00852E92"/>
    <w:rsid w:val="008530CD"/>
    <w:rsid w:val="00853861"/>
    <w:rsid w:val="00853CAF"/>
    <w:rsid w:val="008540E2"/>
    <w:rsid w:val="00854171"/>
    <w:rsid w:val="0085430B"/>
    <w:rsid w:val="008544D8"/>
    <w:rsid w:val="008548A5"/>
    <w:rsid w:val="00854C3D"/>
    <w:rsid w:val="008554D0"/>
    <w:rsid w:val="008555BF"/>
    <w:rsid w:val="00855A37"/>
    <w:rsid w:val="00855DDC"/>
    <w:rsid w:val="00855E97"/>
    <w:rsid w:val="00855F93"/>
    <w:rsid w:val="008566C0"/>
    <w:rsid w:val="00856BCB"/>
    <w:rsid w:val="008570A9"/>
    <w:rsid w:val="0085712B"/>
    <w:rsid w:val="00857176"/>
    <w:rsid w:val="0085738A"/>
    <w:rsid w:val="0085777D"/>
    <w:rsid w:val="00857A79"/>
    <w:rsid w:val="00857FCB"/>
    <w:rsid w:val="00860285"/>
    <w:rsid w:val="008602AB"/>
    <w:rsid w:val="008606BE"/>
    <w:rsid w:val="00860D4B"/>
    <w:rsid w:val="00861220"/>
    <w:rsid w:val="008614AE"/>
    <w:rsid w:val="008618D6"/>
    <w:rsid w:val="00861B61"/>
    <w:rsid w:val="00862587"/>
    <w:rsid w:val="008625EC"/>
    <w:rsid w:val="00862A24"/>
    <w:rsid w:val="00862D56"/>
    <w:rsid w:val="00862E14"/>
    <w:rsid w:val="00863611"/>
    <w:rsid w:val="00863C4C"/>
    <w:rsid w:val="00863FE5"/>
    <w:rsid w:val="0086469C"/>
    <w:rsid w:val="008648B5"/>
    <w:rsid w:val="008649AE"/>
    <w:rsid w:val="00864B4E"/>
    <w:rsid w:val="00864FF5"/>
    <w:rsid w:val="00865308"/>
    <w:rsid w:val="008657E8"/>
    <w:rsid w:val="008657F8"/>
    <w:rsid w:val="00865FC5"/>
    <w:rsid w:val="008671A8"/>
    <w:rsid w:val="008676BA"/>
    <w:rsid w:val="00867719"/>
    <w:rsid w:val="008679EB"/>
    <w:rsid w:val="00867AE2"/>
    <w:rsid w:val="00867E1B"/>
    <w:rsid w:val="00867E91"/>
    <w:rsid w:val="00867EE9"/>
    <w:rsid w:val="00867F5E"/>
    <w:rsid w:val="00871011"/>
    <w:rsid w:val="00871090"/>
    <w:rsid w:val="00871292"/>
    <w:rsid w:val="008717BE"/>
    <w:rsid w:val="00871C24"/>
    <w:rsid w:val="00871FE5"/>
    <w:rsid w:val="0087225C"/>
    <w:rsid w:val="008728F6"/>
    <w:rsid w:val="00872BC0"/>
    <w:rsid w:val="0087303A"/>
    <w:rsid w:val="008732ED"/>
    <w:rsid w:val="008733B5"/>
    <w:rsid w:val="008734B8"/>
    <w:rsid w:val="00873C99"/>
    <w:rsid w:val="00873EDE"/>
    <w:rsid w:val="00873EEA"/>
    <w:rsid w:val="008742D0"/>
    <w:rsid w:val="00874A3F"/>
    <w:rsid w:val="0087531C"/>
    <w:rsid w:val="00875868"/>
    <w:rsid w:val="00875944"/>
    <w:rsid w:val="00875A14"/>
    <w:rsid w:val="00875C19"/>
    <w:rsid w:val="008762B9"/>
    <w:rsid w:val="0087639C"/>
    <w:rsid w:val="00876470"/>
    <w:rsid w:val="0087660D"/>
    <w:rsid w:val="008768F3"/>
    <w:rsid w:val="00876A8C"/>
    <w:rsid w:val="00876D0E"/>
    <w:rsid w:val="008776A1"/>
    <w:rsid w:val="0087795E"/>
    <w:rsid w:val="00877BB7"/>
    <w:rsid w:val="00877DF5"/>
    <w:rsid w:val="00880D75"/>
    <w:rsid w:val="00880E45"/>
    <w:rsid w:val="00881686"/>
    <w:rsid w:val="008817EC"/>
    <w:rsid w:val="008818F8"/>
    <w:rsid w:val="00881BF5"/>
    <w:rsid w:val="008827D9"/>
    <w:rsid w:val="00882957"/>
    <w:rsid w:val="00882FE6"/>
    <w:rsid w:val="008832C4"/>
    <w:rsid w:val="00883D17"/>
    <w:rsid w:val="00883D93"/>
    <w:rsid w:val="00883E91"/>
    <w:rsid w:val="00883ECD"/>
    <w:rsid w:val="00885007"/>
    <w:rsid w:val="008854B2"/>
    <w:rsid w:val="00885596"/>
    <w:rsid w:val="00885689"/>
    <w:rsid w:val="00885CCD"/>
    <w:rsid w:val="00885D02"/>
    <w:rsid w:val="00885D0E"/>
    <w:rsid w:val="0088603D"/>
    <w:rsid w:val="00886397"/>
    <w:rsid w:val="008866ED"/>
    <w:rsid w:val="00886ABE"/>
    <w:rsid w:val="00886AE2"/>
    <w:rsid w:val="008873AF"/>
    <w:rsid w:val="00887709"/>
    <w:rsid w:val="00890D92"/>
    <w:rsid w:val="008916FD"/>
    <w:rsid w:val="00891857"/>
    <w:rsid w:val="00891865"/>
    <w:rsid w:val="00891978"/>
    <w:rsid w:val="008925F5"/>
    <w:rsid w:val="0089289C"/>
    <w:rsid w:val="00892FED"/>
    <w:rsid w:val="008932B3"/>
    <w:rsid w:val="00893B21"/>
    <w:rsid w:val="008944DB"/>
    <w:rsid w:val="008944DC"/>
    <w:rsid w:val="00894D1E"/>
    <w:rsid w:val="00894E5F"/>
    <w:rsid w:val="00894FAB"/>
    <w:rsid w:val="008954D2"/>
    <w:rsid w:val="008958F7"/>
    <w:rsid w:val="00895AFE"/>
    <w:rsid w:val="00896302"/>
    <w:rsid w:val="00896C60"/>
    <w:rsid w:val="00896ED4"/>
    <w:rsid w:val="00896F0D"/>
    <w:rsid w:val="00897219"/>
    <w:rsid w:val="00897582"/>
    <w:rsid w:val="008A0372"/>
    <w:rsid w:val="008A0774"/>
    <w:rsid w:val="008A0AAA"/>
    <w:rsid w:val="008A0C38"/>
    <w:rsid w:val="008A12FF"/>
    <w:rsid w:val="008A17D3"/>
    <w:rsid w:val="008A217C"/>
    <w:rsid w:val="008A218B"/>
    <w:rsid w:val="008A24A4"/>
    <w:rsid w:val="008A26A1"/>
    <w:rsid w:val="008A2751"/>
    <w:rsid w:val="008A2E36"/>
    <w:rsid w:val="008A2F13"/>
    <w:rsid w:val="008A30B2"/>
    <w:rsid w:val="008A3255"/>
    <w:rsid w:val="008A36B2"/>
    <w:rsid w:val="008A4040"/>
    <w:rsid w:val="008A449C"/>
    <w:rsid w:val="008A4F56"/>
    <w:rsid w:val="008A52F0"/>
    <w:rsid w:val="008A53B6"/>
    <w:rsid w:val="008A5589"/>
    <w:rsid w:val="008A5A14"/>
    <w:rsid w:val="008A5E6A"/>
    <w:rsid w:val="008A5FF5"/>
    <w:rsid w:val="008A6E98"/>
    <w:rsid w:val="008B038D"/>
    <w:rsid w:val="008B057E"/>
    <w:rsid w:val="008B080D"/>
    <w:rsid w:val="008B0A59"/>
    <w:rsid w:val="008B1584"/>
    <w:rsid w:val="008B16FD"/>
    <w:rsid w:val="008B1A35"/>
    <w:rsid w:val="008B1A5D"/>
    <w:rsid w:val="008B1CD3"/>
    <w:rsid w:val="008B20BB"/>
    <w:rsid w:val="008B23D1"/>
    <w:rsid w:val="008B2554"/>
    <w:rsid w:val="008B263C"/>
    <w:rsid w:val="008B267F"/>
    <w:rsid w:val="008B268B"/>
    <w:rsid w:val="008B2C6E"/>
    <w:rsid w:val="008B2E3E"/>
    <w:rsid w:val="008B2E49"/>
    <w:rsid w:val="008B304D"/>
    <w:rsid w:val="008B3383"/>
    <w:rsid w:val="008B34E7"/>
    <w:rsid w:val="008B34FD"/>
    <w:rsid w:val="008B35BE"/>
    <w:rsid w:val="008B41AB"/>
    <w:rsid w:val="008B42AC"/>
    <w:rsid w:val="008B456E"/>
    <w:rsid w:val="008B4FE5"/>
    <w:rsid w:val="008B5481"/>
    <w:rsid w:val="008B56DA"/>
    <w:rsid w:val="008B573C"/>
    <w:rsid w:val="008B58F5"/>
    <w:rsid w:val="008B5ABA"/>
    <w:rsid w:val="008B636C"/>
    <w:rsid w:val="008B6C83"/>
    <w:rsid w:val="008B7140"/>
    <w:rsid w:val="008B7586"/>
    <w:rsid w:val="008B7720"/>
    <w:rsid w:val="008B7A1E"/>
    <w:rsid w:val="008B7DF3"/>
    <w:rsid w:val="008C0AB5"/>
    <w:rsid w:val="008C0B7C"/>
    <w:rsid w:val="008C10DC"/>
    <w:rsid w:val="008C11F2"/>
    <w:rsid w:val="008C28F0"/>
    <w:rsid w:val="008C294A"/>
    <w:rsid w:val="008C2D4D"/>
    <w:rsid w:val="008C2E46"/>
    <w:rsid w:val="008C396D"/>
    <w:rsid w:val="008C39E1"/>
    <w:rsid w:val="008C437A"/>
    <w:rsid w:val="008C46B9"/>
    <w:rsid w:val="008C67E7"/>
    <w:rsid w:val="008C6B02"/>
    <w:rsid w:val="008C6ED3"/>
    <w:rsid w:val="008C745C"/>
    <w:rsid w:val="008C7C2C"/>
    <w:rsid w:val="008D0232"/>
    <w:rsid w:val="008D036D"/>
    <w:rsid w:val="008D0E90"/>
    <w:rsid w:val="008D1955"/>
    <w:rsid w:val="008D1A03"/>
    <w:rsid w:val="008D1B32"/>
    <w:rsid w:val="008D1F60"/>
    <w:rsid w:val="008D266D"/>
    <w:rsid w:val="008D3203"/>
    <w:rsid w:val="008D34DD"/>
    <w:rsid w:val="008D3A24"/>
    <w:rsid w:val="008D3B99"/>
    <w:rsid w:val="008D3DF0"/>
    <w:rsid w:val="008D430D"/>
    <w:rsid w:val="008D44E0"/>
    <w:rsid w:val="008D44FC"/>
    <w:rsid w:val="008D530C"/>
    <w:rsid w:val="008D53EF"/>
    <w:rsid w:val="008D56B5"/>
    <w:rsid w:val="008D5BA0"/>
    <w:rsid w:val="008D5E4C"/>
    <w:rsid w:val="008D60F4"/>
    <w:rsid w:val="008D632D"/>
    <w:rsid w:val="008D6E9B"/>
    <w:rsid w:val="008D76D1"/>
    <w:rsid w:val="008D782B"/>
    <w:rsid w:val="008D7FF7"/>
    <w:rsid w:val="008E02CD"/>
    <w:rsid w:val="008E043E"/>
    <w:rsid w:val="008E0B04"/>
    <w:rsid w:val="008E0C6F"/>
    <w:rsid w:val="008E0C9D"/>
    <w:rsid w:val="008E0D50"/>
    <w:rsid w:val="008E0DC4"/>
    <w:rsid w:val="008E1E7E"/>
    <w:rsid w:val="008E29A5"/>
    <w:rsid w:val="008E2B51"/>
    <w:rsid w:val="008E393A"/>
    <w:rsid w:val="008E3B5E"/>
    <w:rsid w:val="008E4010"/>
    <w:rsid w:val="008E4A45"/>
    <w:rsid w:val="008E4EFB"/>
    <w:rsid w:val="008E53C8"/>
    <w:rsid w:val="008E54CA"/>
    <w:rsid w:val="008E575B"/>
    <w:rsid w:val="008E5A17"/>
    <w:rsid w:val="008E5D37"/>
    <w:rsid w:val="008E600A"/>
    <w:rsid w:val="008E63D4"/>
    <w:rsid w:val="008E681C"/>
    <w:rsid w:val="008E68FA"/>
    <w:rsid w:val="008E6FFE"/>
    <w:rsid w:val="008E7470"/>
    <w:rsid w:val="008E7577"/>
    <w:rsid w:val="008E7990"/>
    <w:rsid w:val="008E7A58"/>
    <w:rsid w:val="008F0BBA"/>
    <w:rsid w:val="008F0C3A"/>
    <w:rsid w:val="008F0E55"/>
    <w:rsid w:val="008F1EF3"/>
    <w:rsid w:val="008F22B6"/>
    <w:rsid w:val="008F2B68"/>
    <w:rsid w:val="008F3926"/>
    <w:rsid w:val="008F39CE"/>
    <w:rsid w:val="008F522C"/>
    <w:rsid w:val="008F5B8B"/>
    <w:rsid w:val="008F5CE8"/>
    <w:rsid w:val="008F5F47"/>
    <w:rsid w:val="008F5F51"/>
    <w:rsid w:val="008F617B"/>
    <w:rsid w:val="008F690C"/>
    <w:rsid w:val="008F6CD0"/>
    <w:rsid w:val="008F7282"/>
    <w:rsid w:val="008F7389"/>
    <w:rsid w:val="008F73B5"/>
    <w:rsid w:val="008F7A4B"/>
    <w:rsid w:val="0090099F"/>
    <w:rsid w:val="00900A7A"/>
    <w:rsid w:val="00900D41"/>
    <w:rsid w:val="00900E3A"/>
    <w:rsid w:val="00900FF0"/>
    <w:rsid w:val="0090195C"/>
    <w:rsid w:val="00901BCD"/>
    <w:rsid w:val="00901C58"/>
    <w:rsid w:val="00901CD1"/>
    <w:rsid w:val="00902041"/>
    <w:rsid w:val="009029FE"/>
    <w:rsid w:val="00902B2D"/>
    <w:rsid w:val="00902D37"/>
    <w:rsid w:val="00903B9C"/>
    <w:rsid w:val="00903CC6"/>
    <w:rsid w:val="00903D77"/>
    <w:rsid w:val="00903DFC"/>
    <w:rsid w:val="0090407B"/>
    <w:rsid w:val="009041BC"/>
    <w:rsid w:val="00904B22"/>
    <w:rsid w:val="009051A0"/>
    <w:rsid w:val="00905572"/>
    <w:rsid w:val="009056F8"/>
    <w:rsid w:val="00905890"/>
    <w:rsid w:val="009059CC"/>
    <w:rsid w:val="00905A28"/>
    <w:rsid w:val="00906354"/>
    <w:rsid w:val="009064CB"/>
    <w:rsid w:val="009066DE"/>
    <w:rsid w:val="00906B17"/>
    <w:rsid w:val="0091007B"/>
    <w:rsid w:val="009101CC"/>
    <w:rsid w:val="00910601"/>
    <w:rsid w:val="0091062C"/>
    <w:rsid w:val="00911EFE"/>
    <w:rsid w:val="009123FA"/>
    <w:rsid w:val="00912456"/>
    <w:rsid w:val="00912AF3"/>
    <w:rsid w:val="00912DAE"/>
    <w:rsid w:val="009132C5"/>
    <w:rsid w:val="00913AC4"/>
    <w:rsid w:val="00914063"/>
    <w:rsid w:val="00914488"/>
    <w:rsid w:val="009144F3"/>
    <w:rsid w:val="00914669"/>
    <w:rsid w:val="00914872"/>
    <w:rsid w:val="00914C59"/>
    <w:rsid w:val="00915A9B"/>
    <w:rsid w:val="00915BD1"/>
    <w:rsid w:val="00915EAE"/>
    <w:rsid w:val="00916024"/>
    <w:rsid w:val="009164DD"/>
    <w:rsid w:val="00916F12"/>
    <w:rsid w:val="009173E3"/>
    <w:rsid w:val="0091748B"/>
    <w:rsid w:val="00920018"/>
    <w:rsid w:val="0092051F"/>
    <w:rsid w:val="00920738"/>
    <w:rsid w:val="0092115B"/>
    <w:rsid w:val="009213E4"/>
    <w:rsid w:val="009216B2"/>
    <w:rsid w:val="009226E7"/>
    <w:rsid w:val="00922BA9"/>
    <w:rsid w:val="00922E15"/>
    <w:rsid w:val="0092333D"/>
    <w:rsid w:val="00923A91"/>
    <w:rsid w:val="00923B22"/>
    <w:rsid w:val="0092404C"/>
    <w:rsid w:val="009240A6"/>
    <w:rsid w:val="00924231"/>
    <w:rsid w:val="009242AB"/>
    <w:rsid w:val="00924495"/>
    <w:rsid w:val="00925082"/>
    <w:rsid w:val="009251CF"/>
    <w:rsid w:val="009256B3"/>
    <w:rsid w:val="009258D3"/>
    <w:rsid w:val="00925D21"/>
    <w:rsid w:val="00925E82"/>
    <w:rsid w:val="00925F8E"/>
    <w:rsid w:val="0092609B"/>
    <w:rsid w:val="00926286"/>
    <w:rsid w:val="00926450"/>
    <w:rsid w:val="009264DF"/>
    <w:rsid w:val="00926A5D"/>
    <w:rsid w:val="00926A94"/>
    <w:rsid w:val="009273B8"/>
    <w:rsid w:val="009275A4"/>
    <w:rsid w:val="0092770E"/>
    <w:rsid w:val="00927906"/>
    <w:rsid w:val="00927948"/>
    <w:rsid w:val="00927E08"/>
    <w:rsid w:val="009304AF"/>
    <w:rsid w:val="009308D7"/>
    <w:rsid w:val="00930977"/>
    <w:rsid w:val="009309A2"/>
    <w:rsid w:val="00930BB1"/>
    <w:rsid w:val="00931093"/>
    <w:rsid w:val="00931423"/>
    <w:rsid w:val="00931AA3"/>
    <w:rsid w:val="00931EB2"/>
    <w:rsid w:val="009326FC"/>
    <w:rsid w:val="00932ECD"/>
    <w:rsid w:val="00933069"/>
    <w:rsid w:val="00933139"/>
    <w:rsid w:val="009334B1"/>
    <w:rsid w:val="009339F8"/>
    <w:rsid w:val="00934070"/>
    <w:rsid w:val="00934171"/>
    <w:rsid w:val="00934520"/>
    <w:rsid w:val="009349B0"/>
    <w:rsid w:val="00934A4B"/>
    <w:rsid w:val="00934F86"/>
    <w:rsid w:val="00935098"/>
    <w:rsid w:val="00935174"/>
    <w:rsid w:val="0093523D"/>
    <w:rsid w:val="0093578B"/>
    <w:rsid w:val="00935DE4"/>
    <w:rsid w:val="00935E3C"/>
    <w:rsid w:val="00935F03"/>
    <w:rsid w:val="00935FB1"/>
    <w:rsid w:val="009365F1"/>
    <w:rsid w:val="009366EF"/>
    <w:rsid w:val="00936981"/>
    <w:rsid w:val="00937555"/>
    <w:rsid w:val="0094055A"/>
    <w:rsid w:val="009406AE"/>
    <w:rsid w:val="00940AA5"/>
    <w:rsid w:val="00940E6B"/>
    <w:rsid w:val="00941145"/>
    <w:rsid w:val="00941361"/>
    <w:rsid w:val="00941D83"/>
    <w:rsid w:val="00941E4E"/>
    <w:rsid w:val="009423B0"/>
    <w:rsid w:val="00942BDC"/>
    <w:rsid w:val="00943081"/>
    <w:rsid w:val="00944E64"/>
    <w:rsid w:val="00945AAA"/>
    <w:rsid w:val="00945D5F"/>
    <w:rsid w:val="00946881"/>
    <w:rsid w:val="00946B1F"/>
    <w:rsid w:val="00946BF4"/>
    <w:rsid w:val="00946C4B"/>
    <w:rsid w:val="00946D53"/>
    <w:rsid w:val="009474D5"/>
    <w:rsid w:val="009476CE"/>
    <w:rsid w:val="00947AE0"/>
    <w:rsid w:val="00947D8A"/>
    <w:rsid w:val="00947F97"/>
    <w:rsid w:val="009503BD"/>
    <w:rsid w:val="00950A6C"/>
    <w:rsid w:val="00950D03"/>
    <w:rsid w:val="00951390"/>
    <w:rsid w:val="009515DC"/>
    <w:rsid w:val="009525B3"/>
    <w:rsid w:val="0095267D"/>
    <w:rsid w:val="00952AEB"/>
    <w:rsid w:val="00952DD0"/>
    <w:rsid w:val="0095311F"/>
    <w:rsid w:val="00953232"/>
    <w:rsid w:val="009537F2"/>
    <w:rsid w:val="00953A25"/>
    <w:rsid w:val="00954079"/>
    <w:rsid w:val="009540F7"/>
    <w:rsid w:val="00954A2F"/>
    <w:rsid w:val="00954F00"/>
    <w:rsid w:val="00955122"/>
    <w:rsid w:val="00955995"/>
    <w:rsid w:val="00955B8B"/>
    <w:rsid w:val="00956065"/>
    <w:rsid w:val="0095625D"/>
    <w:rsid w:val="009569CA"/>
    <w:rsid w:val="00956A79"/>
    <w:rsid w:val="009573A9"/>
    <w:rsid w:val="00957878"/>
    <w:rsid w:val="009579B9"/>
    <w:rsid w:val="00960901"/>
    <w:rsid w:val="00960B58"/>
    <w:rsid w:val="00961000"/>
    <w:rsid w:val="00961492"/>
    <w:rsid w:val="00961611"/>
    <w:rsid w:val="00961672"/>
    <w:rsid w:val="00961F19"/>
    <w:rsid w:val="00962040"/>
    <w:rsid w:val="0096277F"/>
    <w:rsid w:val="00962EC5"/>
    <w:rsid w:val="00963040"/>
    <w:rsid w:val="009631E3"/>
    <w:rsid w:val="00963A39"/>
    <w:rsid w:val="00964666"/>
    <w:rsid w:val="00964A38"/>
    <w:rsid w:val="00964C3C"/>
    <w:rsid w:val="009654FE"/>
    <w:rsid w:val="00965519"/>
    <w:rsid w:val="009656B0"/>
    <w:rsid w:val="00965EA5"/>
    <w:rsid w:val="009669E7"/>
    <w:rsid w:val="00966E05"/>
    <w:rsid w:val="0096707B"/>
    <w:rsid w:val="00967103"/>
    <w:rsid w:val="00967ADD"/>
    <w:rsid w:val="00970244"/>
    <w:rsid w:val="00970689"/>
    <w:rsid w:val="00970B74"/>
    <w:rsid w:val="00970FAC"/>
    <w:rsid w:val="009714C9"/>
    <w:rsid w:val="009718FC"/>
    <w:rsid w:val="00972081"/>
    <w:rsid w:val="009723E9"/>
    <w:rsid w:val="00972400"/>
    <w:rsid w:val="0097257F"/>
    <w:rsid w:val="0097282B"/>
    <w:rsid w:val="009741B1"/>
    <w:rsid w:val="00975DC0"/>
    <w:rsid w:val="0097649C"/>
    <w:rsid w:val="0097669F"/>
    <w:rsid w:val="00977927"/>
    <w:rsid w:val="00977984"/>
    <w:rsid w:val="009800B1"/>
    <w:rsid w:val="009802FF"/>
    <w:rsid w:val="00980A11"/>
    <w:rsid w:val="00980F31"/>
    <w:rsid w:val="009810EF"/>
    <w:rsid w:val="009816E4"/>
    <w:rsid w:val="00981C98"/>
    <w:rsid w:val="00981DB8"/>
    <w:rsid w:val="009824C6"/>
    <w:rsid w:val="0098299E"/>
    <w:rsid w:val="00982A98"/>
    <w:rsid w:val="00982D7F"/>
    <w:rsid w:val="00982DEA"/>
    <w:rsid w:val="00982F00"/>
    <w:rsid w:val="009836CF"/>
    <w:rsid w:val="00983745"/>
    <w:rsid w:val="00983919"/>
    <w:rsid w:val="00983EBB"/>
    <w:rsid w:val="009840CC"/>
    <w:rsid w:val="009843E3"/>
    <w:rsid w:val="00984436"/>
    <w:rsid w:val="0098490E"/>
    <w:rsid w:val="00984B11"/>
    <w:rsid w:val="00984B39"/>
    <w:rsid w:val="00985555"/>
    <w:rsid w:val="00985679"/>
    <w:rsid w:val="00985AE9"/>
    <w:rsid w:val="00985E31"/>
    <w:rsid w:val="0098665D"/>
    <w:rsid w:val="0098670B"/>
    <w:rsid w:val="00986751"/>
    <w:rsid w:val="00986EC6"/>
    <w:rsid w:val="00987194"/>
    <w:rsid w:val="009874B9"/>
    <w:rsid w:val="00987549"/>
    <w:rsid w:val="009877D5"/>
    <w:rsid w:val="00987956"/>
    <w:rsid w:val="00990254"/>
    <w:rsid w:val="00990C82"/>
    <w:rsid w:val="00990D80"/>
    <w:rsid w:val="00990DA4"/>
    <w:rsid w:val="00991521"/>
    <w:rsid w:val="009916BC"/>
    <w:rsid w:val="009921A8"/>
    <w:rsid w:val="009925B5"/>
    <w:rsid w:val="00992A7F"/>
    <w:rsid w:val="00992D7A"/>
    <w:rsid w:val="00992EF2"/>
    <w:rsid w:val="0099327F"/>
    <w:rsid w:val="00993542"/>
    <w:rsid w:val="009936AD"/>
    <w:rsid w:val="00993808"/>
    <w:rsid w:val="00993874"/>
    <w:rsid w:val="00993D21"/>
    <w:rsid w:val="00993E39"/>
    <w:rsid w:val="00993EC6"/>
    <w:rsid w:val="009943D7"/>
    <w:rsid w:val="009944AC"/>
    <w:rsid w:val="00994715"/>
    <w:rsid w:val="0099487B"/>
    <w:rsid w:val="00994C88"/>
    <w:rsid w:val="0099561B"/>
    <w:rsid w:val="0099568E"/>
    <w:rsid w:val="0099589B"/>
    <w:rsid w:val="0099645B"/>
    <w:rsid w:val="00997B2F"/>
    <w:rsid w:val="009A011C"/>
    <w:rsid w:val="009A0640"/>
    <w:rsid w:val="009A0EC2"/>
    <w:rsid w:val="009A0FD9"/>
    <w:rsid w:val="009A116F"/>
    <w:rsid w:val="009A1D85"/>
    <w:rsid w:val="009A1F6F"/>
    <w:rsid w:val="009A240D"/>
    <w:rsid w:val="009A25A3"/>
    <w:rsid w:val="009A25AC"/>
    <w:rsid w:val="009A2CFE"/>
    <w:rsid w:val="009A314E"/>
    <w:rsid w:val="009A35A1"/>
    <w:rsid w:val="009A3852"/>
    <w:rsid w:val="009A3857"/>
    <w:rsid w:val="009A3DD3"/>
    <w:rsid w:val="009A3F76"/>
    <w:rsid w:val="009A4199"/>
    <w:rsid w:val="009A4605"/>
    <w:rsid w:val="009A46E9"/>
    <w:rsid w:val="009A48BA"/>
    <w:rsid w:val="009A4D0A"/>
    <w:rsid w:val="009A4E55"/>
    <w:rsid w:val="009A5C9C"/>
    <w:rsid w:val="009A5CC5"/>
    <w:rsid w:val="009A6517"/>
    <w:rsid w:val="009A692E"/>
    <w:rsid w:val="009A6B3C"/>
    <w:rsid w:val="009A7070"/>
    <w:rsid w:val="009A721F"/>
    <w:rsid w:val="009A72C3"/>
    <w:rsid w:val="009A74DD"/>
    <w:rsid w:val="009A7867"/>
    <w:rsid w:val="009A7BEE"/>
    <w:rsid w:val="009B04A4"/>
    <w:rsid w:val="009B07D9"/>
    <w:rsid w:val="009B0993"/>
    <w:rsid w:val="009B0A64"/>
    <w:rsid w:val="009B0CF7"/>
    <w:rsid w:val="009B0DFB"/>
    <w:rsid w:val="009B16ED"/>
    <w:rsid w:val="009B17E0"/>
    <w:rsid w:val="009B18D2"/>
    <w:rsid w:val="009B1F1F"/>
    <w:rsid w:val="009B225E"/>
    <w:rsid w:val="009B2357"/>
    <w:rsid w:val="009B2CBB"/>
    <w:rsid w:val="009B2F37"/>
    <w:rsid w:val="009B312D"/>
    <w:rsid w:val="009B34A1"/>
    <w:rsid w:val="009B378B"/>
    <w:rsid w:val="009B3ED2"/>
    <w:rsid w:val="009B40C1"/>
    <w:rsid w:val="009B504C"/>
    <w:rsid w:val="009B5164"/>
    <w:rsid w:val="009B53D8"/>
    <w:rsid w:val="009B5A1B"/>
    <w:rsid w:val="009B5C6B"/>
    <w:rsid w:val="009B5CDB"/>
    <w:rsid w:val="009B6B52"/>
    <w:rsid w:val="009B6FA3"/>
    <w:rsid w:val="009B777B"/>
    <w:rsid w:val="009B7822"/>
    <w:rsid w:val="009B7B4F"/>
    <w:rsid w:val="009B7E6F"/>
    <w:rsid w:val="009C0043"/>
    <w:rsid w:val="009C0510"/>
    <w:rsid w:val="009C077A"/>
    <w:rsid w:val="009C0F28"/>
    <w:rsid w:val="009C1309"/>
    <w:rsid w:val="009C13A7"/>
    <w:rsid w:val="009C17D4"/>
    <w:rsid w:val="009C19CD"/>
    <w:rsid w:val="009C1B61"/>
    <w:rsid w:val="009C1CC0"/>
    <w:rsid w:val="009C1E6A"/>
    <w:rsid w:val="009C2039"/>
    <w:rsid w:val="009C218C"/>
    <w:rsid w:val="009C21BC"/>
    <w:rsid w:val="009C2333"/>
    <w:rsid w:val="009C25F6"/>
    <w:rsid w:val="009C2677"/>
    <w:rsid w:val="009C2D32"/>
    <w:rsid w:val="009C2DB7"/>
    <w:rsid w:val="009C3089"/>
    <w:rsid w:val="009C3EA6"/>
    <w:rsid w:val="009C455A"/>
    <w:rsid w:val="009C4DBF"/>
    <w:rsid w:val="009C4F7F"/>
    <w:rsid w:val="009C53F9"/>
    <w:rsid w:val="009C5A6F"/>
    <w:rsid w:val="009C680A"/>
    <w:rsid w:val="009C6816"/>
    <w:rsid w:val="009C6DE0"/>
    <w:rsid w:val="009C75DE"/>
    <w:rsid w:val="009C7685"/>
    <w:rsid w:val="009C7CF9"/>
    <w:rsid w:val="009C7F51"/>
    <w:rsid w:val="009D048D"/>
    <w:rsid w:val="009D0594"/>
    <w:rsid w:val="009D18F8"/>
    <w:rsid w:val="009D1AF1"/>
    <w:rsid w:val="009D1E7B"/>
    <w:rsid w:val="009D1F31"/>
    <w:rsid w:val="009D204D"/>
    <w:rsid w:val="009D216D"/>
    <w:rsid w:val="009D39E6"/>
    <w:rsid w:val="009D3A28"/>
    <w:rsid w:val="009D3A51"/>
    <w:rsid w:val="009D3DF3"/>
    <w:rsid w:val="009D3F03"/>
    <w:rsid w:val="009D418D"/>
    <w:rsid w:val="009D4A39"/>
    <w:rsid w:val="009D54AB"/>
    <w:rsid w:val="009D56E4"/>
    <w:rsid w:val="009D591E"/>
    <w:rsid w:val="009D6113"/>
    <w:rsid w:val="009D619C"/>
    <w:rsid w:val="009D6401"/>
    <w:rsid w:val="009D6C38"/>
    <w:rsid w:val="009D6CE3"/>
    <w:rsid w:val="009D7140"/>
    <w:rsid w:val="009D7316"/>
    <w:rsid w:val="009D77FA"/>
    <w:rsid w:val="009D7D56"/>
    <w:rsid w:val="009E08A3"/>
    <w:rsid w:val="009E2203"/>
    <w:rsid w:val="009E252C"/>
    <w:rsid w:val="009E2E7A"/>
    <w:rsid w:val="009E307E"/>
    <w:rsid w:val="009E38F3"/>
    <w:rsid w:val="009E3951"/>
    <w:rsid w:val="009E3E9A"/>
    <w:rsid w:val="009E533B"/>
    <w:rsid w:val="009E5602"/>
    <w:rsid w:val="009E56B8"/>
    <w:rsid w:val="009E5CDF"/>
    <w:rsid w:val="009E5DC3"/>
    <w:rsid w:val="009E62D4"/>
    <w:rsid w:val="009E65F8"/>
    <w:rsid w:val="009E678D"/>
    <w:rsid w:val="009E67DB"/>
    <w:rsid w:val="009E69EB"/>
    <w:rsid w:val="009E69FD"/>
    <w:rsid w:val="009E6A10"/>
    <w:rsid w:val="009E6CF6"/>
    <w:rsid w:val="009E77CD"/>
    <w:rsid w:val="009E7827"/>
    <w:rsid w:val="009E7B66"/>
    <w:rsid w:val="009E7C4E"/>
    <w:rsid w:val="009F02C1"/>
    <w:rsid w:val="009F1032"/>
    <w:rsid w:val="009F1AFE"/>
    <w:rsid w:val="009F2030"/>
    <w:rsid w:val="009F2505"/>
    <w:rsid w:val="009F2516"/>
    <w:rsid w:val="009F25C2"/>
    <w:rsid w:val="009F2E58"/>
    <w:rsid w:val="009F2FBF"/>
    <w:rsid w:val="009F32CB"/>
    <w:rsid w:val="009F4DCC"/>
    <w:rsid w:val="009F4E99"/>
    <w:rsid w:val="009F642A"/>
    <w:rsid w:val="009F6985"/>
    <w:rsid w:val="009F6B15"/>
    <w:rsid w:val="009F6BE3"/>
    <w:rsid w:val="009F6FE3"/>
    <w:rsid w:val="009F71D6"/>
    <w:rsid w:val="009F7578"/>
    <w:rsid w:val="009F75CA"/>
    <w:rsid w:val="009F7D2A"/>
    <w:rsid w:val="00A004F9"/>
    <w:rsid w:val="00A00D2E"/>
    <w:rsid w:val="00A00EF5"/>
    <w:rsid w:val="00A01139"/>
    <w:rsid w:val="00A01192"/>
    <w:rsid w:val="00A013BE"/>
    <w:rsid w:val="00A015EA"/>
    <w:rsid w:val="00A021F2"/>
    <w:rsid w:val="00A027B0"/>
    <w:rsid w:val="00A02AEB"/>
    <w:rsid w:val="00A030C3"/>
    <w:rsid w:val="00A031B0"/>
    <w:rsid w:val="00A039E6"/>
    <w:rsid w:val="00A0406F"/>
    <w:rsid w:val="00A046C8"/>
    <w:rsid w:val="00A053ED"/>
    <w:rsid w:val="00A05FB7"/>
    <w:rsid w:val="00A0606B"/>
    <w:rsid w:val="00A068B7"/>
    <w:rsid w:val="00A06947"/>
    <w:rsid w:val="00A06A09"/>
    <w:rsid w:val="00A06BF7"/>
    <w:rsid w:val="00A073C6"/>
    <w:rsid w:val="00A07422"/>
    <w:rsid w:val="00A07434"/>
    <w:rsid w:val="00A10462"/>
    <w:rsid w:val="00A10881"/>
    <w:rsid w:val="00A10A2C"/>
    <w:rsid w:val="00A1130C"/>
    <w:rsid w:val="00A115E7"/>
    <w:rsid w:val="00A11DDF"/>
    <w:rsid w:val="00A121B5"/>
    <w:rsid w:val="00A127AE"/>
    <w:rsid w:val="00A12A83"/>
    <w:rsid w:val="00A12CA5"/>
    <w:rsid w:val="00A12FB0"/>
    <w:rsid w:val="00A13061"/>
    <w:rsid w:val="00A1309E"/>
    <w:rsid w:val="00A137DC"/>
    <w:rsid w:val="00A1388D"/>
    <w:rsid w:val="00A138E3"/>
    <w:rsid w:val="00A14560"/>
    <w:rsid w:val="00A148E3"/>
    <w:rsid w:val="00A14939"/>
    <w:rsid w:val="00A150AC"/>
    <w:rsid w:val="00A1513B"/>
    <w:rsid w:val="00A15622"/>
    <w:rsid w:val="00A156F6"/>
    <w:rsid w:val="00A1579E"/>
    <w:rsid w:val="00A15B19"/>
    <w:rsid w:val="00A16330"/>
    <w:rsid w:val="00A16965"/>
    <w:rsid w:val="00A169D4"/>
    <w:rsid w:val="00A16DFC"/>
    <w:rsid w:val="00A16E14"/>
    <w:rsid w:val="00A16E27"/>
    <w:rsid w:val="00A179A7"/>
    <w:rsid w:val="00A17B5F"/>
    <w:rsid w:val="00A17C1C"/>
    <w:rsid w:val="00A20079"/>
    <w:rsid w:val="00A202C4"/>
    <w:rsid w:val="00A20A45"/>
    <w:rsid w:val="00A20F4E"/>
    <w:rsid w:val="00A21A22"/>
    <w:rsid w:val="00A21CB6"/>
    <w:rsid w:val="00A2279F"/>
    <w:rsid w:val="00A227FB"/>
    <w:rsid w:val="00A22850"/>
    <w:rsid w:val="00A22CE9"/>
    <w:rsid w:val="00A2302B"/>
    <w:rsid w:val="00A2309A"/>
    <w:rsid w:val="00A232C0"/>
    <w:rsid w:val="00A23DAE"/>
    <w:rsid w:val="00A24150"/>
    <w:rsid w:val="00A243B4"/>
    <w:rsid w:val="00A243CE"/>
    <w:rsid w:val="00A2483B"/>
    <w:rsid w:val="00A25580"/>
    <w:rsid w:val="00A25965"/>
    <w:rsid w:val="00A25B24"/>
    <w:rsid w:val="00A25E23"/>
    <w:rsid w:val="00A25FAF"/>
    <w:rsid w:val="00A267ED"/>
    <w:rsid w:val="00A26B69"/>
    <w:rsid w:val="00A27007"/>
    <w:rsid w:val="00A27B6D"/>
    <w:rsid w:val="00A30898"/>
    <w:rsid w:val="00A30B7C"/>
    <w:rsid w:val="00A30C09"/>
    <w:rsid w:val="00A30F9F"/>
    <w:rsid w:val="00A30FB4"/>
    <w:rsid w:val="00A3150A"/>
    <w:rsid w:val="00A31DA8"/>
    <w:rsid w:val="00A32777"/>
    <w:rsid w:val="00A3279D"/>
    <w:rsid w:val="00A3292D"/>
    <w:rsid w:val="00A32BD0"/>
    <w:rsid w:val="00A32C6D"/>
    <w:rsid w:val="00A32E29"/>
    <w:rsid w:val="00A32F22"/>
    <w:rsid w:val="00A33084"/>
    <w:rsid w:val="00A3378D"/>
    <w:rsid w:val="00A33F6B"/>
    <w:rsid w:val="00A340B6"/>
    <w:rsid w:val="00A341DD"/>
    <w:rsid w:val="00A341E9"/>
    <w:rsid w:val="00A342EA"/>
    <w:rsid w:val="00A3449F"/>
    <w:rsid w:val="00A345EE"/>
    <w:rsid w:val="00A34BD8"/>
    <w:rsid w:val="00A34DD7"/>
    <w:rsid w:val="00A36056"/>
    <w:rsid w:val="00A36089"/>
    <w:rsid w:val="00A36375"/>
    <w:rsid w:val="00A3728A"/>
    <w:rsid w:val="00A37553"/>
    <w:rsid w:val="00A37825"/>
    <w:rsid w:val="00A401C8"/>
    <w:rsid w:val="00A403B4"/>
    <w:rsid w:val="00A41461"/>
    <w:rsid w:val="00A41DA6"/>
    <w:rsid w:val="00A42341"/>
    <w:rsid w:val="00A42ADF"/>
    <w:rsid w:val="00A42E98"/>
    <w:rsid w:val="00A42FE2"/>
    <w:rsid w:val="00A43005"/>
    <w:rsid w:val="00A435D9"/>
    <w:rsid w:val="00A4367D"/>
    <w:rsid w:val="00A43D55"/>
    <w:rsid w:val="00A44803"/>
    <w:rsid w:val="00A44892"/>
    <w:rsid w:val="00A44D29"/>
    <w:rsid w:val="00A4530F"/>
    <w:rsid w:val="00A453A5"/>
    <w:rsid w:val="00A455CE"/>
    <w:rsid w:val="00A4567F"/>
    <w:rsid w:val="00A45857"/>
    <w:rsid w:val="00A4611D"/>
    <w:rsid w:val="00A46122"/>
    <w:rsid w:val="00A467F8"/>
    <w:rsid w:val="00A46988"/>
    <w:rsid w:val="00A46F02"/>
    <w:rsid w:val="00A46F6E"/>
    <w:rsid w:val="00A47064"/>
    <w:rsid w:val="00A4714A"/>
    <w:rsid w:val="00A47851"/>
    <w:rsid w:val="00A479A8"/>
    <w:rsid w:val="00A50A86"/>
    <w:rsid w:val="00A50C35"/>
    <w:rsid w:val="00A50DEF"/>
    <w:rsid w:val="00A50DF4"/>
    <w:rsid w:val="00A50DFB"/>
    <w:rsid w:val="00A50F4B"/>
    <w:rsid w:val="00A51629"/>
    <w:rsid w:val="00A517D1"/>
    <w:rsid w:val="00A52225"/>
    <w:rsid w:val="00A5243F"/>
    <w:rsid w:val="00A52C20"/>
    <w:rsid w:val="00A52E4C"/>
    <w:rsid w:val="00A5345E"/>
    <w:rsid w:val="00A539EB"/>
    <w:rsid w:val="00A53BCE"/>
    <w:rsid w:val="00A53F81"/>
    <w:rsid w:val="00A54AE9"/>
    <w:rsid w:val="00A54F35"/>
    <w:rsid w:val="00A5500D"/>
    <w:rsid w:val="00A5501B"/>
    <w:rsid w:val="00A55747"/>
    <w:rsid w:val="00A55AE4"/>
    <w:rsid w:val="00A5660A"/>
    <w:rsid w:val="00A568B1"/>
    <w:rsid w:val="00A56C13"/>
    <w:rsid w:val="00A57437"/>
    <w:rsid w:val="00A5780B"/>
    <w:rsid w:val="00A57C04"/>
    <w:rsid w:val="00A60138"/>
    <w:rsid w:val="00A605CD"/>
    <w:rsid w:val="00A60762"/>
    <w:rsid w:val="00A61803"/>
    <w:rsid w:val="00A61B54"/>
    <w:rsid w:val="00A61C13"/>
    <w:rsid w:val="00A62117"/>
    <w:rsid w:val="00A626C0"/>
    <w:rsid w:val="00A627A2"/>
    <w:rsid w:val="00A627B0"/>
    <w:rsid w:val="00A63448"/>
    <w:rsid w:val="00A6354C"/>
    <w:rsid w:val="00A63B51"/>
    <w:rsid w:val="00A63C8F"/>
    <w:rsid w:val="00A63D96"/>
    <w:rsid w:val="00A64CBF"/>
    <w:rsid w:val="00A656B8"/>
    <w:rsid w:val="00A65A2F"/>
    <w:rsid w:val="00A65E6D"/>
    <w:rsid w:val="00A668F6"/>
    <w:rsid w:val="00A66DDE"/>
    <w:rsid w:val="00A67463"/>
    <w:rsid w:val="00A67656"/>
    <w:rsid w:val="00A70875"/>
    <w:rsid w:val="00A70CFD"/>
    <w:rsid w:val="00A71191"/>
    <w:rsid w:val="00A71DE9"/>
    <w:rsid w:val="00A71F1C"/>
    <w:rsid w:val="00A7227D"/>
    <w:rsid w:val="00A72329"/>
    <w:rsid w:val="00A727EE"/>
    <w:rsid w:val="00A72AA8"/>
    <w:rsid w:val="00A72BF4"/>
    <w:rsid w:val="00A731F7"/>
    <w:rsid w:val="00A73E81"/>
    <w:rsid w:val="00A74336"/>
    <w:rsid w:val="00A748E0"/>
    <w:rsid w:val="00A74BC3"/>
    <w:rsid w:val="00A75051"/>
    <w:rsid w:val="00A7527A"/>
    <w:rsid w:val="00A761EC"/>
    <w:rsid w:val="00A778D6"/>
    <w:rsid w:val="00A77BAE"/>
    <w:rsid w:val="00A77EA8"/>
    <w:rsid w:val="00A80280"/>
    <w:rsid w:val="00A80A5B"/>
    <w:rsid w:val="00A80A98"/>
    <w:rsid w:val="00A80B35"/>
    <w:rsid w:val="00A80E4B"/>
    <w:rsid w:val="00A812F7"/>
    <w:rsid w:val="00A818D0"/>
    <w:rsid w:val="00A82376"/>
    <w:rsid w:val="00A834D5"/>
    <w:rsid w:val="00A83788"/>
    <w:rsid w:val="00A838E2"/>
    <w:rsid w:val="00A8402B"/>
    <w:rsid w:val="00A86114"/>
    <w:rsid w:val="00A863D8"/>
    <w:rsid w:val="00A86730"/>
    <w:rsid w:val="00A868AF"/>
    <w:rsid w:val="00A86A26"/>
    <w:rsid w:val="00A86C2E"/>
    <w:rsid w:val="00A86E4F"/>
    <w:rsid w:val="00A87306"/>
    <w:rsid w:val="00A87905"/>
    <w:rsid w:val="00A87D3E"/>
    <w:rsid w:val="00A87D44"/>
    <w:rsid w:val="00A87E8F"/>
    <w:rsid w:val="00A87EA9"/>
    <w:rsid w:val="00A9015F"/>
    <w:rsid w:val="00A90448"/>
    <w:rsid w:val="00A904D8"/>
    <w:rsid w:val="00A90867"/>
    <w:rsid w:val="00A90A1F"/>
    <w:rsid w:val="00A90A34"/>
    <w:rsid w:val="00A90E34"/>
    <w:rsid w:val="00A91051"/>
    <w:rsid w:val="00A91195"/>
    <w:rsid w:val="00A91C71"/>
    <w:rsid w:val="00A91E01"/>
    <w:rsid w:val="00A92540"/>
    <w:rsid w:val="00A92E1F"/>
    <w:rsid w:val="00A92E7A"/>
    <w:rsid w:val="00A93205"/>
    <w:rsid w:val="00A93762"/>
    <w:rsid w:val="00A941BE"/>
    <w:rsid w:val="00A942FB"/>
    <w:rsid w:val="00A95188"/>
    <w:rsid w:val="00A95590"/>
    <w:rsid w:val="00A958F1"/>
    <w:rsid w:val="00A963AC"/>
    <w:rsid w:val="00A964EB"/>
    <w:rsid w:val="00A96D94"/>
    <w:rsid w:val="00A97663"/>
    <w:rsid w:val="00A97E7D"/>
    <w:rsid w:val="00AA0028"/>
    <w:rsid w:val="00AA0D2F"/>
    <w:rsid w:val="00AA1013"/>
    <w:rsid w:val="00AA1459"/>
    <w:rsid w:val="00AA27E6"/>
    <w:rsid w:val="00AA2A8D"/>
    <w:rsid w:val="00AA2AEF"/>
    <w:rsid w:val="00AA2BE3"/>
    <w:rsid w:val="00AA2C2C"/>
    <w:rsid w:val="00AA2C51"/>
    <w:rsid w:val="00AA2DF0"/>
    <w:rsid w:val="00AA3184"/>
    <w:rsid w:val="00AA370B"/>
    <w:rsid w:val="00AA3756"/>
    <w:rsid w:val="00AA3D3A"/>
    <w:rsid w:val="00AA43D2"/>
    <w:rsid w:val="00AA4F88"/>
    <w:rsid w:val="00AA591B"/>
    <w:rsid w:val="00AA5AB7"/>
    <w:rsid w:val="00AA5B57"/>
    <w:rsid w:val="00AA62DD"/>
    <w:rsid w:val="00AA6429"/>
    <w:rsid w:val="00AA6CCA"/>
    <w:rsid w:val="00AA7808"/>
    <w:rsid w:val="00AA7A17"/>
    <w:rsid w:val="00AA7FCA"/>
    <w:rsid w:val="00AB005D"/>
    <w:rsid w:val="00AB09DC"/>
    <w:rsid w:val="00AB0B96"/>
    <w:rsid w:val="00AB1151"/>
    <w:rsid w:val="00AB12CF"/>
    <w:rsid w:val="00AB15F4"/>
    <w:rsid w:val="00AB1A74"/>
    <w:rsid w:val="00AB1E52"/>
    <w:rsid w:val="00AB1ED2"/>
    <w:rsid w:val="00AB21A8"/>
    <w:rsid w:val="00AB247C"/>
    <w:rsid w:val="00AB255C"/>
    <w:rsid w:val="00AB28B3"/>
    <w:rsid w:val="00AB31DD"/>
    <w:rsid w:val="00AB3206"/>
    <w:rsid w:val="00AB3339"/>
    <w:rsid w:val="00AB3400"/>
    <w:rsid w:val="00AB34DA"/>
    <w:rsid w:val="00AB3D59"/>
    <w:rsid w:val="00AB3E95"/>
    <w:rsid w:val="00AB40C7"/>
    <w:rsid w:val="00AB44FB"/>
    <w:rsid w:val="00AB4A2D"/>
    <w:rsid w:val="00AB4B70"/>
    <w:rsid w:val="00AB545A"/>
    <w:rsid w:val="00AB55FE"/>
    <w:rsid w:val="00AB5A11"/>
    <w:rsid w:val="00AB5E4A"/>
    <w:rsid w:val="00AB5E8E"/>
    <w:rsid w:val="00AB6124"/>
    <w:rsid w:val="00AB62A0"/>
    <w:rsid w:val="00AB62FD"/>
    <w:rsid w:val="00AB6347"/>
    <w:rsid w:val="00AB6567"/>
    <w:rsid w:val="00AB65AB"/>
    <w:rsid w:val="00AB6892"/>
    <w:rsid w:val="00AB6E08"/>
    <w:rsid w:val="00AB7028"/>
    <w:rsid w:val="00AB7D30"/>
    <w:rsid w:val="00AB7DDC"/>
    <w:rsid w:val="00AB7E54"/>
    <w:rsid w:val="00AC0026"/>
    <w:rsid w:val="00AC07E8"/>
    <w:rsid w:val="00AC094E"/>
    <w:rsid w:val="00AC0F93"/>
    <w:rsid w:val="00AC1714"/>
    <w:rsid w:val="00AC17A8"/>
    <w:rsid w:val="00AC17E3"/>
    <w:rsid w:val="00AC192B"/>
    <w:rsid w:val="00AC21E0"/>
    <w:rsid w:val="00AC228F"/>
    <w:rsid w:val="00AC3061"/>
    <w:rsid w:val="00AC3279"/>
    <w:rsid w:val="00AC35A8"/>
    <w:rsid w:val="00AC3762"/>
    <w:rsid w:val="00AC403C"/>
    <w:rsid w:val="00AC40E8"/>
    <w:rsid w:val="00AC42D8"/>
    <w:rsid w:val="00AC4AAE"/>
    <w:rsid w:val="00AC4EAE"/>
    <w:rsid w:val="00AC4F07"/>
    <w:rsid w:val="00AC5541"/>
    <w:rsid w:val="00AC652A"/>
    <w:rsid w:val="00AC65AF"/>
    <w:rsid w:val="00AC6BBA"/>
    <w:rsid w:val="00AC74C4"/>
    <w:rsid w:val="00AC7976"/>
    <w:rsid w:val="00AC7A2A"/>
    <w:rsid w:val="00AC7B28"/>
    <w:rsid w:val="00AC7E32"/>
    <w:rsid w:val="00AC7E62"/>
    <w:rsid w:val="00AC7FF2"/>
    <w:rsid w:val="00AD0695"/>
    <w:rsid w:val="00AD08A3"/>
    <w:rsid w:val="00AD1912"/>
    <w:rsid w:val="00AD24E8"/>
    <w:rsid w:val="00AD3D84"/>
    <w:rsid w:val="00AD457E"/>
    <w:rsid w:val="00AD51F0"/>
    <w:rsid w:val="00AD52C1"/>
    <w:rsid w:val="00AD52F2"/>
    <w:rsid w:val="00AD5464"/>
    <w:rsid w:val="00AD5732"/>
    <w:rsid w:val="00AD5C5C"/>
    <w:rsid w:val="00AD5E11"/>
    <w:rsid w:val="00AD5EC0"/>
    <w:rsid w:val="00AD662A"/>
    <w:rsid w:val="00AD67D1"/>
    <w:rsid w:val="00AD67D4"/>
    <w:rsid w:val="00AD69D1"/>
    <w:rsid w:val="00AD6EE1"/>
    <w:rsid w:val="00AD7ADC"/>
    <w:rsid w:val="00AE037A"/>
    <w:rsid w:val="00AE0DEA"/>
    <w:rsid w:val="00AE1377"/>
    <w:rsid w:val="00AE19E5"/>
    <w:rsid w:val="00AE19EE"/>
    <w:rsid w:val="00AE1F4F"/>
    <w:rsid w:val="00AE23EC"/>
    <w:rsid w:val="00AE2CE2"/>
    <w:rsid w:val="00AE2F03"/>
    <w:rsid w:val="00AE2F50"/>
    <w:rsid w:val="00AE2FFE"/>
    <w:rsid w:val="00AE3D9B"/>
    <w:rsid w:val="00AE4723"/>
    <w:rsid w:val="00AE4CA6"/>
    <w:rsid w:val="00AE52DF"/>
    <w:rsid w:val="00AE5C3D"/>
    <w:rsid w:val="00AE6061"/>
    <w:rsid w:val="00AE69BC"/>
    <w:rsid w:val="00AE6D0D"/>
    <w:rsid w:val="00AE76AD"/>
    <w:rsid w:val="00AE796A"/>
    <w:rsid w:val="00AE79FA"/>
    <w:rsid w:val="00AF030E"/>
    <w:rsid w:val="00AF03FE"/>
    <w:rsid w:val="00AF0D39"/>
    <w:rsid w:val="00AF0FCA"/>
    <w:rsid w:val="00AF0FEA"/>
    <w:rsid w:val="00AF1416"/>
    <w:rsid w:val="00AF17FA"/>
    <w:rsid w:val="00AF1854"/>
    <w:rsid w:val="00AF1A44"/>
    <w:rsid w:val="00AF1F5F"/>
    <w:rsid w:val="00AF24E9"/>
    <w:rsid w:val="00AF2621"/>
    <w:rsid w:val="00AF2CA4"/>
    <w:rsid w:val="00AF3195"/>
    <w:rsid w:val="00AF332F"/>
    <w:rsid w:val="00AF37FC"/>
    <w:rsid w:val="00AF3BC9"/>
    <w:rsid w:val="00AF4A66"/>
    <w:rsid w:val="00AF4D82"/>
    <w:rsid w:val="00AF4F57"/>
    <w:rsid w:val="00AF53AB"/>
    <w:rsid w:val="00AF572A"/>
    <w:rsid w:val="00AF5D6F"/>
    <w:rsid w:val="00AF5DC9"/>
    <w:rsid w:val="00AF6A06"/>
    <w:rsid w:val="00AF7746"/>
    <w:rsid w:val="00AF788C"/>
    <w:rsid w:val="00AF7920"/>
    <w:rsid w:val="00B00285"/>
    <w:rsid w:val="00B00777"/>
    <w:rsid w:val="00B00AFB"/>
    <w:rsid w:val="00B00D54"/>
    <w:rsid w:val="00B00DBF"/>
    <w:rsid w:val="00B00EDA"/>
    <w:rsid w:val="00B00FB9"/>
    <w:rsid w:val="00B01028"/>
    <w:rsid w:val="00B012F0"/>
    <w:rsid w:val="00B01697"/>
    <w:rsid w:val="00B017A0"/>
    <w:rsid w:val="00B0184F"/>
    <w:rsid w:val="00B01FA7"/>
    <w:rsid w:val="00B02CDA"/>
    <w:rsid w:val="00B030C7"/>
    <w:rsid w:val="00B035BF"/>
    <w:rsid w:val="00B03A2F"/>
    <w:rsid w:val="00B045BD"/>
    <w:rsid w:val="00B04CA1"/>
    <w:rsid w:val="00B04F81"/>
    <w:rsid w:val="00B057D0"/>
    <w:rsid w:val="00B05862"/>
    <w:rsid w:val="00B06AA0"/>
    <w:rsid w:val="00B0717A"/>
    <w:rsid w:val="00B07568"/>
    <w:rsid w:val="00B07570"/>
    <w:rsid w:val="00B07849"/>
    <w:rsid w:val="00B07957"/>
    <w:rsid w:val="00B07F59"/>
    <w:rsid w:val="00B10025"/>
    <w:rsid w:val="00B10F59"/>
    <w:rsid w:val="00B10F6F"/>
    <w:rsid w:val="00B11071"/>
    <w:rsid w:val="00B1126A"/>
    <w:rsid w:val="00B112D1"/>
    <w:rsid w:val="00B11F19"/>
    <w:rsid w:val="00B12086"/>
    <w:rsid w:val="00B120F2"/>
    <w:rsid w:val="00B123B0"/>
    <w:rsid w:val="00B123CE"/>
    <w:rsid w:val="00B12654"/>
    <w:rsid w:val="00B126BD"/>
    <w:rsid w:val="00B129C0"/>
    <w:rsid w:val="00B13041"/>
    <w:rsid w:val="00B1341E"/>
    <w:rsid w:val="00B134B5"/>
    <w:rsid w:val="00B136D8"/>
    <w:rsid w:val="00B136DE"/>
    <w:rsid w:val="00B13B24"/>
    <w:rsid w:val="00B13E7A"/>
    <w:rsid w:val="00B14698"/>
    <w:rsid w:val="00B14780"/>
    <w:rsid w:val="00B15771"/>
    <w:rsid w:val="00B158CD"/>
    <w:rsid w:val="00B1597D"/>
    <w:rsid w:val="00B15A44"/>
    <w:rsid w:val="00B15DEA"/>
    <w:rsid w:val="00B162E2"/>
    <w:rsid w:val="00B16546"/>
    <w:rsid w:val="00B16610"/>
    <w:rsid w:val="00B16946"/>
    <w:rsid w:val="00B17059"/>
    <w:rsid w:val="00B1720A"/>
    <w:rsid w:val="00B17822"/>
    <w:rsid w:val="00B17C77"/>
    <w:rsid w:val="00B17D26"/>
    <w:rsid w:val="00B17DC5"/>
    <w:rsid w:val="00B20FEF"/>
    <w:rsid w:val="00B210CD"/>
    <w:rsid w:val="00B21A8D"/>
    <w:rsid w:val="00B22028"/>
    <w:rsid w:val="00B2251A"/>
    <w:rsid w:val="00B22CE4"/>
    <w:rsid w:val="00B22FA3"/>
    <w:rsid w:val="00B233ED"/>
    <w:rsid w:val="00B23A29"/>
    <w:rsid w:val="00B23D54"/>
    <w:rsid w:val="00B23FA4"/>
    <w:rsid w:val="00B2408C"/>
    <w:rsid w:val="00B2415B"/>
    <w:rsid w:val="00B24164"/>
    <w:rsid w:val="00B241E7"/>
    <w:rsid w:val="00B24665"/>
    <w:rsid w:val="00B2483E"/>
    <w:rsid w:val="00B24C58"/>
    <w:rsid w:val="00B24E96"/>
    <w:rsid w:val="00B2520F"/>
    <w:rsid w:val="00B25347"/>
    <w:rsid w:val="00B25427"/>
    <w:rsid w:val="00B25500"/>
    <w:rsid w:val="00B25859"/>
    <w:rsid w:val="00B2627C"/>
    <w:rsid w:val="00B26330"/>
    <w:rsid w:val="00B26FA5"/>
    <w:rsid w:val="00B27104"/>
    <w:rsid w:val="00B277D2"/>
    <w:rsid w:val="00B278F9"/>
    <w:rsid w:val="00B2792A"/>
    <w:rsid w:val="00B279B2"/>
    <w:rsid w:val="00B30343"/>
    <w:rsid w:val="00B30400"/>
    <w:rsid w:val="00B3178C"/>
    <w:rsid w:val="00B31979"/>
    <w:rsid w:val="00B31A43"/>
    <w:rsid w:val="00B31E2B"/>
    <w:rsid w:val="00B32299"/>
    <w:rsid w:val="00B326A4"/>
    <w:rsid w:val="00B328C6"/>
    <w:rsid w:val="00B32912"/>
    <w:rsid w:val="00B32AA4"/>
    <w:rsid w:val="00B3447A"/>
    <w:rsid w:val="00B3457E"/>
    <w:rsid w:val="00B3472C"/>
    <w:rsid w:val="00B34D04"/>
    <w:rsid w:val="00B35051"/>
    <w:rsid w:val="00B35195"/>
    <w:rsid w:val="00B35327"/>
    <w:rsid w:val="00B35EE2"/>
    <w:rsid w:val="00B35FD6"/>
    <w:rsid w:val="00B36A00"/>
    <w:rsid w:val="00B36A64"/>
    <w:rsid w:val="00B36AED"/>
    <w:rsid w:val="00B371EC"/>
    <w:rsid w:val="00B37DC6"/>
    <w:rsid w:val="00B37E58"/>
    <w:rsid w:val="00B37F25"/>
    <w:rsid w:val="00B40084"/>
    <w:rsid w:val="00B407F6"/>
    <w:rsid w:val="00B40F55"/>
    <w:rsid w:val="00B412A0"/>
    <w:rsid w:val="00B41AEF"/>
    <w:rsid w:val="00B424CF"/>
    <w:rsid w:val="00B42912"/>
    <w:rsid w:val="00B429E4"/>
    <w:rsid w:val="00B42C8D"/>
    <w:rsid w:val="00B4327A"/>
    <w:rsid w:val="00B43459"/>
    <w:rsid w:val="00B438D6"/>
    <w:rsid w:val="00B43C6B"/>
    <w:rsid w:val="00B43DAD"/>
    <w:rsid w:val="00B43E1C"/>
    <w:rsid w:val="00B4457B"/>
    <w:rsid w:val="00B447C8"/>
    <w:rsid w:val="00B4515D"/>
    <w:rsid w:val="00B451FB"/>
    <w:rsid w:val="00B45353"/>
    <w:rsid w:val="00B461D0"/>
    <w:rsid w:val="00B462CA"/>
    <w:rsid w:val="00B46A01"/>
    <w:rsid w:val="00B4740B"/>
    <w:rsid w:val="00B476BF"/>
    <w:rsid w:val="00B47755"/>
    <w:rsid w:val="00B47927"/>
    <w:rsid w:val="00B502F1"/>
    <w:rsid w:val="00B5077C"/>
    <w:rsid w:val="00B50C62"/>
    <w:rsid w:val="00B51016"/>
    <w:rsid w:val="00B51235"/>
    <w:rsid w:val="00B5143B"/>
    <w:rsid w:val="00B51447"/>
    <w:rsid w:val="00B522D6"/>
    <w:rsid w:val="00B527DC"/>
    <w:rsid w:val="00B52F45"/>
    <w:rsid w:val="00B53784"/>
    <w:rsid w:val="00B53D4C"/>
    <w:rsid w:val="00B54AB5"/>
    <w:rsid w:val="00B54C71"/>
    <w:rsid w:val="00B55183"/>
    <w:rsid w:val="00B55625"/>
    <w:rsid w:val="00B5633C"/>
    <w:rsid w:val="00B5698A"/>
    <w:rsid w:val="00B56A8E"/>
    <w:rsid w:val="00B56B4F"/>
    <w:rsid w:val="00B56C04"/>
    <w:rsid w:val="00B56CEE"/>
    <w:rsid w:val="00B56DBA"/>
    <w:rsid w:val="00B57030"/>
    <w:rsid w:val="00B57054"/>
    <w:rsid w:val="00B57422"/>
    <w:rsid w:val="00B57F07"/>
    <w:rsid w:val="00B605D6"/>
    <w:rsid w:val="00B60AE9"/>
    <w:rsid w:val="00B60B6F"/>
    <w:rsid w:val="00B61019"/>
    <w:rsid w:val="00B612E3"/>
    <w:rsid w:val="00B6146C"/>
    <w:rsid w:val="00B61B09"/>
    <w:rsid w:val="00B61C61"/>
    <w:rsid w:val="00B61C7B"/>
    <w:rsid w:val="00B627F9"/>
    <w:rsid w:val="00B62A7D"/>
    <w:rsid w:val="00B62B06"/>
    <w:rsid w:val="00B6313D"/>
    <w:rsid w:val="00B645A8"/>
    <w:rsid w:val="00B6462A"/>
    <w:rsid w:val="00B65238"/>
    <w:rsid w:val="00B6524C"/>
    <w:rsid w:val="00B665F7"/>
    <w:rsid w:val="00B66749"/>
    <w:rsid w:val="00B67117"/>
    <w:rsid w:val="00B6737F"/>
    <w:rsid w:val="00B67829"/>
    <w:rsid w:val="00B67F01"/>
    <w:rsid w:val="00B702BB"/>
    <w:rsid w:val="00B706B3"/>
    <w:rsid w:val="00B7094F"/>
    <w:rsid w:val="00B71F15"/>
    <w:rsid w:val="00B722E6"/>
    <w:rsid w:val="00B73501"/>
    <w:rsid w:val="00B7359F"/>
    <w:rsid w:val="00B735A0"/>
    <w:rsid w:val="00B74045"/>
    <w:rsid w:val="00B74787"/>
    <w:rsid w:val="00B74B3A"/>
    <w:rsid w:val="00B7504A"/>
    <w:rsid w:val="00B755F3"/>
    <w:rsid w:val="00B75A60"/>
    <w:rsid w:val="00B76303"/>
    <w:rsid w:val="00B76589"/>
    <w:rsid w:val="00B773F6"/>
    <w:rsid w:val="00B77855"/>
    <w:rsid w:val="00B77AEC"/>
    <w:rsid w:val="00B77B46"/>
    <w:rsid w:val="00B77CD6"/>
    <w:rsid w:val="00B803FE"/>
    <w:rsid w:val="00B804E6"/>
    <w:rsid w:val="00B8075B"/>
    <w:rsid w:val="00B80E88"/>
    <w:rsid w:val="00B80EF9"/>
    <w:rsid w:val="00B81450"/>
    <w:rsid w:val="00B81C6C"/>
    <w:rsid w:val="00B82154"/>
    <w:rsid w:val="00B8225E"/>
    <w:rsid w:val="00B82616"/>
    <w:rsid w:val="00B82672"/>
    <w:rsid w:val="00B82703"/>
    <w:rsid w:val="00B8276B"/>
    <w:rsid w:val="00B834A0"/>
    <w:rsid w:val="00B83825"/>
    <w:rsid w:val="00B83DDC"/>
    <w:rsid w:val="00B8478A"/>
    <w:rsid w:val="00B84B0C"/>
    <w:rsid w:val="00B84D21"/>
    <w:rsid w:val="00B85840"/>
    <w:rsid w:val="00B85FEE"/>
    <w:rsid w:val="00B862B5"/>
    <w:rsid w:val="00B86785"/>
    <w:rsid w:val="00B87506"/>
    <w:rsid w:val="00B8757E"/>
    <w:rsid w:val="00B87AC0"/>
    <w:rsid w:val="00B87FD8"/>
    <w:rsid w:val="00B90657"/>
    <w:rsid w:val="00B90906"/>
    <w:rsid w:val="00B909BA"/>
    <w:rsid w:val="00B90B2F"/>
    <w:rsid w:val="00B90ED8"/>
    <w:rsid w:val="00B91366"/>
    <w:rsid w:val="00B91658"/>
    <w:rsid w:val="00B917D6"/>
    <w:rsid w:val="00B91989"/>
    <w:rsid w:val="00B91A61"/>
    <w:rsid w:val="00B91C70"/>
    <w:rsid w:val="00B91F5D"/>
    <w:rsid w:val="00B9283B"/>
    <w:rsid w:val="00B92869"/>
    <w:rsid w:val="00B92A4D"/>
    <w:rsid w:val="00B92B61"/>
    <w:rsid w:val="00B92BF5"/>
    <w:rsid w:val="00B930A0"/>
    <w:rsid w:val="00B93AD6"/>
    <w:rsid w:val="00B93C19"/>
    <w:rsid w:val="00B93EA7"/>
    <w:rsid w:val="00B940BC"/>
    <w:rsid w:val="00B9441E"/>
    <w:rsid w:val="00B94D8D"/>
    <w:rsid w:val="00B95056"/>
    <w:rsid w:val="00B9529C"/>
    <w:rsid w:val="00B952CB"/>
    <w:rsid w:val="00B95462"/>
    <w:rsid w:val="00B95602"/>
    <w:rsid w:val="00B95B04"/>
    <w:rsid w:val="00B95EAD"/>
    <w:rsid w:val="00B96270"/>
    <w:rsid w:val="00B968F7"/>
    <w:rsid w:val="00B96D94"/>
    <w:rsid w:val="00B97681"/>
    <w:rsid w:val="00B97FB2"/>
    <w:rsid w:val="00BA0180"/>
    <w:rsid w:val="00BA0D4E"/>
    <w:rsid w:val="00BA11C4"/>
    <w:rsid w:val="00BA17A9"/>
    <w:rsid w:val="00BA1ABB"/>
    <w:rsid w:val="00BA277E"/>
    <w:rsid w:val="00BA2A9F"/>
    <w:rsid w:val="00BA308F"/>
    <w:rsid w:val="00BA3164"/>
    <w:rsid w:val="00BA32BB"/>
    <w:rsid w:val="00BA3985"/>
    <w:rsid w:val="00BA3C42"/>
    <w:rsid w:val="00BA42AE"/>
    <w:rsid w:val="00BA4920"/>
    <w:rsid w:val="00BA4A38"/>
    <w:rsid w:val="00BA548F"/>
    <w:rsid w:val="00BA59A4"/>
    <w:rsid w:val="00BA632E"/>
    <w:rsid w:val="00BA67E4"/>
    <w:rsid w:val="00BA75FE"/>
    <w:rsid w:val="00BA7685"/>
    <w:rsid w:val="00BA7B20"/>
    <w:rsid w:val="00BB0294"/>
    <w:rsid w:val="00BB0581"/>
    <w:rsid w:val="00BB0585"/>
    <w:rsid w:val="00BB0681"/>
    <w:rsid w:val="00BB1011"/>
    <w:rsid w:val="00BB1F84"/>
    <w:rsid w:val="00BB270C"/>
    <w:rsid w:val="00BB2A83"/>
    <w:rsid w:val="00BB2FCE"/>
    <w:rsid w:val="00BB3A9A"/>
    <w:rsid w:val="00BB3BA0"/>
    <w:rsid w:val="00BB3F77"/>
    <w:rsid w:val="00BB43FF"/>
    <w:rsid w:val="00BB47DE"/>
    <w:rsid w:val="00BB4E76"/>
    <w:rsid w:val="00BB4F92"/>
    <w:rsid w:val="00BB52E8"/>
    <w:rsid w:val="00BB5311"/>
    <w:rsid w:val="00BB54E3"/>
    <w:rsid w:val="00BB5535"/>
    <w:rsid w:val="00BB597D"/>
    <w:rsid w:val="00BB5C40"/>
    <w:rsid w:val="00BB5E71"/>
    <w:rsid w:val="00BB636A"/>
    <w:rsid w:val="00BB6408"/>
    <w:rsid w:val="00BB663A"/>
    <w:rsid w:val="00BB681D"/>
    <w:rsid w:val="00BB7CBE"/>
    <w:rsid w:val="00BC06F0"/>
    <w:rsid w:val="00BC0999"/>
    <w:rsid w:val="00BC0BA3"/>
    <w:rsid w:val="00BC0D6B"/>
    <w:rsid w:val="00BC1589"/>
    <w:rsid w:val="00BC182F"/>
    <w:rsid w:val="00BC20B3"/>
    <w:rsid w:val="00BC20C8"/>
    <w:rsid w:val="00BC2174"/>
    <w:rsid w:val="00BC2617"/>
    <w:rsid w:val="00BC2718"/>
    <w:rsid w:val="00BC27FC"/>
    <w:rsid w:val="00BC2AAF"/>
    <w:rsid w:val="00BC3598"/>
    <w:rsid w:val="00BC457A"/>
    <w:rsid w:val="00BC5225"/>
    <w:rsid w:val="00BC5435"/>
    <w:rsid w:val="00BC5B2B"/>
    <w:rsid w:val="00BC62B0"/>
    <w:rsid w:val="00BC6EE5"/>
    <w:rsid w:val="00BC767C"/>
    <w:rsid w:val="00BC77D8"/>
    <w:rsid w:val="00BC7814"/>
    <w:rsid w:val="00BC7A6C"/>
    <w:rsid w:val="00BC7E20"/>
    <w:rsid w:val="00BD0659"/>
    <w:rsid w:val="00BD0B99"/>
    <w:rsid w:val="00BD0BE3"/>
    <w:rsid w:val="00BD1110"/>
    <w:rsid w:val="00BD170C"/>
    <w:rsid w:val="00BD1873"/>
    <w:rsid w:val="00BD1BC6"/>
    <w:rsid w:val="00BD1BE7"/>
    <w:rsid w:val="00BD1CA5"/>
    <w:rsid w:val="00BD206A"/>
    <w:rsid w:val="00BD213F"/>
    <w:rsid w:val="00BD24F8"/>
    <w:rsid w:val="00BD2D85"/>
    <w:rsid w:val="00BD3B16"/>
    <w:rsid w:val="00BD3E9C"/>
    <w:rsid w:val="00BD4118"/>
    <w:rsid w:val="00BD46E3"/>
    <w:rsid w:val="00BD491F"/>
    <w:rsid w:val="00BD6154"/>
    <w:rsid w:val="00BD651B"/>
    <w:rsid w:val="00BD6C68"/>
    <w:rsid w:val="00BD71B8"/>
    <w:rsid w:val="00BD767B"/>
    <w:rsid w:val="00BD7EDB"/>
    <w:rsid w:val="00BD7F86"/>
    <w:rsid w:val="00BE022B"/>
    <w:rsid w:val="00BE04BA"/>
    <w:rsid w:val="00BE090D"/>
    <w:rsid w:val="00BE094A"/>
    <w:rsid w:val="00BE0CF2"/>
    <w:rsid w:val="00BE0EE8"/>
    <w:rsid w:val="00BE0FA4"/>
    <w:rsid w:val="00BE11E6"/>
    <w:rsid w:val="00BE16ED"/>
    <w:rsid w:val="00BE1BE5"/>
    <w:rsid w:val="00BE1C20"/>
    <w:rsid w:val="00BE1C99"/>
    <w:rsid w:val="00BE1F00"/>
    <w:rsid w:val="00BE24E4"/>
    <w:rsid w:val="00BE2939"/>
    <w:rsid w:val="00BE2C20"/>
    <w:rsid w:val="00BE34C8"/>
    <w:rsid w:val="00BE37F9"/>
    <w:rsid w:val="00BE3C23"/>
    <w:rsid w:val="00BE3C25"/>
    <w:rsid w:val="00BE3D1B"/>
    <w:rsid w:val="00BE3D62"/>
    <w:rsid w:val="00BE3E4D"/>
    <w:rsid w:val="00BE3F4B"/>
    <w:rsid w:val="00BE414C"/>
    <w:rsid w:val="00BE439A"/>
    <w:rsid w:val="00BE4407"/>
    <w:rsid w:val="00BE4C15"/>
    <w:rsid w:val="00BE4F6D"/>
    <w:rsid w:val="00BE5146"/>
    <w:rsid w:val="00BE51DC"/>
    <w:rsid w:val="00BE57BA"/>
    <w:rsid w:val="00BE584B"/>
    <w:rsid w:val="00BE5D10"/>
    <w:rsid w:val="00BE5DCB"/>
    <w:rsid w:val="00BE5F3A"/>
    <w:rsid w:val="00BE658E"/>
    <w:rsid w:val="00BE716B"/>
    <w:rsid w:val="00BE7CCC"/>
    <w:rsid w:val="00BE7CDD"/>
    <w:rsid w:val="00BF013E"/>
    <w:rsid w:val="00BF0324"/>
    <w:rsid w:val="00BF0995"/>
    <w:rsid w:val="00BF1223"/>
    <w:rsid w:val="00BF126E"/>
    <w:rsid w:val="00BF13CC"/>
    <w:rsid w:val="00BF1472"/>
    <w:rsid w:val="00BF176D"/>
    <w:rsid w:val="00BF1835"/>
    <w:rsid w:val="00BF1953"/>
    <w:rsid w:val="00BF1DFA"/>
    <w:rsid w:val="00BF20E4"/>
    <w:rsid w:val="00BF2209"/>
    <w:rsid w:val="00BF272B"/>
    <w:rsid w:val="00BF29C3"/>
    <w:rsid w:val="00BF2D5D"/>
    <w:rsid w:val="00BF3042"/>
    <w:rsid w:val="00BF3410"/>
    <w:rsid w:val="00BF3A34"/>
    <w:rsid w:val="00BF3AEA"/>
    <w:rsid w:val="00BF3E13"/>
    <w:rsid w:val="00BF40F6"/>
    <w:rsid w:val="00BF4190"/>
    <w:rsid w:val="00BF421C"/>
    <w:rsid w:val="00BF4A20"/>
    <w:rsid w:val="00BF4ACD"/>
    <w:rsid w:val="00BF4EBB"/>
    <w:rsid w:val="00BF5407"/>
    <w:rsid w:val="00BF5852"/>
    <w:rsid w:val="00BF5912"/>
    <w:rsid w:val="00BF5EEA"/>
    <w:rsid w:val="00BF5FE0"/>
    <w:rsid w:val="00BF601E"/>
    <w:rsid w:val="00BF6BD8"/>
    <w:rsid w:val="00BF7357"/>
    <w:rsid w:val="00BF7719"/>
    <w:rsid w:val="00BF7A27"/>
    <w:rsid w:val="00BF7FDD"/>
    <w:rsid w:val="00C0016F"/>
    <w:rsid w:val="00C0039C"/>
    <w:rsid w:val="00C00477"/>
    <w:rsid w:val="00C01DE5"/>
    <w:rsid w:val="00C01E87"/>
    <w:rsid w:val="00C021CA"/>
    <w:rsid w:val="00C021D1"/>
    <w:rsid w:val="00C027F8"/>
    <w:rsid w:val="00C0286C"/>
    <w:rsid w:val="00C02AD2"/>
    <w:rsid w:val="00C034D8"/>
    <w:rsid w:val="00C03737"/>
    <w:rsid w:val="00C03E33"/>
    <w:rsid w:val="00C04234"/>
    <w:rsid w:val="00C0425C"/>
    <w:rsid w:val="00C055FA"/>
    <w:rsid w:val="00C05671"/>
    <w:rsid w:val="00C05690"/>
    <w:rsid w:val="00C05F28"/>
    <w:rsid w:val="00C06E02"/>
    <w:rsid w:val="00C0764B"/>
    <w:rsid w:val="00C0790F"/>
    <w:rsid w:val="00C0796D"/>
    <w:rsid w:val="00C07F14"/>
    <w:rsid w:val="00C07F3D"/>
    <w:rsid w:val="00C107E0"/>
    <w:rsid w:val="00C10CF6"/>
    <w:rsid w:val="00C12211"/>
    <w:rsid w:val="00C124E7"/>
    <w:rsid w:val="00C1260D"/>
    <w:rsid w:val="00C126F5"/>
    <w:rsid w:val="00C127ED"/>
    <w:rsid w:val="00C12EF8"/>
    <w:rsid w:val="00C130BF"/>
    <w:rsid w:val="00C1310E"/>
    <w:rsid w:val="00C13313"/>
    <w:rsid w:val="00C13604"/>
    <w:rsid w:val="00C1375C"/>
    <w:rsid w:val="00C13763"/>
    <w:rsid w:val="00C13AC5"/>
    <w:rsid w:val="00C13B0F"/>
    <w:rsid w:val="00C1401A"/>
    <w:rsid w:val="00C143C2"/>
    <w:rsid w:val="00C1489A"/>
    <w:rsid w:val="00C14CCA"/>
    <w:rsid w:val="00C14CE0"/>
    <w:rsid w:val="00C14F40"/>
    <w:rsid w:val="00C15A28"/>
    <w:rsid w:val="00C1623F"/>
    <w:rsid w:val="00C168D7"/>
    <w:rsid w:val="00C16F89"/>
    <w:rsid w:val="00C172CD"/>
    <w:rsid w:val="00C17759"/>
    <w:rsid w:val="00C17B80"/>
    <w:rsid w:val="00C20C46"/>
    <w:rsid w:val="00C21073"/>
    <w:rsid w:val="00C213AA"/>
    <w:rsid w:val="00C21523"/>
    <w:rsid w:val="00C21575"/>
    <w:rsid w:val="00C21A1C"/>
    <w:rsid w:val="00C21DD9"/>
    <w:rsid w:val="00C22384"/>
    <w:rsid w:val="00C22E5A"/>
    <w:rsid w:val="00C22F15"/>
    <w:rsid w:val="00C23402"/>
    <w:rsid w:val="00C23B91"/>
    <w:rsid w:val="00C23BAC"/>
    <w:rsid w:val="00C23EA4"/>
    <w:rsid w:val="00C23F85"/>
    <w:rsid w:val="00C24626"/>
    <w:rsid w:val="00C2487C"/>
    <w:rsid w:val="00C254EA"/>
    <w:rsid w:val="00C25717"/>
    <w:rsid w:val="00C25BB3"/>
    <w:rsid w:val="00C25CD9"/>
    <w:rsid w:val="00C25D29"/>
    <w:rsid w:val="00C25D70"/>
    <w:rsid w:val="00C25EC6"/>
    <w:rsid w:val="00C2618F"/>
    <w:rsid w:val="00C2626C"/>
    <w:rsid w:val="00C266EF"/>
    <w:rsid w:val="00C26A93"/>
    <w:rsid w:val="00C26FC1"/>
    <w:rsid w:val="00C27C93"/>
    <w:rsid w:val="00C27E97"/>
    <w:rsid w:val="00C30624"/>
    <w:rsid w:val="00C306EB"/>
    <w:rsid w:val="00C30717"/>
    <w:rsid w:val="00C30A73"/>
    <w:rsid w:val="00C30A93"/>
    <w:rsid w:val="00C30AB9"/>
    <w:rsid w:val="00C30BA9"/>
    <w:rsid w:val="00C31C3E"/>
    <w:rsid w:val="00C32A44"/>
    <w:rsid w:val="00C343EF"/>
    <w:rsid w:val="00C34A4B"/>
    <w:rsid w:val="00C34FB8"/>
    <w:rsid w:val="00C3555B"/>
    <w:rsid w:val="00C35A0C"/>
    <w:rsid w:val="00C35C15"/>
    <w:rsid w:val="00C35FC7"/>
    <w:rsid w:val="00C363BD"/>
    <w:rsid w:val="00C36810"/>
    <w:rsid w:val="00C36837"/>
    <w:rsid w:val="00C369E8"/>
    <w:rsid w:val="00C3770D"/>
    <w:rsid w:val="00C378B6"/>
    <w:rsid w:val="00C37C5D"/>
    <w:rsid w:val="00C37E2A"/>
    <w:rsid w:val="00C37E85"/>
    <w:rsid w:val="00C4011F"/>
    <w:rsid w:val="00C40F9A"/>
    <w:rsid w:val="00C41026"/>
    <w:rsid w:val="00C412A0"/>
    <w:rsid w:val="00C4150B"/>
    <w:rsid w:val="00C41DC8"/>
    <w:rsid w:val="00C43339"/>
    <w:rsid w:val="00C4457F"/>
    <w:rsid w:val="00C44BE5"/>
    <w:rsid w:val="00C44C6A"/>
    <w:rsid w:val="00C4558C"/>
    <w:rsid w:val="00C45BC5"/>
    <w:rsid w:val="00C45EB6"/>
    <w:rsid w:val="00C4614A"/>
    <w:rsid w:val="00C46409"/>
    <w:rsid w:val="00C465AC"/>
    <w:rsid w:val="00C469B3"/>
    <w:rsid w:val="00C46E5F"/>
    <w:rsid w:val="00C46F8C"/>
    <w:rsid w:val="00C4771C"/>
    <w:rsid w:val="00C47B78"/>
    <w:rsid w:val="00C47D3F"/>
    <w:rsid w:val="00C47DAF"/>
    <w:rsid w:val="00C50156"/>
    <w:rsid w:val="00C5051A"/>
    <w:rsid w:val="00C505E6"/>
    <w:rsid w:val="00C507AA"/>
    <w:rsid w:val="00C51619"/>
    <w:rsid w:val="00C51AD9"/>
    <w:rsid w:val="00C51BBD"/>
    <w:rsid w:val="00C52041"/>
    <w:rsid w:val="00C520E7"/>
    <w:rsid w:val="00C52DB2"/>
    <w:rsid w:val="00C52F2D"/>
    <w:rsid w:val="00C53453"/>
    <w:rsid w:val="00C536D0"/>
    <w:rsid w:val="00C53E26"/>
    <w:rsid w:val="00C5478F"/>
    <w:rsid w:val="00C550AE"/>
    <w:rsid w:val="00C55B69"/>
    <w:rsid w:val="00C55C1F"/>
    <w:rsid w:val="00C55C4A"/>
    <w:rsid w:val="00C5608D"/>
    <w:rsid w:val="00C567E4"/>
    <w:rsid w:val="00C5689A"/>
    <w:rsid w:val="00C56E01"/>
    <w:rsid w:val="00C56F7A"/>
    <w:rsid w:val="00C5725C"/>
    <w:rsid w:val="00C579FE"/>
    <w:rsid w:val="00C57B49"/>
    <w:rsid w:val="00C606AB"/>
    <w:rsid w:val="00C606F5"/>
    <w:rsid w:val="00C60825"/>
    <w:rsid w:val="00C60A4B"/>
    <w:rsid w:val="00C6125B"/>
    <w:rsid w:val="00C6133A"/>
    <w:rsid w:val="00C613F1"/>
    <w:rsid w:val="00C61CAF"/>
    <w:rsid w:val="00C620FA"/>
    <w:rsid w:val="00C62720"/>
    <w:rsid w:val="00C62C61"/>
    <w:rsid w:val="00C62CB6"/>
    <w:rsid w:val="00C632BD"/>
    <w:rsid w:val="00C632DB"/>
    <w:rsid w:val="00C63553"/>
    <w:rsid w:val="00C63670"/>
    <w:rsid w:val="00C63743"/>
    <w:rsid w:val="00C637AD"/>
    <w:rsid w:val="00C63A2B"/>
    <w:rsid w:val="00C63A62"/>
    <w:rsid w:val="00C63BEA"/>
    <w:rsid w:val="00C63D34"/>
    <w:rsid w:val="00C63D62"/>
    <w:rsid w:val="00C63E7F"/>
    <w:rsid w:val="00C643F6"/>
    <w:rsid w:val="00C644EB"/>
    <w:rsid w:val="00C64A3A"/>
    <w:rsid w:val="00C65114"/>
    <w:rsid w:val="00C65F9D"/>
    <w:rsid w:val="00C66479"/>
    <w:rsid w:val="00C6677E"/>
    <w:rsid w:val="00C67888"/>
    <w:rsid w:val="00C678A6"/>
    <w:rsid w:val="00C703FB"/>
    <w:rsid w:val="00C70CF2"/>
    <w:rsid w:val="00C70D2C"/>
    <w:rsid w:val="00C71130"/>
    <w:rsid w:val="00C71555"/>
    <w:rsid w:val="00C715F6"/>
    <w:rsid w:val="00C71844"/>
    <w:rsid w:val="00C72A5E"/>
    <w:rsid w:val="00C72B3A"/>
    <w:rsid w:val="00C72C0A"/>
    <w:rsid w:val="00C72EB8"/>
    <w:rsid w:val="00C72F43"/>
    <w:rsid w:val="00C73933"/>
    <w:rsid w:val="00C73C3B"/>
    <w:rsid w:val="00C73D9F"/>
    <w:rsid w:val="00C74878"/>
    <w:rsid w:val="00C74963"/>
    <w:rsid w:val="00C74D1F"/>
    <w:rsid w:val="00C754EC"/>
    <w:rsid w:val="00C7561C"/>
    <w:rsid w:val="00C75AB5"/>
    <w:rsid w:val="00C75DA4"/>
    <w:rsid w:val="00C76026"/>
    <w:rsid w:val="00C76234"/>
    <w:rsid w:val="00C764D5"/>
    <w:rsid w:val="00C768E7"/>
    <w:rsid w:val="00C76A20"/>
    <w:rsid w:val="00C77368"/>
    <w:rsid w:val="00C775F2"/>
    <w:rsid w:val="00C77971"/>
    <w:rsid w:val="00C77C5A"/>
    <w:rsid w:val="00C80412"/>
    <w:rsid w:val="00C80F2B"/>
    <w:rsid w:val="00C80F69"/>
    <w:rsid w:val="00C81174"/>
    <w:rsid w:val="00C81263"/>
    <w:rsid w:val="00C81474"/>
    <w:rsid w:val="00C816A6"/>
    <w:rsid w:val="00C81878"/>
    <w:rsid w:val="00C81A00"/>
    <w:rsid w:val="00C81BF9"/>
    <w:rsid w:val="00C81D03"/>
    <w:rsid w:val="00C81E3B"/>
    <w:rsid w:val="00C82340"/>
    <w:rsid w:val="00C82352"/>
    <w:rsid w:val="00C82B97"/>
    <w:rsid w:val="00C83A70"/>
    <w:rsid w:val="00C841A1"/>
    <w:rsid w:val="00C84251"/>
    <w:rsid w:val="00C848EF"/>
    <w:rsid w:val="00C84AB3"/>
    <w:rsid w:val="00C8517D"/>
    <w:rsid w:val="00C85244"/>
    <w:rsid w:val="00C85A84"/>
    <w:rsid w:val="00C85ABC"/>
    <w:rsid w:val="00C85F02"/>
    <w:rsid w:val="00C85F5B"/>
    <w:rsid w:val="00C86080"/>
    <w:rsid w:val="00C86985"/>
    <w:rsid w:val="00C86B3F"/>
    <w:rsid w:val="00C87177"/>
    <w:rsid w:val="00C87217"/>
    <w:rsid w:val="00C87947"/>
    <w:rsid w:val="00C87E10"/>
    <w:rsid w:val="00C902A9"/>
    <w:rsid w:val="00C90503"/>
    <w:rsid w:val="00C9150C"/>
    <w:rsid w:val="00C928D5"/>
    <w:rsid w:val="00C92F00"/>
    <w:rsid w:val="00C93067"/>
    <w:rsid w:val="00C9388D"/>
    <w:rsid w:val="00C93E7C"/>
    <w:rsid w:val="00C943B0"/>
    <w:rsid w:val="00C9443D"/>
    <w:rsid w:val="00C94563"/>
    <w:rsid w:val="00C94B12"/>
    <w:rsid w:val="00C95056"/>
    <w:rsid w:val="00C95060"/>
    <w:rsid w:val="00C950C4"/>
    <w:rsid w:val="00C95D32"/>
    <w:rsid w:val="00C95FA7"/>
    <w:rsid w:val="00C9634F"/>
    <w:rsid w:val="00C965D6"/>
    <w:rsid w:val="00C96D9F"/>
    <w:rsid w:val="00C96F77"/>
    <w:rsid w:val="00C97D5D"/>
    <w:rsid w:val="00CA03F8"/>
    <w:rsid w:val="00CA04E7"/>
    <w:rsid w:val="00CA20F5"/>
    <w:rsid w:val="00CA22BB"/>
    <w:rsid w:val="00CA2CCD"/>
    <w:rsid w:val="00CA41F8"/>
    <w:rsid w:val="00CA4750"/>
    <w:rsid w:val="00CA4915"/>
    <w:rsid w:val="00CA4E98"/>
    <w:rsid w:val="00CA4EC1"/>
    <w:rsid w:val="00CA5175"/>
    <w:rsid w:val="00CA525C"/>
    <w:rsid w:val="00CA55FE"/>
    <w:rsid w:val="00CA5764"/>
    <w:rsid w:val="00CA598A"/>
    <w:rsid w:val="00CA5CCC"/>
    <w:rsid w:val="00CA5D83"/>
    <w:rsid w:val="00CA7BD2"/>
    <w:rsid w:val="00CB0155"/>
    <w:rsid w:val="00CB0312"/>
    <w:rsid w:val="00CB0449"/>
    <w:rsid w:val="00CB0482"/>
    <w:rsid w:val="00CB0732"/>
    <w:rsid w:val="00CB0C9E"/>
    <w:rsid w:val="00CB1788"/>
    <w:rsid w:val="00CB1FC2"/>
    <w:rsid w:val="00CB24F3"/>
    <w:rsid w:val="00CB25C3"/>
    <w:rsid w:val="00CB2F78"/>
    <w:rsid w:val="00CB3FB0"/>
    <w:rsid w:val="00CB41EF"/>
    <w:rsid w:val="00CB425A"/>
    <w:rsid w:val="00CB42C3"/>
    <w:rsid w:val="00CB44FF"/>
    <w:rsid w:val="00CB47FE"/>
    <w:rsid w:val="00CB4CBD"/>
    <w:rsid w:val="00CB4F95"/>
    <w:rsid w:val="00CB59C8"/>
    <w:rsid w:val="00CB5B02"/>
    <w:rsid w:val="00CB6568"/>
    <w:rsid w:val="00CB6BED"/>
    <w:rsid w:val="00CB6FB9"/>
    <w:rsid w:val="00CC0216"/>
    <w:rsid w:val="00CC02A0"/>
    <w:rsid w:val="00CC06FD"/>
    <w:rsid w:val="00CC0A37"/>
    <w:rsid w:val="00CC0BA9"/>
    <w:rsid w:val="00CC1013"/>
    <w:rsid w:val="00CC1434"/>
    <w:rsid w:val="00CC169B"/>
    <w:rsid w:val="00CC19C4"/>
    <w:rsid w:val="00CC2087"/>
    <w:rsid w:val="00CC2CE2"/>
    <w:rsid w:val="00CC31A9"/>
    <w:rsid w:val="00CC34EF"/>
    <w:rsid w:val="00CC3865"/>
    <w:rsid w:val="00CC3ACE"/>
    <w:rsid w:val="00CC3C40"/>
    <w:rsid w:val="00CC4358"/>
    <w:rsid w:val="00CC443C"/>
    <w:rsid w:val="00CC4483"/>
    <w:rsid w:val="00CC4545"/>
    <w:rsid w:val="00CC4B8A"/>
    <w:rsid w:val="00CC4FF2"/>
    <w:rsid w:val="00CC519E"/>
    <w:rsid w:val="00CC54D5"/>
    <w:rsid w:val="00CC5F2E"/>
    <w:rsid w:val="00CC6228"/>
    <w:rsid w:val="00CC6473"/>
    <w:rsid w:val="00CC6C37"/>
    <w:rsid w:val="00CC6F3F"/>
    <w:rsid w:val="00CC6FCF"/>
    <w:rsid w:val="00CC71A9"/>
    <w:rsid w:val="00CC791C"/>
    <w:rsid w:val="00CC797F"/>
    <w:rsid w:val="00CC7CAD"/>
    <w:rsid w:val="00CD081E"/>
    <w:rsid w:val="00CD095E"/>
    <w:rsid w:val="00CD0CCD"/>
    <w:rsid w:val="00CD0F14"/>
    <w:rsid w:val="00CD16AB"/>
    <w:rsid w:val="00CD2327"/>
    <w:rsid w:val="00CD2826"/>
    <w:rsid w:val="00CD2CD3"/>
    <w:rsid w:val="00CD2DE9"/>
    <w:rsid w:val="00CD2EC1"/>
    <w:rsid w:val="00CD2F52"/>
    <w:rsid w:val="00CD3939"/>
    <w:rsid w:val="00CD3A3A"/>
    <w:rsid w:val="00CD438F"/>
    <w:rsid w:val="00CD4438"/>
    <w:rsid w:val="00CD4D6B"/>
    <w:rsid w:val="00CD5224"/>
    <w:rsid w:val="00CD5227"/>
    <w:rsid w:val="00CD52CF"/>
    <w:rsid w:val="00CD5536"/>
    <w:rsid w:val="00CD5649"/>
    <w:rsid w:val="00CD5BCB"/>
    <w:rsid w:val="00CD647C"/>
    <w:rsid w:val="00CD649F"/>
    <w:rsid w:val="00CD6D36"/>
    <w:rsid w:val="00CD6D38"/>
    <w:rsid w:val="00CE0940"/>
    <w:rsid w:val="00CE0B02"/>
    <w:rsid w:val="00CE0CB7"/>
    <w:rsid w:val="00CE0E59"/>
    <w:rsid w:val="00CE1253"/>
    <w:rsid w:val="00CE12D3"/>
    <w:rsid w:val="00CE1932"/>
    <w:rsid w:val="00CE1C76"/>
    <w:rsid w:val="00CE2189"/>
    <w:rsid w:val="00CE25ED"/>
    <w:rsid w:val="00CE2F46"/>
    <w:rsid w:val="00CE3B24"/>
    <w:rsid w:val="00CE3BF5"/>
    <w:rsid w:val="00CE3EB4"/>
    <w:rsid w:val="00CE4515"/>
    <w:rsid w:val="00CE4807"/>
    <w:rsid w:val="00CE48E1"/>
    <w:rsid w:val="00CE4AC4"/>
    <w:rsid w:val="00CE4C1D"/>
    <w:rsid w:val="00CE5022"/>
    <w:rsid w:val="00CE5D99"/>
    <w:rsid w:val="00CE600E"/>
    <w:rsid w:val="00CE6432"/>
    <w:rsid w:val="00CE66C8"/>
    <w:rsid w:val="00CE6BB1"/>
    <w:rsid w:val="00CE6CE8"/>
    <w:rsid w:val="00CE6ED9"/>
    <w:rsid w:val="00CE75D1"/>
    <w:rsid w:val="00CE75FF"/>
    <w:rsid w:val="00CE7A45"/>
    <w:rsid w:val="00CF0014"/>
    <w:rsid w:val="00CF0225"/>
    <w:rsid w:val="00CF0684"/>
    <w:rsid w:val="00CF0AE0"/>
    <w:rsid w:val="00CF0DFC"/>
    <w:rsid w:val="00CF1204"/>
    <w:rsid w:val="00CF1460"/>
    <w:rsid w:val="00CF195F"/>
    <w:rsid w:val="00CF1AFB"/>
    <w:rsid w:val="00CF1B74"/>
    <w:rsid w:val="00CF1B8B"/>
    <w:rsid w:val="00CF2399"/>
    <w:rsid w:val="00CF2DE8"/>
    <w:rsid w:val="00CF310F"/>
    <w:rsid w:val="00CF31C7"/>
    <w:rsid w:val="00CF3A88"/>
    <w:rsid w:val="00CF3C24"/>
    <w:rsid w:val="00CF3D95"/>
    <w:rsid w:val="00CF4020"/>
    <w:rsid w:val="00CF4022"/>
    <w:rsid w:val="00CF4A39"/>
    <w:rsid w:val="00CF5379"/>
    <w:rsid w:val="00CF53A8"/>
    <w:rsid w:val="00CF5837"/>
    <w:rsid w:val="00CF5B09"/>
    <w:rsid w:val="00CF60A8"/>
    <w:rsid w:val="00CF6563"/>
    <w:rsid w:val="00CF6FB2"/>
    <w:rsid w:val="00CF72AD"/>
    <w:rsid w:val="00CF7AC4"/>
    <w:rsid w:val="00CF7FB0"/>
    <w:rsid w:val="00D01672"/>
    <w:rsid w:val="00D02499"/>
    <w:rsid w:val="00D027E8"/>
    <w:rsid w:val="00D02947"/>
    <w:rsid w:val="00D0297A"/>
    <w:rsid w:val="00D02ABB"/>
    <w:rsid w:val="00D02ACC"/>
    <w:rsid w:val="00D02B8D"/>
    <w:rsid w:val="00D02DF6"/>
    <w:rsid w:val="00D02F4E"/>
    <w:rsid w:val="00D03837"/>
    <w:rsid w:val="00D03E17"/>
    <w:rsid w:val="00D04697"/>
    <w:rsid w:val="00D04B5E"/>
    <w:rsid w:val="00D04C30"/>
    <w:rsid w:val="00D04E7D"/>
    <w:rsid w:val="00D05042"/>
    <w:rsid w:val="00D0518E"/>
    <w:rsid w:val="00D0522D"/>
    <w:rsid w:val="00D054A5"/>
    <w:rsid w:val="00D05B0C"/>
    <w:rsid w:val="00D060C3"/>
    <w:rsid w:val="00D06D79"/>
    <w:rsid w:val="00D06E51"/>
    <w:rsid w:val="00D07C7A"/>
    <w:rsid w:val="00D07CA4"/>
    <w:rsid w:val="00D10776"/>
    <w:rsid w:val="00D112F8"/>
    <w:rsid w:val="00D12277"/>
    <w:rsid w:val="00D122CA"/>
    <w:rsid w:val="00D12502"/>
    <w:rsid w:val="00D1280C"/>
    <w:rsid w:val="00D129BC"/>
    <w:rsid w:val="00D13922"/>
    <w:rsid w:val="00D142D1"/>
    <w:rsid w:val="00D148E6"/>
    <w:rsid w:val="00D15442"/>
    <w:rsid w:val="00D15BA3"/>
    <w:rsid w:val="00D15BF9"/>
    <w:rsid w:val="00D1678E"/>
    <w:rsid w:val="00D168FC"/>
    <w:rsid w:val="00D16DE3"/>
    <w:rsid w:val="00D173BB"/>
    <w:rsid w:val="00D17DF1"/>
    <w:rsid w:val="00D208A9"/>
    <w:rsid w:val="00D20980"/>
    <w:rsid w:val="00D20B27"/>
    <w:rsid w:val="00D20E24"/>
    <w:rsid w:val="00D21081"/>
    <w:rsid w:val="00D2162D"/>
    <w:rsid w:val="00D21D8F"/>
    <w:rsid w:val="00D226DA"/>
    <w:rsid w:val="00D23135"/>
    <w:rsid w:val="00D233E5"/>
    <w:rsid w:val="00D236D7"/>
    <w:rsid w:val="00D23A99"/>
    <w:rsid w:val="00D24645"/>
    <w:rsid w:val="00D246A1"/>
    <w:rsid w:val="00D247D0"/>
    <w:rsid w:val="00D24A54"/>
    <w:rsid w:val="00D24EA9"/>
    <w:rsid w:val="00D25204"/>
    <w:rsid w:val="00D259E4"/>
    <w:rsid w:val="00D25DF3"/>
    <w:rsid w:val="00D25E34"/>
    <w:rsid w:val="00D26443"/>
    <w:rsid w:val="00D264E0"/>
    <w:rsid w:val="00D26746"/>
    <w:rsid w:val="00D267CF"/>
    <w:rsid w:val="00D271E9"/>
    <w:rsid w:val="00D27950"/>
    <w:rsid w:val="00D30B61"/>
    <w:rsid w:val="00D30BC3"/>
    <w:rsid w:val="00D31154"/>
    <w:rsid w:val="00D3117B"/>
    <w:rsid w:val="00D31666"/>
    <w:rsid w:val="00D317D7"/>
    <w:rsid w:val="00D32D32"/>
    <w:rsid w:val="00D330B5"/>
    <w:rsid w:val="00D3365F"/>
    <w:rsid w:val="00D3372E"/>
    <w:rsid w:val="00D337D8"/>
    <w:rsid w:val="00D3387D"/>
    <w:rsid w:val="00D33A29"/>
    <w:rsid w:val="00D34768"/>
    <w:rsid w:val="00D347D2"/>
    <w:rsid w:val="00D35194"/>
    <w:rsid w:val="00D352F1"/>
    <w:rsid w:val="00D356C3"/>
    <w:rsid w:val="00D35A2C"/>
    <w:rsid w:val="00D35EBE"/>
    <w:rsid w:val="00D35F06"/>
    <w:rsid w:val="00D36077"/>
    <w:rsid w:val="00D362AB"/>
    <w:rsid w:val="00D362D5"/>
    <w:rsid w:val="00D362E0"/>
    <w:rsid w:val="00D364B0"/>
    <w:rsid w:val="00D36719"/>
    <w:rsid w:val="00D374BB"/>
    <w:rsid w:val="00D37BF4"/>
    <w:rsid w:val="00D37CD4"/>
    <w:rsid w:val="00D37E02"/>
    <w:rsid w:val="00D40738"/>
    <w:rsid w:val="00D41679"/>
    <w:rsid w:val="00D41799"/>
    <w:rsid w:val="00D41E5D"/>
    <w:rsid w:val="00D428EA"/>
    <w:rsid w:val="00D4292C"/>
    <w:rsid w:val="00D430B1"/>
    <w:rsid w:val="00D4339F"/>
    <w:rsid w:val="00D43F1E"/>
    <w:rsid w:val="00D441D1"/>
    <w:rsid w:val="00D44242"/>
    <w:rsid w:val="00D45172"/>
    <w:rsid w:val="00D4523C"/>
    <w:rsid w:val="00D45339"/>
    <w:rsid w:val="00D456DE"/>
    <w:rsid w:val="00D45738"/>
    <w:rsid w:val="00D45B87"/>
    <w:rsid w:val="00D45CDA"/>
    <w:rsid w:val="00D4612D"/>
    <w:rsid w:val="00D467E0"/>
    <w:rsid w:val="00D468E9"/>
    <w:rsid w:val="00D46D81"/>
    <w:rsid w:val="00D475CB"/>
    <w:rsid w:val="00D47C62"/>
    <w:rsid w:val="00D50BCD"/>
    <w:rsid w:val="00D5121F"/>
    <w:rsid w:val="00D51231"/>
    <w:rsid w:val="00D51572"/>
    <w:rsid w:val="00D51642"/>
    <w:rsid w:val="00D517FC"/>
    <w:rsid w:val="00D52029"/>
    <w:rsid w:val="00D53790"/>
    <w:rsid w:val="00D5386B"/>
    <w:rsid w:val="00D53AD7"/>
    <w:rsid w:val="00D53B90"/>
    <w:rsid w:val="00D53FA0"/>
    <w:rsid w:val="00D5423B"/>
    <w:rsid w:val="00D54324"/>
    <w:rsid w:val="00D547DC"/>
    <w:rsid w:val="00D54B4F"/>
    <w:rsid w:val="00D54C6B"/>
    <w:rsid w:val="00D54D94"/>
    <w:rsid w:val="00D55689"/>
    <w:rsid w:val="00D55E7B"/>
    <w:rsid w:val="00D56A9B"/>
    <w:rsid w:val="00D56B45"/>
    <w:rsid w:val="00D56CEA"/>
    <w:rsid w:val="00D56E63"/>
    <w:rsid w:val="00D5715C"/>
    <w:rsid w:val="00D5730B"/>
    <w:rsid w:val="00D57664"/>
    <w:rsid w:val="00D578FD"/>
    <w:rsid w:val="00D57CB4"/>
    <w:rsid w:val="00D6019F"/>
    <w:rsid w:val="00D60678"/>
    <w:rsid w:val="00D6082B"/>
    <w:rsid w:val="00D6084F"/>
    <w:rsid w:val="00D60BDF"/>
    <w:rsid w:val="00D60EB6"/>
    <w:rsid w:val="00D611E9"/>
    <w:rsid w:val="00D61985"/>
    <w:rsid w:val="00D61C4F"/>
    <w:rsid w:val="00D62323"/>
    <w:rsid w:val="00D62429"/>
    <w:rsid w:val="00D62615"/>
    <w:rsid w:val="00D6292F"/>
    <w:rsid w:val="00D62AB6"/>
    <w:rsid w:val="00D62CF5"/>
    <w:rsid w:val="00D62E52"/>
    <w:rsid w:val="00D63216"/>
    <w:rsid w:val="00D6364D"/>
    <w:rsid w:val="00D64794"/>
    <w:rsid w:val="00D648C9"/>
    <w:rsid w:val="00D6494C"/>
    <w:rsid w:val="00D64D17"/>
    <w:rsid w:val="00D653EE"/>
    <w:rsid w:val="00D6596B"/>
    <w:rsid w:val="00D66B99"/>
    <w:rsid w:val="00D6705E"/>
    <w:rsid w:val="00D674CF"/>
    <w:rsid w:val="00D67535"/>
    <w:rsid w:val="00D67EB0"/>
    <w:rsid w:val="00D70649"/>
    <w:rsid w:val="00D71430"/>
    <w:rsid w:val="00D71477"/>
    <w:rsid w:val="00D717BF"/>
    <w:rsid w:val="00D71FE8"/>
    <w:rsid w:val="00D72498"/>
    <w:rsid w:val="00D72E7D"/>
    <w:rsid w:val="00D72EE6"/>
    <w:rsid w:val="00D7389E"/>
    <w:rsid w:val="00D73963"/>
    <w:rsid w:val="00D73EB7"/>
    <w:rsid w:val="00D743BB"/>
    <w:rsid w:val="00D74B6E"/>
    <w:rsid w:val="00D75127"/>
    <w:rsid w:val="00D7523B"/>
    <w:rsid w:val="00D7526A"/>
    <w:rsid w:val="00D752D2"/>
    <w:rsid w:val="00D75F55"/>
    <w:rsid w:val="00D75F91"/>
    <w:rsid w:val="00D76163"/>
    <w:rsid w:val="00D775A4"/>
    <w:rsid w:val="00D776AE"/>
    <w:rsid w:val="00D77B5E"/>
    <w:rsid w:val="00D800B4"/>
    <w:rsid w:val="00D802AC"/>
    <w:rsid w:val="00D80418"/>
    <w:rsid w:val="00D80797"/>
    <w:rsid w:val="00D814C1"/>
    <w:rsid w:val="00D817B4"/>
    <w:rsid w:val="00D81C07"/>
    <w:rsid w:val="00D81D13"/>
    <w:rsid w:val="00D81F4A"/>
    <w:rsid w:val="00D824F0"/>
    <w:rsid w:val="00D82548"/>
    <w:rsid w:val="00D82C2B"/>
    <w:rsid w:val="00D82D68"/>
    <w:rsid w:val="00D830E1"/>
    <w:rsid w:val="00D8329D"/>
    <w:rsid w:val="00D83344"/>
    <w:rsid w:val="00D83448"/>
    <w:rsid w:val="00D8478E"/>
    <w:rsid w:val="00D84932"/>
    <w:rsid w:val="00D8509B"/>
    <w:rsid w:val="00D851EC"/>
    <w:rsid w:val="00D85971"/>
    <w:rsid w:val="00D85A29"/>
    <w:rsid w:val="00D85F6E"/>
    <w:rsid w:val="00D867A7"/>
    <w:rsid w:val="00D868E7"/>
    <w:rsid w:val="00D86B0F"/>
    <w:rsid w:val="00D875A5"/>
    <w:rsid w:val="00D90505"/>
    <w:rsid w:val="00D906C7"/>
    <w:rsid w:val="00D908A4"/>
    <w:rsid w:val="00D91110"/>
    <w:rsid w:val="00D91732"/>
    <w:rsid w:val="00D91CC0"/>
    <w:rsid w:val="00D923DE"/>
    <w:rsid w:val="00D935C6"/>
    <w:rsid w:val="00D93B12"/>
    <w:rsid w:val="00D93D31"/>
    <w:rsid w:val="00D94024"/>
    <w:rsid w:val="00D94137"/>
    <w:rsid w:val="00D94768"/>
    <w:rsid w:val="00D9502C"/>
    <w:rsid w:val="00D95632"/>
    <w:rsid w:val="00D95D46"/>
    <w:rsid w:val="00D97161"/>
    <w:rsid w:val="00D9730A"/>
    <w:rsid w:val="00D97B77"/>
    <w:rsid w:val="00D97EBD"/>
    <w:rsid w:val="00DA041B"/>
    <w:rsid w:val="00DA05DA"/>
    <w:rsid w:val="00DA0E93"/>
    <w:rsid w:val="00DA136A"/>
    <w:rsid w:val="00DA15AB"/>
    <w:rsid w:val="00DA16E5"/>
    <w:rsid w:val="00DA184E"/>
    <w:rsid w:val="00DA1A48"/>
    <w:rsid w:val="00DA1DE2"/>
    <w:rsid w:val="00DA1E07"/>
    <w:rsid w:val="00DA1FC3"/>
    <w:rsid w:val="00DA216A"/>
    <w:rsid w:val="00DA2221"/>
    <w:rsid w:val="00DA232B"/>
    <w:rsid w:val="00DA2548"/>
    <w:rsid w:val="00DA3116"/>
    <w:rsid w:val="00DA3912"/>
    <w:rsid w:val="00DA3EDD"/>
    <w:rsid w:val="00DA4912"/>
    <w:rsid w:val="00DA497B"/>
    <w:rsid w:val="00DA4FA0"/>
    <w:rsid w:val="00DA558D"/>
    <w:rsid w:val="00DA5B0A"/>
    <w:rsid w:val="00DA5BA7"/>
    <w:rsid w:val="00DA602D"/>
    <w:rsid w:val="00DA645B"/>
    <w:rsid w:val="00DA6D9D"/>
    <w:rsid w:val="00DA6FBF"/>
    <w:rsid w:val="00DA7380"/>
    <w:rsid w:val="00DA747A"/>
    <w:rsid w:val="00DA753B"/>
    <w:rsid w:val="00DA79AE"/>
    <w:rsid w:val="00DA7D9A"/>
    <w:rsid w:val="00DB0214"/>
    <w:rsid w:val="00DB0458"/>
    <w:rsid w:val="00DB069B"/>
    <w:rsid w:val="00DB0765"/>
    <w:rsid w:val="00DB0933"/>
    <w:rsid w:val="00DB0988"/>
    <w:rsid w:val="00DB0BFD"/>
    <w:rsid w:val="00DB0DE8"/>
    <w:rsid w:val="00DB0E50"/>
    <w:rsid w:val="00DB1176"/>
    <w:rsid w:val="00DB190F"/>
    <w:rsid w:val="00DB1B17"/>
    <w:rsid w:val="00DB1D2D"/>
    <w:rsid w:val="00DB1E47"/>
    <w:rsid w:val="00DB218A"/>
    <w:rsid w:val="00DB26E6"/>
    <w:rsid w:val="00DB2ED8"/>
    <w:rsid w:val="00DB2F74"/>
    <w:rsid w:val="00DB326E"/>
    <w:rsid w:val="00DB3997"/>
    <w:rsid w:val="00DB3A4C"/>
    <w:rsid w:val="00DB3D74"/>
    <w:rsid w:val="00DB4725"/>
    <w:rsid w:val="00DB4B57"/>
    <w:rsid w:val="00DB5009"/>
    <w:rsid w:val="00DB5394"/>
    <w:rsid w:val="00DB5984"/>
    <w:rsid w:val="00DB5AD5"/>
    <w:rsid w:val="00DB5BAD"/>
    <w:rsid w:val="00DB67E9"/>
    <w:rsid w:val="00DB68BD"/>
    <w:rsid w:val="00DB6BEA"/>
    <w:rsid w:val="00DB71BD"/>
    <w:rsid w:val="00DB770C"/>
    <w:rsid w:val="00DB7D81"/>
    <w:rsid w:val="00DB7F00"/>
    <w:rsid w:val="00DC06B0"/>
    <w:rsid w:val="00DC0720"/>
    <w:rsid w:val="00DC07CC"/>
    <w:rsid w:val="00DC0913"/>
    <w:rsid w:val="00DC13D9"/>
    <w:rsid w:val="00DC1743"/>
    <w:rsid w:val="00DC197B"/>
    <w:rsid w:val="00DC1C3C"/>
    <w:rsid w:val="00DC22D6"/>
    <w:rsid w:val="00DC2714"/>
    <w:rsid w:val="00DC28DA"/>
    <w:rsid w:val="00DC2A45"/>
    <w:rsid w:val="00DC2F4B"/>
    <w:rsid w:val="00DC342B"/>
    <w:rsid w:val="00DC3A0C"/>
    <w:rsid w:val="00DC3A45"/>
    <w:rsid w:val="00DC3A4F"/>
    <w:rsid w:val="00DC3E36"/>
    <w:rsid w:val="00DC4400"/>
    <w:rsid w:val="00DC51A7"/>
    <w:rsid w:val="00DC53ED"/>
    <w:rsid w:val="00DC571D"/>
    <w:rsid w:val="00DC5967"/>
    <w:rsid w:val="00DC664F"/>
    <w:rsid w:val="00DC6C32"/>
    <w:rsid w:val="00DC7626"/>
    <w:rsid w:val="00DC766E"/>
    <w:rsid w:val="00DC7E7D"/>
    <w:rsid w:val="00DD02B1"/>
    <w:rsid w:val="00DD045E"/>
    <w:rsid w:val="00DD0715"/>
    <w:rsid w:val="00DD090E"/>
    <w:rsid w:val="00DD093E"/>
    <w:rsid w:val="00DD0A57"/>
    <w:rsid w:val="00DD182F"/>
    <w:rsid w:val="00DD18C9"/>
    <w:rsid w:val="00DD1EB4"/>
    <w:rsid w:val="00DD2292"/>
    <w:rsid w:val="00DD23D0"/>
    <w:rsid w:val="00DD2797"/>
    <w:rsid w:val="00DD2AC8"/>
    <w:rsid w:val="00DD2B05"/>
    <w:rsid w:val="00DD2EB6"/>
    <w:rsid w:val="00DD3883"/>
    <w:rsid w:val="00DD3907"/>
    <w:rsid w:val="00DD3CD0"/>
    <w:rsid w:val="00DD3EBD"/>
    <w:rsid w:val="00DD3FC5"/>
    <w:rsid w:val="00DD454D"/>
    <w:rsid w:val="00DD4668"/>
    <w:rsid w:val="00DD4A5C"/>
    <w:rsid w:val="00DD4CCC"/>
    <w:rsid w:val="00DD586A"/>
    <w:rsid w:val="00DD62FD"/>
    <w:rsid w:val="00DD7261"/>
    <w:rsid w:val="00DD7309"/>
    <w:rsid w:val="00DD7787"/>
    <w:rsid w:val="00DD7924"/>
    <w:rsid w:val="00DD794E"/>
    <w:rsid w:val="00DE0276"/>
    <w:rsid w:val="00DE0DD7"/>
    <w:rsid w:val="00DE11C8"/>
    <w:rsid w:val="00DE123F"/>
    <w:rsid w:val="00DE13D4"/>
    <w:rsid w:val="00DE1FAD"/>
    <w:rsid w:val="00DE2B2B"/>
    <w:rsid w:val="00DE3320"/>
    <w:rsid w:val="00DE3F5B"/>
    <w:rsid w:val="00DE4679"/>
    <w:rsid w:val="00DE519A"/>
    <w:rsid w:val="00DE5C81"/>
    <w:rsid w:val="00DE5E9A"/>
    <w:rsid w:val="00DE6079"/>
    <w:rsid w:val="00DE626E"/>
    <w:rsid w:val="00DE7321"/>
    <w:rsid w:val="00DE796C"/>
    <w:rsid w:val="00DE7ACA"/>
    <w:rsid w:val="00DE7B41"/>
    <w:rsid w:val="00DE7B49"/>
    <w:rsid w:val="00DE7BE4"/>
    <w:rsid w:val="00DE7FA2"/>
    <w:rsid w:val="00DF018B"/>
    <w:rsid w:val="00DF0273"/>
    <w:rsid w:val="00DF1582"/>
    <w:rsid w:val="00DF174D"/>
    <w:rsid w:val="00DF1D13"/>
    <w:rsid w:val="00DF1F3C"/>
    <w:rsid w:val="00DF24C0"/>
    <w:rsid w:val="00DF2531"/>
    <w:rsid w:val="00DF2632"/>
    <w:rsid w:val="00DF270A"/>
    <w:rsid w:val="00DF2752"/>
    <w:rsid w:val="00DF2798"/>
    <w:rsid w:val="00DF2B8C"/>
    <w:rsid w:val="00DF3F4C"/>
    <w:rsid w:val="00DF4018"/>
    <w:rsid w:val="00DF4308"/>
    <w:rsid w:val="00DF49E5"/>
    <w:rsid w:val="00DF4D5C"/>
    <w:rsid w:val="00DF5DB0"/>
    <w:rsid w:val="00DF61C7"/>
    <w:rsid w:val="00DF69B3"/>
    <w:rsid w:val="00DF6B3B"/>
    <w:rsid w:val="00DF748D"/>
    <w:rsid w:val="00DF7694"/>
    <w:rsid w:val="00E00157"/>
    <w:rsid w:val="00E004B5"/>
    <w:rsid w:val="00E00A91"/>
    <w:rsid w:val="00E00C75"/>
    <w:rsid w:val="00E0130B"/>
    <w:rsid w:val="00E01460"/>
    <w:rsid w:val="00E01D16"/>
    <w:rsid w:val="00E02134"/>
    <w:rsid w:val="00E02418"/>
    <w:rsid w:val="00E027C4"/>
    <w:rsid w:val="00E02F8E"/>
    <w:rsid w:val="00E02FBC"/>
    <w:rsid w:val="00E031DB"/>
    <w:rsid w:val="00E032F5"/>
    <w:rsid w:val="00E0334A"/>
    <w:rsid w:val="00E034E5"/>
    <w:rsid w:val="00E03546"/>
    <w:rsid w:val="00E03648"/>
    <w:rsid w:val="00E03A84"/>
    <w:rsid w:val="00E03C6B"/>
    <w:rsid w:val="00E042FB"/>
    <w:rsid w:val="00E04360"/>
    <w:rsid w:val="00E04A7C"/>
    <w:rsid w:val="00E04C89"/>
    <w:rsid w:val="00E0527C"/>
    <w:rsid w:val="00E05B91"/>
    <w:rsid w:val="00E05CD5"/>
    <w:rsid w:val="00E05E2C"/>
    <w:rsid w:val="00E05F49"/>
    <w:rsid w:val="00E05FA2"/>
    <w:rsid w:val="00E077B3"/>
    <w:rsid w:val="00E07A66"/>
    <w:rsid w:val="00E07C3D"/>
    <w:rsid w:val="00E07D95"/>
    <w:rsid w:val="00E07F95"/>
    <w:rsid w:val="00E10899"/>
    <w:rsid w:val="00E10E26"/>
    <w:rsid w:val="00E1114F"/>
    <w:rsid w:val="00E111B8"/>
    <w:rsid w:val="00E1127D"/>
    <w:rsid w:val="00E119F0"/>
    <w:rsid w:val="00E11B87"/>
    <w:rsid w:val="00E120FD"/>
    <w:rsid w:val="00E1245E"/>
    <w:rsid w:val="00E126EB"/>
    <w:rsid w:val="00E12BED"/>
    <w:rsid w:val="00E133B7"/>
    <w:rsid w:val="00E133C6"/>
    <w:rsid w:val="00E13A57"/>
    <w:rsid w:val="00E13B1D"/>
    <w:rsid w:val="00E13F07"/>
    <w:rsid w:val="00E148C9"/>
    <w:rsid w:val="00E15E47"/>
    <w:rsid w:val="00E167A7"/>
    <w:rsid w:val="00E16907"/>
    <w:rsid w:val="00E16E3A"/>
    <w:rsid w:val="00E171D6"/>
    <w:rsid w:val="00E17250"/>
    <w:rsid w:val="00E17348"/>
    <w:rsid w:val="00E17613"/>
    <w:rsid w:val="00E2013B"/>
    <w:rsid w:val="00E204B2"/>
    <w:rsid w:val="00E2066A"/>
    <w:rsid w:val="00E20B9B"/>
    <w:rsid w:val="00E20C07"/>
    <w:rsid w:val="00E20FBD"/>
    <w:rsid w:val="00E211B7"/>
    <w:rsid w:val="00E2137C"/>
    <w:rsid w:val="00E216A7"/>
    <w:rsid w:val="00E216C4"/>
    <w:rsid w:val="00E2172B"/>
    <w:rsid w:val="00E21820"/>
    <w:rsid w:val="00E21C02"/>
    <w:rsid w:val="00E22365"/>
    <w:rsid w:val="00E224EE"/>
    <w:rsid w:val="00E227D0"/>
    <w:rsid w:val="00E2288A"/>
    <w:rsid w:val="00E22AB4"/>
    <w:rsid w:val="00E234ED"/>
    <w:rsid w:val="00E23D17"/>
    <w:rsid w:val="00E23F4B"/>
    <w:rsid w:val="00E2449C"/>
    <w:rsid w:val="00E2479B"/>
    <w:rsid w:val="00E24896"/>
    <w:rsid w:val="00E253D4"/>
    <w:rsid w:val="00E25815"/>
    <w:rsid w:val="00E26769"/>
    <w:rsid w:val="00E267BC"/>
    <w:rsid w:val="00E26948"/>
    <w:rsid w:val="00E26B85"/>
    <w:rsid w:val="00E26F35"/>
    <w:rsid w:val="00E26F63"/>
    <w:rsid w:val="00E27669"/>
    <w:rsid w:val="00E2775C"/>
    <w:rsid w:val="00E27E94"/>
    <w:rsid w:val="00E303FB"/>
    <w:rsid w:val="00E3059F"/>
    <w:rsid w:val="00E30879"/>
    <w:rsid w:val="00E30BB5"/>
    <w:rsid w:val="00E315A5"/>
    <w:rsid w:val="00E315BA"/>
    <w:rsid w:val="00E31CFB"/>
    <w:rsid w:val="00E322DE"/>
    <w:rsid w:val="00E32349"/>
    <w:rsid w:val="00E32376"/>
    <w:rsid w:val="00E32570"/>
    <w:rsid w:val="00E33081"/>
    <w:rsid w:val="00E3361C"/>
    <w:rsid w:val="00E33669"/>
    <w:rsid w:val="00E337F7"/>
    <w:rsid w:val="00E33CB2"/>
    <w:rsid w:val="00E340B4"/>
    <w:rsid w:val="00E34272"/>
    <w:rsid w:val="00E3453B"/>
    <w:rsid w:val="00E34594"/>
    <w:rsid w:val="00E349B1"/>
    <w:rsid w:val="00E356FB"/>
    <w:rsid w:val="00E357F2"/>
    <w:rsid w:val="00E360C6"/>
    <w:rsid w:val="00E36325"/>
    <w:rsid w:val="00E36646"/>
    <w:rsid w:val="00E36D01"/>
    <w:rsid w:val="00E36D9E"/>
    <w:rsid w:val="00E374DB"/>
    <w:rsid w:val="00E37878"/>
    <w:rsid w:val="00E37B4C"/>
    <w:rsid w:val="00E37B81"/>
    <w:rsid w:val="00E37C2B"/>
    <w:rsid w:val="00E37CF1"/>
    <w:rsid w:val="00E40808"/>
    <w:rsid w:val="00E40A63"/>
    <w:rsid w:val="00E40BCE"/>
    <w:rsid w:val="00E40DD6"/>
    <w:rsid w:val="00E40EF4"/>
    <w:rsid w:val="00E4138D"/>
    <w:rsid w:val="00E41462"/>
    <w:rsid w:val="00E41C37"/>
    <w:rsid w:val="00E41E11"/>
    <w:rsid w:val="00E42AE2"/>
    <w:rsid w:val="00E42C81"/>
    <w:rsid w:val="00E4452F"/>
    <w:rsid w:val="00E44E6C"/>
    <w:rsid w:val="00E450EA"/>
    <w:rsid w:val="00E455E3"/>
    <w:rsid w:val="00E463E6"/>
    <w:rsid w:val="00E465F0"/>
    <w:rsid w:val="00E46933"/>
    <w:rsid w:val="00E46E14"/>
    <w:rsid w:val="00E47919"/>
    <w:rsid w:val="00E502F0"/>
    <w:rsid w:val="00E5050C"/>
    <w:rsid w:val="00E50815"/>
    <w:rsid w:val="00E508D9"/>
    <w:rsid w:val="00E50CBE"/>
    <w:rsid w:val="00E51237"/>
    <w:rsid w:val="00E51A60"/>
    <w:rsid w:val="00E52015"/>
    <w:rsid w:val="00E520E9"/>
    <w:rsid w:val="00E52651"/>
    <w:rsid w:val="00E52C60"/>
    <w:rsid w:val="00E52D5B"/>
    <w:rsid w:val="00E52FC5"/>
    <w:rsid w:val="00E5309A"/>
    <w:rsid w:val="00E53429"/>
    <w:rsid w:val="00E54091"/>
    <w:rsid w:val="00E5440B"/>
    <w:rsid w:val="00E54B60"/>
    <w:rsid w:val="00E5587E"/>
    <w:rsid w:val="00E55E4C"/>
    <w:rsid w:val="00E55F50"/>
    <w:rsid w:val="00E568EB"/>
    <w:rsid w:val="00E56A52"/>
    <w:rsid w:val="00E56F0D"/>
    <w:rsid w:val="00E57569"/>
    <w:rsid w:val="00E57854"/>
    <w:rsid w:val="00E60058"/>
    <w:rsid w:val="00E60097"/>
    <w:rsid w:val="00E602B3"/>
    <w:rsid w:val="00E604DC"/>
    <w:rsid w:val="00E60D69"/>
    <w:rsid w:val="00E60F1C"/>
    <w:rsid w:val="00E60F70"/>
    <w:rsid w:val="00E61083"/>
    <w:rsid w:val="00E6113F"/>
    <w:rsid w:val="00E613E0"/>
    <w:rsid w:val="00E6285D"/>
    <w:rsid w:val="00E62DA5"/>
    <w:rsid w:val="00E63018"/>
    <w:rsid w:val="00E634C5"/>
    <w:rsid w:val="00E6365A"/>
    <w:rsid w:val="00E63A5A"/>
    <w:rsid w:val="00E6611F"/>
    <w:rsid w:val="00E666E3"/>
    <w:rsid w:val="00E668C6"/>
    <w:rsid w:val="00E676CA"/>
    <w:rsid w:val="00E6777B"/>
    <w:rsid w:val="00E67846"/>
    <w:rsid w:val="00E679CE"/>
    <w:rsid w:val="00E67A22"/>
    <w:rsid w:val="00E70645"/>
    <w:rsid w:val="00E70950"/>
    <w:rsid w:val="00E7105E"/>
    <w:rsid w:val="00E71175"/>
    <w:rsid w:val="00E714AF"/>
    <w:rsid w:val="00E71550"/>
    <w:rsid w:val="00E71A1C"/>
    <w:rsid w:val="00E720FD"/>
    <w:rsid w:val="00E72228"/>
    <w:rsid w:val="00E72F6A"/>
    <w:rsid w:val="00E73BBD"/>
    <w:rsid w:val="00E73C21"/>
    <w:rsid w:val="00E73C28"/>
    <w:rsid w:val="00E73F9C"/>
    <w:rsid w:val="00E74202"/>
    <w:rsid w:val="00E74E70"/>
    <w:rsid w:val="00E7549F"/>
    <w:rsid w:val="00E754BE"/>
    <w:rsid w:val="00E75650"/>
    <w:rsid w:val="00E75E2F"/>
    <w:rsid w:val="00E763A2"/>
    <w:rsid w:val="00E76737"/>
    <w:rsid w:val="00E771C8"/>
    <w:rsid w:val="00E772B4"/>
    <w:rsid w:val="00E7741F"/>
    <w:rsid w:val="00E77B09"/>
    <w:rsid w:val="00E77E1C"/>
    <w:rsid w:val="00E80396"/>
    <w:rsid w:val="00E8039B"/>
    <w:rsid w:val="00E80AC7"/>
    <w:rsid w:val="00E82A77"/>
    <w:rsid w:val="00E82D2E"/>
    <w:rsid w:val="00E82FD9"/>
    <w:rsid w:val="00E83A22"/>
    <w:rsid w:val="00E83BAA"/>
    <w:rsid w:val="00E83C53"/>
    <w:rsid w:val="00E84E91"/>
    <w:rsid w:val="00E85390"/>
    <w:rsid w:val="00E8665A"/>
    <w:rsid w:val="00E8701A"/>
    <w:rsid w:val="00E87190"/>
    <w:rsid w:val="00E87440"/>
    <w:rsid w:val="00E8746A"/>
    <w:rsid w:val="00E87AA9"/>
    <w:rsid w:val="00E87D22"/>
    <w:rsid w:val="00E9023E"/>
    <w:rsid w:val="00E90339"/>
    <w:rsid w:val="00E906DF"/>
    <w:rsid w:val="00E90A0A"/>
    <w:rsid w:val="00E90CB9"/>
    <w:rsid w:val="00E90E6D"/>
    <w:rsid w:val="00E91038"/>
    <w:rsid w:val="00E918F0"/>
    <w:rsid w:val="00E919D6"/>
    <w:rsid w:val="00E91ABD"/>
    <w:rsid w:val="00E91B03"/>
    <w:rsid w:val="00E92048"/>
    <w:rsid w:val="00E92709"/>
    <w:rsid w:val="00E937B2"/>
    <w:rsid w:val="00E938F6"/>
    <w:rsid w:val="00E93971"/>
    <w:rsid w:val="00E93A17"/>
    <w:rsid w:val="00E93CB3"/>
    <w:rsid w:val="00E947CF"/>
    <w:rsid w:val="00E95041"/>
    <w:rsid w:val="00E958DF"/>
    <w:rsid w:val="00E95D6F"/>
    <w:rsid w:val="00E95E24"/>
    <w:rsid w:val="00E96386"/>
    <w:rsid w:val="00E96525"/>
    <w:rsid w:val="00E96ED7"/>
    <w:rsid w:val="00E9700F"/>
    <w:rsid w:val="00E974D3"/>
    <w:rsid w:val="00E97840"/>
    <w:rsid w:val="00E97A1B"/>
    <w:rsid w:val="00E97DEA"/>
    <w:rsid w:val="00E97E74"/>
    <w:rsid w:val="00EA004C"/>
    <w:rsid w:val="00EA01C3"/>
    <w:rsid w:val="00EA032D"/>
    <w:rsid w:val="00EA05DC"/>
    <w:rsid w:val="00EA12FC"/>
    <w:rsid w:val="00EA14A1"/>
    <w:rsid w:val="00EA1AEC"/>
    <w:rsid w:val="00EA1B13"/>
    <w:rsid w:val="00EA1B68"/>
    <w:rsid w:val="00EA1BC0"/>
    <w:rsid w:val="00EA265E"/>
    <w:rsid w:val="00EA26D5"/>
    <w:rsid w:val="00EA2A38"/>
    <w:rsid w:val="00EA2CBD"/>
    <w:rsid w:val="00EA3944"/>
    <w:rsid w:val="00EA3ADA"/>
    <w:rsid w:val="00EA3AEC"/>
    <w:rsid w:val="00EA3C4F"/>
    <w:rsid w:val="00EA4268"/>
    <w:rsid w:val="00EA4DFB"/>
    <w:rsid w:val="00EA51EB"/>
    <w:rsid w:val="00EA5B1C"/>
    <w:rsid w:val="00EA6412"/>
    <w:rsid w:val="00EA64B4"/>
    <w:rsid w:val="00EA68BA"/>
    <w:rsid w:val="00EA69EE"/>
    <w:rsid w:val="00EA6BA3"/>
    <w:rsid w:val="00EA70E3"/>
    <w:rsid w:val="00EA780D"/>
    <w:rsid w:val="00EB03E1"/>
    <w:rsid w:val="00EB0678"/>
    <w:rsid w:val="00EB0681"/>
    <w:rsid w:val="00EB075E"/>
    <w:rsid w:val="00EB095F"/>
    <w:rsid w:val="00EB0AEC"/>
    <w:rsid w:val="00EB1050"/>
    <w:rsid w:val="00EB1500"/>
    <w:rsid w:val="00EB1A66"/>
    <w:rsid w:val="00EB2076"/>
    <w:rsid w:val="00EB26AF"/>
    <w:rsid w:val="00EB2A42"/>
    <w:rsid w:val="00EB2D6A"/>
    <w:rsid w:val="00EB30C1"/>
    <w:rsid w:val="00EB3301"/>
    <w:rsid w:val="00EB4050"/>
    <w:rsid w:val="00EB4283"/>
    <w:rsid w:val="00EB4459"/>
    <w:rsid w:val="00EB4490"/>
    <w:rsid w:val="00EB4532"/>
    <w:rsid w:val="00EB459A"/>
    <w:rsid w:val="00EB4FA4"/>
    <w:rsid w:val="00EB54BB"/>
    <w:rsid w:val="00EB5573"/>
    <w:rsid w:val="00EB579B"/>
    <w:rsid w:val="00EB5807"/>
    <w:rsid w:val="00EB5828"/>
    <w:rsid w:val="00EB5861"/>
    <w:rsid w:val="00EB5A5B"/>
    <w:rsid w:val="00EB60D4"/>
    <w:rsid w:val="00EB63A2"/>
    <w:rsid w:val="00EB67A4"/>
    <w:rsid w:val="00EB684D"/>
    <w:rsid w:val="00EB6874"/>
    <w:rsid w:val="00EB6EFF"/>
    <w:rsid w:val="00EB7335"/>
    <w:rsid w:val="00EB7340"/>
    <w:rsid w:val="00EB7491"/>
    <w:rsid w:val="00EB77A6"/>
    <w:rsid w:val="00EB7903"/>
    <w:rsid w:val="00EB7D44"/>
    <w:rsid w:val="00EB7EE3"/>
    <w:rsid w:val="00EC029C"/>
    <w:rsid w:val="00EC05C6"/>
    <w:rsid w:val="00EC0735"/>
    <w:rsid w:val="00EC13BC"/>
    <w:rsid w:val="00EC1545"/>
    <w:rsid w:val="00EC16E0"/>
    <w:rsid w:val="00EC19CA"/>
    <w:rsid w:val="00EC1DB7"/>
    <w:rsid w:val="00EC2414"/>
    <w:rsid w:val="00EC2786"/>
    <w:rsid w:val="00EC2CFE"/>
    <w:rsid w:val="00EC387F"/>
    <w:rsid w:val="00EC425B"/>
    <w:rsid w:val="00EC44C7"/>
    <w:rsid w:val="00EC54A9"/>
    <w:rsid w:val="00EC5843"/>
    <w:rsid w:val="00EC6379"/>
    <w:rsid w:val="00EC65A7"/>
    <w:rsid w:val="00EC7201"/>
    <w:rsid w:val="00EC732C"/>
    <w:rsid w:val="00EC7608"/>
    <w:rsid w:val="00EC7958"/>
    <w:rsid w:val="00EC7C6B"/>
    <w:rsid w:val="00ED0564"/>
    <w:rsid w:val="00ED0581"/>
    <w:rsid w:val="00ED0598"/>
    <w:rsid w:val="00ED080F"/>
    <w:rsid w:val="00ED08F1"/>
    <w:rsid w:val="00ED09A0"/>
    <w:rsid w:val="00ED0A0B"/>
    <w:rsid w:val="00ED0D39"/>
    <w:rsid w:val="00ED0E81"/>
    <w:rsid w:val="00ED1165"/>
    <w:rsid w:val="00ED17B9"/>
    <w:rsid w:val="00ED1902"/>
    <w:rsid w:val="00ED1A4D"/>
    <w:rsid w:val="00ED1E8D"/>
    <w:rsid w:val="00ED1FB6"/>
    <w:rsid w:val="00ED277C"/>
    <w:rsid w:val="00ED288B"/>
    <w:rsid w:val="00ED2929"/>
    <w:rsid w:val="00ED31C0"/>
    <w:rsid w:val="00ED36B7"/>
    <w:rsid w:val="00ED3F40"/>
    <w:rsid w:val="00ED43A3"/>
    <w:rsid w:val="00ED4620"/>
    <w:rsid w:val="00ED4C1F"/>
    <w:rsid w:val="00ED530E"/>
    <w:rsid w:val="00ED54BB"/>
    <w:rsid w:val="00ED5AB0"/>
    <w:rsid w:val="00ED5E09"/>
    <w:rsid w:val="00ED6124"/>
    <w:rsid w:val="00ED61EC"/>
    <w:rsid w:val="00ED62BC"/>
    <w:rsid w:val="00ED63AE"/>
    <w:rsid w:val="00ED648E"/>
    <w:rsid w:val="00ED697A"/>
    <w:rsid w:val="00ED6B08"/>
    <w:rsid w:val="00ED6BDB"/>
    <w:rsid w:val="00ED6CC1"/>
    <w:rsid w:val="00ED6DCF"/>
    <w:rsid w:val="00ED6E58"/>
    <w:rsid w:val="00ED7CE9"/>
    <w:rsid w:val="00EE1744"/>
    <w:rsid w:val="00EE18BF"/>
    <w:rsid w:val="00EE23A4"/>
    <w:rsid w:val="00EE2AC6"/>
    <w:rsid w:val="00EE2D9C"/>
    <w:rsid w:val="00EE3B8E"/>
    <w:rsid w:val="00EE3DB7"/>
    <w:rsid w:val="00EE4572"/>
    <w:rsid w:val="00EE46FD"/>
    <w:rsid w:val="00EE4B54"/>
    <w:rsid w:val="00EE5F8C"/>
    <w:rsid w:val="00EE6024"/>
    <w:rsid w:val="00EE66BA"/>
    <w:rsid w:val="00EE7522"/>
    <w:rsid w:val="00EE7769"/>
    <w:rsid w:val="00EE7837"/>
    <w:rsid w:val="00EE7FE5"/>
    <w:rsid w:val="00EF00D7"/>
    <w:rsid w:val="00EF02C4"/>
    <w:rsid w:val="00EF04B6"/>
    <w:rsid w:val="00EF0721"/>
    <w:rsid w:val="00EF0835"/>
    <w:rsid w:val="00EF08E5"/>
    <w:rsid w:val="00EF0DD0"/>
    <w:rsid w:val="00EF1719"/>
    <w:rsid w:val="00EF19FC"/>
    <w:rsid w:val="00EF2A07"/>
    <w:rsid w:val="00EF3BF6"/>
    <w:rsid w:val="00EF3D7E"/>
    <w:rsid w:val="00EF3FA5"/>
    <w:rsid w:val="00EF40E6"/>
    <w:rsid w:val="00EF471A"/>
    <w:rsid w:val="00EF4A5D"/>
    <w:rsid w:val="00EF4AA3"/>
    <w:rsid w:val="00EF4B17"/>
    <w:rsid w:val="00EF4E98"/>
    <w:rsid w:val="00EF54B5"/>
    <w:rsid w:val="00EF551B"/>
    <w:rsid w:val="00EF5695"/>
    <w:rsid w:val="00EF56DC"/>
    <w:rsid w:val="00EF584D"/>
    <w:rsid w:val="00EF596B"/>
    <w:rsid w:val="00EF5B24"/>
    <w:rsid w:val="00EF5B57"/>
    <w:rsid w:val="00EF6305"/>
    <w:rsid w:val="00EF64C1"/>
    <w:rsid w:val="00EF687F"/>
    <w:rsid w:val="00EF6923"/>
    <w:rsid w:val="00EF6981"/>
    <w:rsid w:val="00EF6C17"/>
    <w:rsid w:val="00EF6C20"/>
    <w:rsid w:val="00EF6C60"/>
    <w:rsid w:val="00EF71CA"/>
    <w:rsid w:val="00EF7DD3"/>
    <w:rsid w:val="00F001B4"/>
    <w:rsid w:val="00F00CF2"/>
    <w:rsid w:val="00F0157F"/>
    <w:rsid w:val="00F017AB"/>
    <w:rsid w:val="00F017BA"/>
    <w:rsid w:val="00F01BB9"/>
    <w:rsid w:val="00F01C07"/>
    <w:rsid w:val="00F01D5D"/>
    <w:rsid w:val="00F01D6B"/>
    <w:rsid w:val="00F01D7D"/>
    <w:rsid w:val="00F01D8A"/>
    <w:rsid w:val="00F02060"/>
    <w:rsid w:val="00F03FB6"/>
    <w:rsid w:val="00F04115"/>
    <w:rsid w:val="00F0468F"/>
    <w:rsid w:val="00F0519A"/>
    <w:rsid w:val="00F057D9"/>
    <w:rsid w:val="00F05ADE"/>
    <w:rsid w:val="00F05C7F"/>
    <w:rsid w:val="00F062EB"/>
    <w:rsid w:val="00F062F4"/>
    <w:rsid w:val="00F06316"/>
    <w:rsid w:val="00F0658A"/>
    <w:rsid w:val="00F06834"/>
    <w:rsid w:val="00F069A9"/>
    <w:rsid w:val="00F072ED"/>
    <w:rsid w:val="00F07982"/>
    <w:rsid w:val="00F079D0"/>
    <w:rsid w:val="00F07ED4"/>
    <w:rsid w:val="00F100FD"/>
    <w:rsid w:val="00F107B2"/>
    <w:rsid w:val="00F10D2E"/>
    <w:rsid w:val="00F1144B"/>
    <w:rsid w:val="00F1163C"/>
    <w:rsid w:val="00F11806"/>
    <w:rsid w:val="00F12168"/>
    <w:rsid w:val="00F121F8"/>
    <w:rsid w:val="00F12427"/>
    <w:rsid w:val="00F1278F"/>
    <w:rsid w:val="00F1289C"/>
    <w:rsid w:val="00F12A92"/>
    <w:rsid w:val="00F12D85"/>
    <w:rsid w:val="00F12E0E"/>
    <w:rsid w:val="00F1314A"/>
    <w:rsid w:val="00F13BC0"/>
    <w:rsid w:val="00F13BE3"/>
    <w:rsid w:val="00F13ECC"/>
    <w:rsid w:val="00F140D0"/>
    <w:rsid w:val="00F148D3"/>
    <w:rsid w:val="00F15011"/>
    <w:rsid w:val="00F157C8"/>
    <w:rsid w:val="00F15896"/>
    <w:rsid w:val="00F159E9"/>
    <w:rsid w:val="00F15E09"/>
    <w:rsid w:val="00F164A9"/>
    <w:rsid w:val="00F16DE5"/>
    <w:rsid w:val="00F16FC3"/>
    <w:rsid w:val="00F171D8"/>
    <w:rsid w:val="00F17283"/>
    <w:rsid w:val="00F178F7"/>
    <w:rsid w:val="00F17D8D"/>
    <w:rsid w:val="00F17E64"/>
    <w:rsid w:val="00F2030E"/>
    <w:rsid w:val="00F20588"/>
    <w:rsid w:val="00F205C2"/>
    <w:rsid w:val="00F21069"/>
    <w:rsid w:val="00F21A68"/>
    <w:rsid w:val="00F21CC5"/>
    <w:rsid w:val="00F21CC8"/>
    <w:rsid w:val="00F21E3C"/>
    <w:rsid w:val="00F23040"/>
    <w:rsid w:val="00F23B87"/>
    <w:rsid w:val="00F23CDF"/>
    <w:rsid w:val="00F23F61"/>
    <w:rsid w:val="00F24116"/>
    <w:rsid w:val="00F246FA"/>
    <w:rsid w:val="00F248BA"/>
    <w:rsid w:val="00F248D8"/>
    <w:rsid w:val="00F24B45"/>
    <w:rsid w:val="00F251DA"/>
    <w:rsid w:val="00F253BF"/>
    <w:rsid w:val="00F2549F"/>
    <w:rsid w:val="00F25A4E"/>
    <w:rsid w:val="00F25CCC"/>
    <w:rsid w:val="00F25EA3"/>
    <w:rsid w:val="00F25F43"/>
    <w:rsid w:val="00F26324"/>
    <w:rsid w:val="00F2649E"/>
    <w:rsid w:val="00F26D29"/>
    <w:rsid w:val="00F27E0F"/>
    <w:rsid w:val="00F3046B"/>
    <w:rsid w:val="00F30600"/>
    <w:rsid w:val="00F30AC8"/>
    <w:rsid w:val="00F31631"/>
    <w:rsid w:val="00F31DC4"/>
    <w:rsid w:val="00F32353"/>
    <w:rsid w:val="00F3281A"/>
    <w:rsid w:val="00F32B30"/>
    <w:rsid w:val="00F32C5A"/>
    <w:rsid w:val="00F32E11"/>
    <w:rsid w:val="00F32F36"/>
    <w:rsid w:val="00F33600"/>
    <w:rsid w:val="00F336AE"/>
    <w:rsid w:val="00F336FA"/>
    <w:rsid w:val="00F33873"/>
    <w:rsid w:val="00F33DA6"/>
    <w:rsid w:val="00F34655"/>
    <w:rsid w:val="00F34796"/>
    <w:rsid w:val="00F349AA"/>
    <w:rsid w:val="00F3528F"/>
    <w:rsid w:val="00F3540B"/>
    <w:rsid w:val="00F35923"/>
    <w:rsid w:val="00F35C13"/>
    <w:rsid w:val="00F35DEE"/>
    <w:rsid w:val="00F360B3"/>
    <w:rsid w:val="00F36372"/>
    <w:rsid w:val="00F3737F"/>
    <w:rsid w:val="00F37633"/>
    <w:rsid w:val="00F376DF"/>
    <w:rsid w:val="00F37D5F"/>
    <w:rsid w:val="00F40040"/>
    <w:rsid w:val="00F4084A"/>
    <w:rsid w:val="00F40A46"/>
    <w:rsid w:val="00F40F88"/>
    <w:rsid w:val="00F410E5"/>
    <w:rsid w:val="00F411A3"/>
    <w:rsid w:val="00F413D9"/>
    <w:rsid w:val="00F41662"/>
    <w:rsid w:val="00F4176A"/>
    <w:rsid w:val="00F42AAF"/>
    <w:rsid w:val="00F42F07"/>
    <w:rsid w:val="00F43D97"/>
    <w:rsid w:val="00F448B5"/>
    <w:rsid w:val="00F449C6"/>
    <w:rsid w:val="00F44C7C"/>
    <w:rsid w:val="00F46664"/>
    <w:rsid w:val="00F4695C"/>
    <w:rsid w:val="00F46C48"/>
    <w:rsid w:val="00F46CED"/>
    <w:rsid w:val="00F47144"/>
    <w:rsid w:val="00F4746B"/>
    <w:rsid w:val="00F4768B"/>
    <w:rsid w:val="00F50038"/>
    <w:rsid w:val="00F50F18"/>
    <w:rsid w:val="00F513E8"/>
    <w:rsid w:val="00F5163D"/>
    <w:rsid w:val="00F5227E"/>
    <w:rsid w:val="00F5231C"/>
    <w:rsid w:val="00F524A5"/>
    <w:rsid w:val="00F529B5"/>
    <w:rsid w:val="00F52EBD"/>
    <w:rsid w:val="00F53361"/>
    <w:rsid w:val="00F53726"/>
    <w:rsid w:val="00F53E3E"/>
    <w:rsid w:val="00F54304"/>
    <w:rsid w:val="00F54817"/>
    <w:rsid w:val="00F550BF"/>
    <w:rsid w:val="00F5560F"/>
    <w:rsid w:val="00F55647"/>
    <w:rsid w:val="00F55862"/>
    <w:rsid w:val="00F565B4"/>
    <w:rsid w:val="00F56790"/>
    <w:rsid w:val="00F5697A"/>
    <w:rsid w:val="00F56BD6"/>
    <w:rsid w:val="00F572A3"/>
    <w:rsid w:val="00F572ED"/>
    <w:rsid w:val="00F57F74"/>
    <w:rsid w:val="00F57FC7"/>
    <w:rsid w:val="00F60302"/>
    <w:rsid w:val="00F60E6C"/>
    <w:rsid w:val="00F61128"/>
    <w:rsid w:val="00F613EB"/>
    <w:rsid w:val="00F618B6"/>
    <w:rsid w:val="00F62431"/>
    <w:rsid w:val="00F62647"/>
    <w:rsid w:val="00F62881"/>
    <w:rsid w:val="00F62948"/>
    <w:rsid w:val="00F62F84"/>
    <w:rsid w:val="00F635D8"/>
    <w:rsid w:val="00F636C3"/>
    <w:rsid w:val="00F636DA"/>
    <w:rsid w:val="00F6422B"/>
    <w:rsid w:val="00F650C8"/>
    <w:rsid w:val="00F65F74"/>
    <w:rsid w:val="00F666A6"/>
    <w:rsid w:val="00F66856"/>
    <w:rsid w:val="00F66A26"/>
    <w:rsid w:val="00F66C9A"/>
    <w:rsid w:val="00F66EFE"/>
    <w:rsid w:val="00F670B6"/>
    <w:rsid w:val="00F67473"/>
    <w:rsid w:val="00F67528"/>
    <w:rsid w:val="00F676D7"/>
    <w:rsid w:val="00F67AE5"/>
    <w:rsid w:val="00F67F9C"/>
    <w:rsid w:val="00F67FC6"/>
    <w:rsid w:val="00F70100"/>
    <w:rsid w:val="00F7061C"/>
    <w:rsid w:val="00F70979"/>
    <w:rsid w:val="00F70A3F"/>
    <w:rsid w:val="00F70B51"/>
    <w:rsid w:val="00F7137B"/>
    <w:rsid w:val="00F719E7"/>
    <w:rsid w:val="00F71C8A"/>
    <w:rsid w:val="00F72369"/>
    <w:rsid w:val="00F72F8A"/>
    <w:rsid w:val="00F73910"/>
    <w:rsid w:val="00F7430E"/>
    <w:rsid w:val="00F746D5"/>
    <w:rsid w:val="00F75498"/>
    <w:rsid w:val="00F75958"/>
    <w:rsid w:val="00F75E4F"/>
    <w:rsid w:val="00F76C47"/>
    <w:rsid w:val="00F76F20"/>
    <w:rsid w:val="00F7737B"/>
    <w:rsid w:val="00F776F1"/>
    <w:rsid w:val="00F77855"/>
    <w:rsid w:val="00F77D82"/>
    <w:rsid w:val="00F77F64"/>
    <w:rsid w:val="00F80074"/>
    <w:rsid w:val="00F8036A"/>
    <w:rsid w:val="00F80C03"/>
    <w:rsid w:val="00F80D0A"/>
    <w:rsid w:val="00F811BF"/>
    <w:rsid w:val="00F81551"/>
    <w:rsid w:val="00F818D3"/>
    <w:rsid w:val="00F819C6"/>
    <w:rsid w:val="00F81AFA"/>
    <w:rsid w:val="00F820D1"/>
    <w:rsid w:val="00F82138"/>
    <w:rsid w:val="00F826F3"/>
    <w:rsid w:val="00F82A28"/>
    <w:rsid w:val="00F82D6C"/>
    <w:rsid w:val="00F83FE6"/>
    <w:rsid w:val="00F8434D"/>
    <w:rsid w:val="00F84501"/>
    <w:rsid w:val="00F8455F"/>
    <w:rsid w:val="00F84F7A"/>
    <w:rsid w:val="00F8575B"/>
    <w:rsid w:val="00F857A0"/>
    <w:rsid w:val="00F8586F"/>
    <w:rsid w:val="00F85C68"/>
    <w:rsid w:val="00F85E15"/>
    <w:rsid w:val="00F86059"/>
    <w:rsid w:val="00F861DE"/>
    <w:rsid w:val="00F86361"/>
    <w:rsid w:val="00F86E08"/>
    <w:rsid w:val="00F86E7C"/>
    <w:rsid w:val="00F871B2"/>
    <w:rsid w:val="00F877C4"/>
    <w:rsid w:val="00F87A45"/>
    <w:rsid w:val="00F87C03"/>
    <w:rsid w:val="00F90BF9"/>
    <w:rsid w:val="00F912A4"/>
    <w:rsid w:val="00F91DD0"/>
    <w:rsid w:val="00F91F9F"/>
    <w:rsid w:val="00F92F22"/>
    <w:rsid w:val="00F931C1"/>
    <w:rsid w:val="00F93627"/>
    <w:rsid w:val="00F9365E"/>
    <w:rsid w:val="00F93717"/>
    <w:rsid w:val="00F93A26"/>
    <w:rsid w:val="00F93BA1"/>
    <w:rsid w:val="00F93BCC"/>
    <w:rsid w:val="00F94524"/>
    <w:rsid w:val="00F9486A"/>
    <w:rsid w:val="00F9494F"/>
    <w:rsid w:val="00F950B6"/>
    <w:rsid w:val="00F95223"/>
    <w:rsid w:val="00F95634"/>
    <w:rsid w:val="00F95745"/>
    <w:rsid w:val="00F95C12"/>
    <w:rsid w:val="00F95C17"/>
    <w:rsid w:val="00F95ECE"/>
    <w:rsid w:val="00F961E2"/>
    <w:rsid w:val="00F968F5"/>
    <w:rsid w:val="00F96DA8"/>
    <w:rsid w:val="00F96F8D"/>
    <w:rsid w:val="00F970AD"/>
    <w:rsid w:val="00F97119"/>
    <w:rsid w:val="00F9728E"/>
    <w:rsid w:val="00F9760C"/>
    <w:rsid w:val="00F97A0B"/>
    <w:rsid w:val="00FA0A82"/>
    <w:rsid w:val="00FA0B58"/>
    <w:rsid w:val="00FA154B"/>
    <w:rsid w:val="00FA1B42"/>
    <w:rsid w:val="00FA1CC5"/>
    <w:rsid w:val="00FA1EBF"/>
    <w:rsid w:val="00FA243F"/>
    <w:rsid w:val="00FA2497"/>
    <w:rsid w:val="00FA2681"/>
    <w:rsid w:val="00FA2E06"/>
    <w:rsid w:val="00FA2F40"/>
    <w:rsid w:val="00FA310A"/>
    <w:rsid w:val="00FA3461"/>
    <w:rsid w:val="00FA3551"/>
    <w:rsid w:val="00FA362B"/>
    <w:rsid w:val="00FA366B"/>
    <w:rsid w:val="00FA4504"/>
    <w:rsid w:val="00FA4BA1"/>
    <w:rsid w:val="00FA4DAD"/>
    <w:rsid w:val="00FA5029"/>
    <w:rsid w:val="00FA5235"/>
    <w:rsid w:val="00FA542B"/>
    <w:rsid w:val="00FA54FA"/>
    <w:rsid w:val="00FA59D8"/>
    <w:rsid w:val="00FA5A25"/>
    <w:rsid w:val="00FA5BDA"/>
    <w:rsid w:val="00FA6042"/>
    <w:rsid w:val="00FA69CD"/>
    <w:rsid w:val="00FA6A9C"/>
    <w:rsid w:val="00FA6C72"/>
    <w:rsid w:val="00FA6D79"/>
    <w:rsid w:val="00FA6DD8"/>
    <w:rsid w:val="00FA768E"/>
    <w:rsid w:val="00FA7ED2"/>
    <w:rsid w:val="00FB0180"/>
    <w:rsid w:val="00FB02FF"/>
    <w:rsid w:val="00FB0C77"/>
    <w:rsid w:val="00FB0E19"/>
    <w:rsid w:val="00FB126D"/>
    <w:rsid w:val="00FB12C8"/>
    <w:rsid w:val="00FB13D1"/>
    <w:rsid w:val="00FB14EC"/>
    <w:rsid w:val="00FB1556"/>
    <w:rsid w:val="00FB159E"/>
    <w:rsid w:val="00FB1E5A"/>
    <w:rsid w:val="00FB201E"/>
    <w:rsid w:val="00FB20A1"/>
    <w:rsid w:val="00FB2529"/>
    <w:rsid w:val="00FB274E"/>
    <w:rsid w:val="00FB2833"/>
    <w:rsid w:val="00FB2BFA"/>
    <w:rsid w:val="00FB2E69"/>
    <w:rsid w:val="00FB2F0D"/>
    <w:rsid w:val="00FB2FD9"/>
    <w:rsid w:val="00FB3196"/>
    <w:rsid w:val="00FB3198"/>
    <w:rsid w:val="00FB381F"/>
    <w:rsid w:val="00FB3A3A"/>
    <w:rsid w:val="00FB3AAC"/>
    <w:rsid w:val="00FB3C22"/>
    <w:rsid w:val="00FB4328"/>
    <w:rsid w:val="00FB44B8"/>
    <w:rsid w:val="00FB4939"/>
    <w:rsid w:val="00FB4982"/>
    <w:rsid w:val="00FB5119"/>
    <w:rsid w:val="00FB5420"/>
    <w:rsid w:val="00FB579F"/>
    <w:rsid w:val="00FB581F"/>
    <w:rsid w:val="00FB5C8A"/>
    <w:rsid w:val="00FB611C"/>
    <w:rsid w:val="00FB62BF"/>
    <w:rsid w:val="00FB666D"/>
    <w:rsid w:val="00FB6783"/>
    <w:rsid w:val="00FB6DA9"/>
    <w:rsid w:val="00FB719D"/>
    <w:rsid w:val="00FB7B53"/>
    <w:rsid w:val="00FB7FEE"/>
    <w:rsid w:val="00FC053E"/>
    <w:rsid w:val="00FC0890"/>
    <w:rsid w:val="00FC0CC5"/>
    <w:rsid w:val="00FC105B"/>
    <w:rsid w:val="00FC128E"/>
    <w:rsid w:val="00FC1720"/>
    <w:rsid w:val="00FC200D"/>
    <w:rsid w:val="00FC2185"/>
    <w:rsid w:val="00FC24C1"/>
    <w:rsid w:val="00FC24F4"/>
    <w:rsid w:val="00FC2880"/>
    <w:rsid w:val="00FC2E19"/>
    <w:rsid w:val="00FC32E9"/>
    <w:rsid w:val="00FC39FB"/>
    <w:rsid w:val="00FC49B6"/>
    <w:rsid w:val="00FC5D74"/>
    <w:rsid w:val="00FC5F22"/>
    <w:rsid w:val="00FC6141"/>
    <w:rsid w:val="00FC66ED"/>
    <w:rsid w:val="00FC672F"/>
    <w:rsid w:val="00FC6821"/>
    <w:rsid w:val="00FC76A2"/>
    <w:rsid w:val="00FC78CB"/>
    <w:rsid w:val="00FC797B"/>
    <w:rsid w:val="00FD05AE"/>
    <w:rsid w:val="00FD0B0A"/>
    <w:rsid w:val="00FD136B"/>
    <w:rsid w:val="00FD156E"/>
    <w:rsid w:val="00FD15D6"/>
    <w:rsid w:val="00FD1A69"/>
    <w:rsid w:val="00FD2175"/>
    <w:rsid w:val="00FD24EB"/>
    <w:rsid w:val="00FD2900"/>
    <w:rsid w:val="00FD2971"/>
    <w:rsid w:val="00FD32AD"/>
    <w:rsid w:val="00FD3BAE"/>
    <w:rsid w:val="00FD3E0C"/>
    <w:rsid w:val="00FD3E34"/>
    <w:rsid w:val="00FD429C"/>
    <w:rsid w:val="00FD4B8B"/>
    <w:rsid w:val="00FD4F43"/>
    <w:rsid w:val="00FD603D"/>
    <w:rsid w:val="00FD60C3"/>
    <w:rsid w:val="00FD6206"/>
    <w:rsid w:val="00FD6259"/>
    <w:rsid w:val="00FD62F5"/>
    <w:rsid w:val="00FD6501"/>
    <w:rsid w:val="00FD6CA8"/>
    <w:rsid w:val="00FD7040"/>
    <w:rsid w:val="00FE02A9"/>
    <w:rsid w:val="00FE0433"/>
    <w:rsid w:val="00FE0596"/>
    <w:rsid w:val="00FE0682"/>
    <w:rsid w:val="00FE06C1"/>
    <w:rsid w:val="00FE0805"/>
    <w:rsid w:val="00FE0A25"/>
    <w:rsid w:val="00FE0CD3"/>
    <w:rsid w:val="00FE1061"/>
    <w:rsid w:val="00FE1219"/>
    <w:rsid w:val="00FE1340"/>
    <w:rsid w:val="00FE1A15"/>
    <w:rsid w:val="00FE202F"/>
    <w:rsid w:val="00FE2191"/>
    <w:rsid w:val="00FE21B0"/>
    <w:rsid w:val="00FE25B2"/>
    <w:rsid w:val="00FE2C58"/>
    <w:rsid w:val="00FE2FF1"/>
    <w:rsid w:val="00FE3372"/>
    <w:rsid w:val="00FE3705"/>
    <w:rsid w:val="00FE3A6F"/>
    <w:rsid w:val="00FE3E68"/>
    <w:rsid w:val="00FE41C0"/>
    <w:rsid w:val="00FE41CD"/>
    <w:rsid w:val="00FE42D2"/>
    <w:rsid w:val="00FE47E0"/>
    <w:rsid w:val="00FE4AB9"/>
    <w:rsid w:val="00FE5BCC"/>
    <w:rsid w:val="00FE61BB"/>
    <w:rsid w:val="00FE67F2"/>
    <w:rsid w:val="00FE6C6C"/>
    <w:rsid w:val="00FE6FD5"/>
    <w:rsid w:val="00FE7250"/>
    <w:rsid w:val="00FE7810"/>
    <w:rsid w:val="00FF014A"/>
    <w:rsid w:val="00FF079D"/>
    <w:rsid w:val="00FF0840"/>
    <w:rsid w:val="00FF0D42"/>
    <w:rsid w:val="00FF119B"/>
    <w:rsid w:val="00FF138E"/>
    <w:rsid w:val="00FF13F9"/>
    <w:rsid w:val="00FF168D"/>
    <w:rsid w:val="00FF1A0F"/>
    <w:rsid w:val="00FF1C84"/>
    <w:rsid w:val="00FF1F26"/>
    <w:rsid w:val="00FF1FD4"/>
    <w:rsid w:val="00FF2B70"/>
    <w:rsid w:val="00FF2C5C"/>
    <w:rsid w:val="00FF3C99"/>
    <w:rsid w:val="00FF3EA8"/>
    <w:rsid w:val="00FF3F48"/>
    <w:rsid w:val="00FF3FD7"/>
    <w:rsid w:val="00FF42AD"/>
    <w:rsid w:val="00FF56C4"/>
    <w:rsid w:val="00FF573C"/>
    <w:rsid w:val="00FF5A37"/>
    <w:rsid w:val="00FF5D14"/>
    <w:rsid w:val="00FF6247"/>
    <w:rsid w:val="00FF6560"/>
    <w:rsid w:val="00FF6913"/>
    <w:rsid w:val="00FF6CF1"/>
    <w:rsid w:val="00FF6FD3"/>
    <w:rsid w:val="00FF748A"/>
    <w:rsid w:val="00FF7873"/>
    <w:rsid w:val="00FF7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9E1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7389E"/>
    <w:pPr>
      <w:widowControl w:val="0"/>
      <w:jc w:val="both"/>
    </w:pPr>
    <w:rPr>
      <w:sz w:val="24"/>
    </w:rPr>
  </w:style>
  <w:style w:type="paragraph" w:styleId="1">
    <w:name w:val="heading 1"/>
    <w:basedOn w:val="a"/>
    <w:next w:val="a"/>
    <w:link w:val="10"/>
    <w:uiPriority w:val="9"/>
    <w:rsid w:val="002B226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941145"/>
    <w:pPr>
      <w:widowControl/>
      <w:tabs>
        <w:tab w:val="center" w:pos="4153"/>
        <w:tab w:val="right" w:pos="8306"/>
      </w:tabs>
      <w:snapToGrid w:val="0"/>
      <w:jc w:val="left"/>
    </w:pPr>
    <w:rPr>
      <w:rFonts w:ascii="Times New Roman" w:eastAsia="宋体" w:hAnsi="Times New Roman" w:cs="Times New Roman"/>
      <w:kern w:val="0"/>
      <w:sz w:val="18"/>
      <w:szCs w:val="18"/>
    </w:rPr>
  </w:style>
  <w:style w:type="character" w:customStyle="1" w:styleId="a4">
    <w:name w:val="页脚 字符"/>
    <w:basedOn w:val="a0"/>
    <w:link w:val="a3"/>
    <w:uiPriority w:val="99"/>
    <w:rsid w:val="00941145"/>
    <w:rPr>
      <w:rFonts w:ascii="Times New Roman" w:eastAsia="宋体" w:hAnsi="Times New Roman" w:cs="Times New Roman"/>
      <w:kern w:val="0"/>
      <w:sz w:val="18"/>
      <w:szCs w:val="18"/>
    </w:rPr>
  </w:style>
  <w:style w:type="paragraph" w:styleId="a5">
    <w:name w:val="Body Text"/>
    <w:basedOn w:val="a"/>
    <w:link w:val="a6"/>
    <w:rsid w:val="00941145"/>
    <w:pPr>
      <w:spacing w:after="120"/>
    </w:pPr>
    <w:rPr>
      <w:rFonts w:ascii="Times New Roman" w:eastAsia="宋体" w:hAnsi="Times New Roman" w:cs="Times New Roman"/>
      <w:sz w:val="21"/>
      <w:szCs w:val="24"/>
    </w:rPr>
  </w:style>
  <w:style w:type="character" w:customStyle="1" w:styleId="a6">
    <w:name w:val="正文文本 字符"/>
    <w:basedOn w:val="a0"/>
    <w:link w:val="a5"/>
    <w:rsid w:val="00941145"/>
    <w:rPr>
      <w:rFonts w:ascii="Times New Roman" w:eastAsia="宋体" w:hAnsi="Times New Roman" w:cs="Times New Roman"/>
      <w:szCs w:val="24"/>
    </w:rPr>
  </w:style>
  <w:style w:type="paragraph" w:styleId="a7">
    <w:name w:val="header"/>
    <w:basedOn w:val="a"/>
    <w:link w:val="a8"/>
    <w:uiPriority w:val="99"/>
    <w:rsid w:val="00941145"/>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8">
    <w:name w:val="页眉 字符"/>
    <w:basedOn w:val="a0"/>
    <w:link w:val="a7"/>
    <w:uiPriority w:val="99"/>
    <w:rsid w:val="00941145"/>
    <w:rPr>
      <w:rFonts w:ascii="Times New Roman" w:eastAsia="宋体" w:hAnsi="Times New Roman" w:cs="Times New Roman"/>
      <w:sz w:val="18"/>
      <w:szCs w:val="18"/>
    </w:rPr>
  </w:style>
  <w:style w:type="paragraph" w:customStyle="1" w:styleId="a9">
    <w:name w:val="摘要样式"/>
    <w:next w:val="a"/>
    <w:qFormat/>
    <w:rsid w:val="009326FC"/>
    <w:pPr>
      <w:jc w:val="center"/>
      <w:outlineLvl w:val="0"/>
    </w:pPr>
    <w:rPr>
      <w:rFonts w:ascii="黑体" w:eastAsia="黑体" w:hAnsi="黑体"/>
      <w:b/>
      <w:sz w:val="32"/>
      <w:szCs w:val="32"/>
    </w:rPr>
  </w:style>
  <w:style w:type="paragraph" w:customStyle="1" w:styleId="ABSTRACT">
    <w:name w:val="ABSTRACT"/>
    <w:next w:val="a"/>
    <w:qFormat/>
    <w:rsid w:val="009326FC"/>
    <w:pPr>
      <w:jc w:val="center"/>
      <w:outlineLvl w:val="0"/>
    </w:pPr>
    <w:rPr>
      <w:rFonts w:ascii="Times New Roman" w:hAnsi="Times New Roman" w:cs="Times New Roman"/>
      <w:b/>
      <w:sz w:val="32"/>
      <w:szCs w:val="32"/>
    </w:rPr>
  </w:style>
  <w:style w:type="paragraph" w:customStyle="1" w:styleId="aa">
    <w:name w:val="论文正文"/>
    <w:basedOn w:val="a"/>
    <w:link w:val="Char"/>
    <w:qFormat/>
    <w:rsid w:val="00B81C6C"/>
    <w:pPr>
      <w:adjustRightInd w:val="0"/>
      <w:snapToGrid w:val="0"/>
      <w:spacing w:line="400" w:lineRule="exact"/>
      <w:ind w:firstLineChars="200" w:firstLine="480"/>
    </w:pPr>
    <w:rPr>
      <w:rFonts w:ascii="Times New Roman" w:eastAsia="宋体" w:hAnsi="Times New Roman" w:cs="Times New Roman"/>
      <w:szCs w:val="24"/>
    </w:rPr>
  </w:style>
  <w:style w:type="paragraph" w:customStyle="1" w:styleId="ab">
    <w:name w:val="一级标题"/>
    <w:next w:val="a"/>
    <w:qFormat/>
    <w:rsid w:val="00DD7924"/>
    <w:pPr>
      <w:jc w:val="center"/>
      <w:outlineLvl w:val="0"/>
    </w:pPr>
    <w:rPr>
      <w:rFonts w:ascii="黑体" w:eastAsia="黑体" w:hAnsi="黑体"/>
      <w:b/>
      <w:sz w:val="32"/>
      <w:szCs w:val="32"/>
    </w:rPr>
  </w:style>
  <w:style w:type="paragraph" w:styleId="ac">
    <w:name w:val="List Paragraph"/>
    <w:basedOn w:val="a"/>
    <w:uiPriority w:val="34"/>
    <w:rsid w:val="008D0E90"/>
    <w:pPr>
      <w:ind w:firstLineChars="200" w:firstLine="420"/>
    </w:pPr>
  </w:style>
  <w:style w:type="paragraph" w:customStyle="1" w:styleId="ad">
    <w:name w:val="二级标题"/>
    <w:basedOn w:val="a"/>
    <w:next w:val="a"/>
    <w:link w:val="Char0"/>
    <w:autoRedefine/>
    <w:qFormat/>
    <w:rsid w:val="00D51642"/>
    <w:pPr>
      <w:spacing w:before="120" w:after="120"/>
      <w:ind w:rightChars="100" w:right="100"/>
      <w:outlineLvl w:val="1"/>
    </w:pPr>
    <w:rPr>
      <w:rFonts w:ascii="Times New Roman" w:eastAsia="黑体" w:hAnsi="Times New Roman" w:cs="Times New Roman"/>
      <w:b/>
      <w:szCs w:val="24"/>
    </w:rPr>
  </w:style>
  <w:style w:type="paragraph" w:customStyle="1" w:styleId="ae">
    <w:name w:val="图题样式"/>
    <w:basedOn w:val="a"/>
    <w:link w:val="Char1"/>
    <w:qFormat/>
    <w:rsid w:val="00B82154"/>
    <w:pPr>
      <w:spacing w:beforeLines="50" w:before="156" w:afterLines="50" w:after="156"/>
      <w:ind w:firstLineChars="83" w:firstLine="199"/>
      <w:jc w:val="center"/>
    </w:pPr>
    <w:rPr>
      <w:rFonts w:asciiTheme="minorEastAsia" w:hAnsiTheme="minorEastAsia"/>
      <w:szCs w:val="24"/>
    </w:rPr>
  </w:style>
  <w:style w:type="character" w:customStyle="1" w:styleId="Char1">
    <w:name w:val="图题样式 Char"/>
    <w:basedOn w:val="a0"/>
    <w:link w:val="ae"/>
    <w:rsid w:val="00B82154"/>
    <w:rPr>
      <w:rFonts w:asciiTheme="minorEastAsia" w:hAnsiTheme="minorEastAsia"/>
      <w:sz w:val="24"/>
      <w:szCs w:val="24"/>
    </w:rPr>
  </w:style>
  <w:style w:type="paragraph" w:styleId="af">
    <w:name w:val="annotation text"/>
    <w:basedOn w:val="a"/>
    <w:link w:val="af0"/>
    <w:unhideWhenUsed/>
    <w:rsid w:val="00494F7B"/>
    <w:pPr>
      <w:adjustRightInd w:val="0"/>
      <w:snapToGrid w:val="0"/>
      <w:spacing w:line="400" w:lineRule="exact"/>
      <w:ind w:firstLineChars="200" w:firstLine="200"/>
      <w:jc w:val="left"/>
    </w:pPr>
    <w:rPr>
      <w:rFonts w:ascii="Times New Roman" w:eastAsia="宋体" w:hAnsi="Times New Roman" w:cs="Times New Roman"/>
      <w:szCs w:val="24"/>
    </w:rPr>
  </w:style>
  <w:style w:type="character" w:customStyle="1" w:styleId="af0">
    <w:name w:val="批注文字 字符"/>
    <w:basedOn w:val="a0"/>
    <w:link w:val="af"/>
    <w:rsid w:val="00494F7B"/>
    <w:rPr>
      <w:rFonts w:ascii="Times New Roman" w:eastAsia="宋体" w:hAnsi="Times New Roman" w:cs="Times New Roman"/>
      <w:sz w:val="24"/>
      <w:szCs w:val="24"/>
    </w:rPr>
  </w:style>
  <w:style w:type="character" w:styleId="af1">
    <w:name w:val="annotation reference"/>
    <w:basedOn w:val="a0"/>
    <w:semiHidden/>
    <w:unhideWhenUsed/>
    <w:rsid w:val="00494F7B"/>
    <w:rPr>
      <w:sz w:val="21"/>
      <w:szCs w:val="21"/>
    </w:rPr>
  </w:style>
  <w:style w:type="paragraph" w:styleId="af2">
    <w:name w:val="Balloon Text"/>
    <w:basedOn w:val="a"/>
    <w:link w:val="af3"/>
    <w:uiPriority w:val="99"/>
    <w:semiHidden/>
    <w:unhideWhenUsed/>
    <w:rsid w:val="00494F7B"/>
    <w:rPr>
      <w:sz w:val="18"/>
      <w:szCs w:val="18"/>
    </w:rPr>
  </w:style>
  <w:style w:type="character" w:customStyle="1" w:styleId="af3">
    <w:name w:val="批注框文本 字符"/>
    <w:basedOn w:val="a0"/>
    <w:link w:val="af2"/>
    <w:uiPriority w:val="99"/>
    <w:semiHidden/>
    <w:rsid w:val="00494F7B"/>
    <w:rPr>
      <w:sz w:val="18"/>
      <w:szCs w:val="18"/>
    </w:rPr>
  </w:style>
  <w:style w:type="paragraph" w:customStyle="1" w:styleId="af4">
    <w:name w:val="三级标题"/>
    <w:basedOn w:val="ad"/>
    <w:link w:val="Char2"/>
    <w:qFormat/>
    <w:rsid w:val="00D51642"/>
    <w:pPr>
      <w:spacing w:before="240" w:after="240"/>
      <w:outlineLvl w:val="2"/>
    </w:pPr>
  </w:style>
  <w:style w:type="character" w:customStyle="1" w:styleId="Char0">
    <w:name w:val="二级标题 Char"/>
    <w:basedOn w:val="a0"/>
    <w:link w:val="ad"/>
    <w:rsid w:val="00D51642"/>
    <w:rPr>
      <w:rFonts w:ascii="Times New Roman" w:eastAsia="黑体" w:hAnsi="Times New Roman" w:cs="Times New Roman"/>
      <w:b/>
      <w:sz w:val="24"/>
      <w:szCs w:val="24"/>
    </w:rPr>
  </w:style>
  <w:style w:type="character" w:customStyle="1" w:styleId="Char2">
    <w:name w:val="三级标题 Char"/>
    <w:basedOn w:val="Char0"/>
    <w:link w:val="af4"/>
    <w:rsid w:val="00D51642"/>
    <w:rPr>
      <w:rFonts w:ascii="Times New Roman" w:eastAsia="黑体" w:hAnsi="Times New Roman" w:cs="Times New Roman"/>
      <w:b/>
      <w:sz w:val="24"/>
      <w:szCs w:val="24"/>
    </w:rPr>
  </w:style>
  <w:style w:type="character" w:styleId="af5">
    <w:name w:val="Placeholder Text"/>
    <w:basedOn w:val="a0"/>
    <w:uiPriority w:val="99"/>
    <w:semiHidden/>
    <w:rsid w:val="00706BD7"/>
    <w:rPr>
      <w:color w:val="808080"/>
    </w:rPr>
  </w:style>
  <w:style w:type="table" w:styleId="af6">
    <w:name w:val="Table Grid"/>
    <w:basedOn w:val="a1"/>
    <w:rsid w:val="0027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annotation subject"/>
    <w:basedOn w:val="af"/>
    <w:next w:val="af"/>
    <w:link w:val="af8"/>
    <w:uiPriority w:val="99"/>
    <w:semiHidden/>
    <w:unhideWhenUsed/>
    <w:rsid w:val="00AB1ED2"/>
    <w:pPr>
      <w:adjustRightInd/>
      <w:snapToGrid/>
      <w:spacing w:line="240" w:lineRule="auto"/>
      <w:ind w:firstLineChars="0" w:firstLine="0"/>
    </w:pPr>
    <w:rPr>
      <w:rFonts w:asciiTheme="minorHAnsi" w:eastAsiaTheme="minorEastAsia" w:hAnsiTheme="minorHAnsi" w:cstheme="minorBidi"/>
      <w:b/>
      <w:bCs/>
      <w:szCs w:val="22"/>
    </w:rPr>
  </w:style>
  <w:style w:type="character" w:customStyle="1" w:styleId="af8">
    <w:name w:val="批注主题 字符"/>
    <w:basedOn w:val="af0"/>
    <w:link w:val="af7"/>
    <w:uiPriority w:val="99"/>
    <w:semiHidden/>
    <w:rsid w:val="00AB1ED2"/>
    <w:rPr>
      <w:rFonts w:ascii="Times New Roman" w:eastAsia="宋体" w:hAnsi="Times New Roman" w:cs="Times New Roman"/>
      <w:b/>
      <w:bCs/>
      <w:sz w:val="24"/>
      <w:szCs w:val="24"/>
    </w:rPr>
  </w:style>
  <w:style w:type="paragraph" w:customStyle="1" w:styleId="af9">
    <w:name w:val="图表注释"/>
    <w:basedOn w:val="aa"/>
    <w:link w:val="Char3"/>
    <w:qFormat/>
    <w:rsid w:val="002E6FC3"/>
    <w:pPr>
      <w:ind w:firstLineChars="0" w:firstLine="0"/>
    </w:pPr>
    <w:rPr>
      <w:rFonts w:ascii="楷体" w:eastAsia="楷体" w:hAnsi="楷体"/>
      <w:sz w:val="21"/>
      <w:szCs w:val="21"/>
    </w:rPr>
  </w:style>
  <w:style w:type="character" w:customStyle="1" w:styleId="Char">
    <w:name w:val="论文正文 Char"/>
    <w:basedOn w:val="a0"/>
    <w:link w:val="aa"/>
    <w:rsid w:val="002E6FC3"/>
    <w:rPr>
      <w:rFonts w:ascii="Times New Roman" w:eastAsia="宋体" w:hAnsi="Times New Roman" w:cs="Times New Roman"/>
      <w:sz w:val="24"/>
      <w:szCs w:val="24"/>
    </w:rPr>
  </w:style>
  <w:style w:type="character" w:customStyle="1" w:styleId="Char3">
    <w:name w:val="图表注释 Char"/>
    <w:basedOn w:val="Char"/>
    <w:link w:val="af9"/>
    <w:rsid w:val="002E6FC3"/>
    <w:rPr>
      <w:rFonts w:ascii="楷体" w:eastAsia="楷体" w:hAnsi="楷体" w:cs="Times New Roman"/>
      <w:sz w:val="24"/>
      <w:szCs w:val="21"/>
    </w:rPr>
  </w:style>
  <w:style w:type="paragraph" w:styleId="afa">
    <w:name w:val="Revision"/>
    <w:hidden/>
    <w:uiPriority w:val="99"/>
    <w:semiHidden/>
    <w:rsid w:val="00872BC0"/>
    <w:rPr>
      <w:sz w:val="24"/>
    </w:rPr>
  </w:style>
  <w:style w:type="character" w:customStyle="1" w:styleId="10">
    <w:name w:val="标题 1 字符"/>
    <w:basedOn w:val="a0"/>
    <w:link w:val="1"/>
    <w:uiPriority w:val="9"/>
    <w:rsid w:val="002B2262"/>
    <w:rPr>
      <w:b/>
      <w:bCs/>
      <w:kern w:val="44"/>
      <w:sz w:val="44"/>
      <w:szCs w:val="44"/>
    </w:rPr>
  </w:style>
  <w:style w:type="paragraph" w:styleId="TOC">
    <w:name w:val="TOC Heading"/>
    <w:basedOn w:val="1"/>
    <w:next w:val="a"/>
    <w:uiPriority w:val="39"/>
    <w:unhideWhenUsed/>
    <w:qFormat/>
    <w:rsid w:val="002B226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893B21"/>
    <w:pPr>
      <w:spacing w:before="120" w:after="120"/>
      <w:jc w:val="left"/>
    </w:pPr>
    <w:rPr>
      <w:rFonts w:ascii="Times New Roman" w:hAnsi="Times New Roman" w:cstheme="minorHAnsi"/>
      <w:b/>
      <w:bCs/>
      <w:caps/>
      <w:szCs w:val="20"/>
    </w:rPr>
  </w:style>
  <w:style w:type="paragraph" w:styleId="2">
    <w:name w:val="toc 2"/>
    <w:basedOn w:val="a"/>
    <w:next w:val="a"/>
    <w:autoRedefine/>
    <w:uiPriority w:val="39"/>
    <w:unhideWhenUsed/>
    <w:rsid w:val="002B2262"/>
    <w:pPr>
      <w:ind w:left="240"/>
      <w:jc w:val="left"/>
    </w:pPr>
    <w:rPr>
      <w:rFonts w:cstheme="minorHAnsi"/>
      <w:smallCaps/>
      <w:sz w:val="20"/>
      <w:szCs w:val="20"/>
    </w:rPr>
  </w:style>
  <w:style w:type="paragraph" w:styleId="3">
    <w:name w:val="toc 3"/>
    <w:basedOn w:val="a"/>
    <w:next w:val="a"/>
    <w:autoRedefine/>
    <w:uiPriority w:val="39"/>
    <w:unhideWhenUsed/>
    <w:rsid w:val="002B2262"/>
    <w:pPr>
      <w:ind w:left="480"/>
      <w:jc w:val="left"/>
    </w:pPr>
    <w:rPr>
      <w:rFonts w:cstheme="minorHAnsi"/>
      <w:i/>
      <w:iCs/>
      <w:sz w:val="20"/>
      <w:szCs w:val="20"/>
    </w:rPr>
  </w:style>
  <w:style w:type="character" w:styleId="afb">
    <w:name w:val="Hyperlink"/>
    <w:basedOn w:val="a0"/>
    <w:uiPriority w:val="99"/>
    <w:unhideWhenUsed/>
    <w:rsid w:val="002B2262"/>
    <w:rPr>
      <w:color w:val="0000FF" w:themeColor="hyperlink"/>
      <w:u w:val="single"/>
    </w:rPr>
  </w:style>
  <w:style w:type="paragraph" w:styleId="4">
    <w:name w:val="toc 4"/>
    <w:basedOn w:val="a"/>
    <w:next w:val="a"/>
    <w:autoRedefine/>
    <w:uiPriority w:val="39"/>
    <w:unhideWhenUsed/>
    <w:rsid w:val="00242384"/>
    <w:pPr>
      <w:ind w:left="720"/>
      <w:jc w:val="left"/>
    </w:pPr>
    <w:rPr>
      <w:rFonts w:cstheme="minorHAnsi"/>
      <w:sz w:val="18"/>
      <w:szCs w:val="18"/>
    </w:rPr>
  </w:style>
  <w:style w:type="paragraph" w:styleId="5">
    <w:name w:val="toc 5"/>
    <w:basedOn w:val="a"/>
    <w:next w:val="a"/>
    <w:autoRedefine/>
    <w:uiPriority w:val="39"/>
    <w:unhideWhenUsed/>
    <w:rsid w:val="00242384"/>
    <w:pPr>
      <w:ind w:left="960"/>
      <w:jc w:val="left"/>
    </w:pPr>
    <w:rPr>
      <w:rFonts w:cstheme="minorHAnsi"/>
      <w:sz w:val="18"/>
      <w:szCs w:val="18"/>
    </w:rPr>
  </w:style>
  <w:style w:type="paragraph" w:styleId="6">
    <w:name w:val="toc 6"/>
    <w:basedOn w:val="a"/>
    <w:next w:val="a"/>
    <w:autoRedefine/>
    <w:uiPriority w:val="39"/>
    <w:unhideWhenUsed/>
    <w:rsid w:val="00242384"/>
    <w:pPr>
      <w:ind w:left="1200"/>
      <w:jc w:val="left"/>
    </w:pPr>
    <w:rPr>
      <w:rFonts w:cstheme="minorHAnsi"/>
      <w:sz w:val="18"/>
      <w:szCs w:val="18"/>
    </w:rPr>
  </w:style>
  <w:style w:type="paragraph" w:styleId="7">
    <w:name w:val="toc 7"/>
    <w:basedOn w:val="a"/>
    <w:next w:val="a"/>
    <w:autoRedefine/>
    <w:uiPriority w:val="39"/>
    <w:unhideWhenUsed/>
    <w:rsid w:val="00242384"/>
    <w:pPr>
      <w:ind w:left="1440"/>
      <w:jc w:val="left"/>
    </w:pPr>
    <w:rPr>
      <w:rFonts w:cstheme="minorHAnsi"/>
      <w:sz w:val="18"/>
      <w:szCs w:val="18"/>
    </w:rPr>
  </w:style>
  <w:style w:type="paragraph" w:styleId="8">
    <w:name w:val="toc 8"/>
    <w:basedOn w:val="a"/>
    <w:next w:val="a"/>
    <w:autoRedefine/>
    <w:uiPriority w:val="39"/>
    <w:unhideWhenUsed/>
    <w:rsid w:val="00242384"/>
    <w:pPr>
      <w:ind w:left="1680"/>
      <w:jc w:val="left"/>
    </w:pPr>
    <w:rPr>
      <w:rFonts w:cstheme="minorHAnsi"/>
      <w:sz w:val="18"/>
      <w:szCs w:val="18"/>
    </w:rPr>
  </w:style>
  <w:style w:type="paragraph" w:styleId="9">
    <w:name w:val="toc 9"/>
    <w:basedOn w:val="a"/>
    <w:next w:val="a"/>
    <w:autoRedefine/>
    <w:uiPriority w:val="39"/>
    <w:unhideWhenUsed/>
    <w:rsid w:val="00242384"/>
    <w:pPr>
      <w:ind w:left="1920"/>
      <w:jc w:val="left"/>
    </w:pPr>
    <w:rPr>
      <w:rFonts w:cstheme="minorHAnsi"/>
      <w:sz w:val="18"/>
      <w:szCs w:val="18"/>
    </w:rPr>
  </w:style>
  <w:style w:type="paragraph" w:styleId="afc">
    <w:name w:val="endnote text"/>
    <w:basedOn w:val="a"/>
    <w:link w:val="afd"/>
    <w:uiPriority w:val="99"/>
    <w:semiHidden/>
    <w:unhideWhenUsed/>
    <w:rsid w:val="00610DF4"/>
    <w:pPr>
      <w:snapToGrid w:val="0"/>
      <w:jc w:val="left"/>
    </w:pPr>
  </w:style>
  <w:style w:type="character" w:customStyle="1" w:styleId="afd">
    <w:name w:val="尾注文本 字符"/>
    <w:basedOn w:val="a0"/>
    <w:link w:val="afc"/>
    <w:uiPriority w:val="99"/>
    <w:semiHidden/>
    <w:rsid w:val="00610DF4"/>
    <w:rPr>
      <w:sz w:val="24"/>
    </w:rPr>
  </w:style>
  <w:style w:type="character" w:styleId="afe">
    <w:name w:val="endnote reference"/>
    <w:basedOn w:val="a0"/>
    <w:uiPriority w:val="99"/>
    <w:semiHidden/>
    <w:unhideWhenUsed/>
    <w:rsid w:val="00610D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195764">
      <w:bodyDiv w:val="1"/>
      <w:marLeft w:val="0"/>
      <w:marRight w:val="0"/>
      <w:marTop w:val="0"/>
      <w:marBottom w:val="0"/>
      <w:divBdr>
        <w:top w:val="none" w:sz="0" w:space="0" w:color="auto"/>
        <w:left w:val="none" w:sz="0" w:space="0" w:color="auto"/>
        <w:bottom w:val="none" w:sz="0" w:space="0" w:color="auto"/>
        <w:right w:val="none" w:sz="0" w:space="0" w:color="auto"/>
      </w:divBdr>
    </w:div>
    <w:div w:id="777019865">
      <w:bodyDiv w:val="1"/>
      <w:marLeft w:val="0"/>
      <w:marRight w:val="0"/>
      <w:marTop w:val="0"/>
      <w:marBottom w:val="0"/>
      <w:divBdr>
        <w:top w:val="none" w:sz="0" w:space="0" w:color="auto"/>
        <w:left w:val="none" w:sz="0" w:space="0" w:color="auto"/>
        <w:bottom w:val="none" w:sz="0" w:space="0" w:color="auto"/>
        <w:right w:val="none" w:sz="0" w:space="0" w:color="auto"/>
      </w:divBdr>
    </w:div>
    <w:div w:id="1003512426">
      <w:bodyDiv w:val="1"/>
      <w:marLeft w:val="0"/>
      <w:marRight w:val="0"/>
      <w:marTop w:val="0"/>
      <w:marBottom w:val="0"/>
      <w:divBdr>
        <w:top w:val="none" w:sz="0" w:space="0" w:color="auto"/>
        <w:left w:val="none" w:sz="0" w:space="0" w:color="auto"/>
        <w:bottom w:val="none" w:sz="0" w:space="0" w:color="auto"/>
        <w:right w:val="none" w:sz="0" w:space="0" w:color="auto"/>
      </w:divBdr>
    </w:div>
    <w:div w:id="1040395126">
      <w:bodyDiv w:val="1"/>
      <w:marLeft w:val="0"/>
      <w:marRight w:val="0"/>
      <w:marTop w:val="0"/>
      <w:marBottom w:val="0"/>
      <w:divBdr>
        <w:top w:val="none" w:sz="0" w:space="0" w:color="auto"/>
        <w:left w:val="none" w:sz="0" w:space="0" w:color="auto"/>
        <w:bottom w:val="none" w:sz="0" w:space="0" w:color="auto"/>
        <w:right w:val="none" w:sz="0" w:space="0" w:color="auto"/>
      </w:divBdr>
    </w:div>
    <w:div w:id="1228222037">
      <w:bodyDiv w:val="1"/>
      <w:marLeft w:val="0"/>
      <w:marRight w:val="0"/>
      <w:marTop w:val="0"/>
      <w:marBottom w:val="0"/>
      <w:divBdr>
        <w:top w:val="none" w:sz="0" w:space="0" w:color="auto"/>
        <w:left w:val="none" w:sz="0" w:space="0" w:color="auto"/>
        <w:bottom w:val="none" w:sz="0" w:space="0" w:color="auto"/>
        <w:right w:val="none" w:sz="0" w:space="0" w:color="auto"/>
      </w:divBdr>
    </w:div>
    <w:div w:id="1273974507">
      <w:bodyDiv w:val="1"/>
      <w:marLeft w:val="0"/>
      <w:marRight w:val="0"/>
      <w:marTop w:val="0"/>
      <w:marBottom w:val="0"/>
      <w:divBdr>
        <w:top w:val="none" w:sz="0" w:space="0" w:color="auto"/>
        <w:left w:val="none" w:sz="0" w:space="0" w:color="auto"/>
        <w:bottom w:val="none" w:sz="0" w:space="0" w:color="auto"/>
        <w:right w:val="none" w:sz="0" w:space="0" w:color="auto"/>
      </w:divBdr>
    </w:div>
    <w:div w:id="1319001036">
      <w:bodyDiv w:val="1"/>
      <w:marLeft w:val="0"/>
      <w:marRight w:val="0"/>
      <w:marTop w:val="0"/>
      <w:marBottom w:val="0"/>
      <w:divBdr>
        <w:top w:val="none" w:sz="0" w:space="0" w:color="auto"/>
        <w:left w:val="none" w:sz="0" w:space="0" w:color="auto"/>
        <w:bottom w:val="none" w:sz="0" w:space="0" w:color="auto"/>
        <w:right w:val="none" w:sz="0" w:space="0" w:color="auto"/>
      </w:divBdr>
    </w:div>
    <w:div w:id="1403025311">
      <w:bodyDiv w:val="1"/>
      <w:marLeft w:val="0"/>
      <w:marRight w:val="0"/>
      <w:marTop w:val="0"/>
      <w:marBottom w:val="0"/>
      <w:divBdr>
        <w:top w:val="none" w:sz="0" w:space="0" w:color="auto"/>
        <w:left w:val="none" w:sz="0" w:space="0" w:color="auto"/>
        <w:bottom w:val="none" w:sz="0" w:space="0" w:color="auto"/>
        <w:right w:val="none" w:sz="0" w:space="0" w:color="auto"/>
      </w:divBdr>
    </w:div>
    <w:div w:id="1585068867">
      <w:bodyDiv w:val="1"/>
      <w:marLeft w:val="0"/>
      <w:marRight w:val="0"/>
      <w:marTop w:val="0"/>
      <w:marBottom w:val="0"/>
      <w:divBdr>
        <w:top w:val="none" w:sz="0" w:space="0" w:color="auto"/>
        <w:left w:val="none" w:sz="0" w:space="0" w:color="auto"/>
        <w:bottom w:val="none" w:sz="0" w:space="0" w:color="auto"/>
        <w:right w:val="none" w:sz="0" w:space="0" w:color="auto"/>
      </w:divBdr>
      <w:divsChild>
        <w:div w:id="411514269">
          <w:marLeft w:val="0"/>
          <w:marRight w:val="0"/>
          <w:marTop w:val="0"/>
          <w:marBottom w:val="0"/>
          <w:divBdr>
            <w:top w:val="none" w:sz="0" w:space="0" w:color="auto"/>
            <w:left w:val="none" w:sz="0" w:space="0" w:color="auto"/>
            <w:bottom w:val="none" w:sz="0" w:space="0" w:color="auto"/>
            <w:right w:val="none" w:sz="0" w:space="0" w:color="auto"/>
          </w:divBdr>
        </w:div>
      </w:divsChild>
    </w:div>
    <w:div w:id="1592278406">
      <w:bodyDiv w:val="1"/>
      <w:marLeft w:val="0"/>
      <w:marRight w:val="0"/>
      <w:marTop w:val="0"/>
      <w:marBottom w:val="0"/>
      <w:divBdr>
        <w:top w:val="none" w:sz="0" w:space="0" w:color="auto"/>
        <w:left w:val="none" w:sz="0" w:space="0" w:color="auto"/>
        <w:bottom w:val="none" w:sz="0" w:space="0" w:color="auto"/>
        <w:right w:val="none" w:sz="0" w:space="0" w:color="auto"/>
      </w:divBdr>
    </w:div>
    <w:div w:id="1718045527">
      <w:bodyDiv w:val="1"/>
      <w:marLeft w:val="0"/>
      <w:marRight w:val="0"/>
      <w:marTop w:val="0"/>
      <w:marBottom w:val="0"/>
      <w:divBdr>
        <w:top w:val="none" w:sz="0" w:space="0" w:color="auto"/>
        <w:left w:val="none" w:sz="0" w:space="0" w:color="auto"/>
        <w:bottom w:val="none" w:sz="0" w:space="0" w:color="auto"/>
        <w:right w:val="none" w:sz="0" w:space="0" w:color="auto"/>
      </w:divBdr>
      <w:divsChild>
        <w:div w:id="1550800876">
          <w:marLeft w:val="0"/>
          <w:marRight w:val="0"/>
          <w:marTop w:val="105"/>
          <w:marBottom w:val="30"/>
          <w:divBdr>
            <w:top w:val="none" w:sz="0" w:space="0" w:color="auto"/>
            <w:left w:val="none" w:sz="0" w:space="0" w:color="auto"/>
            <w:bottom w:val="none" w:sz="0" w:space="0" w:color="auto"/>
            <w:right w:val="none" w:sz="0" w:space="0" w:color="auto"/>
          </w:divBdr>
          <w:divsChild>
            <w:div w:id="46613418">
              <w:marLeft w:val="0"/>
              <w:marRight w:val="0"/>
              <w:marTop w:val="0"/>
              <w:marBottom w:val="0"/>
              <w:divBdr>
                <w:top w:val="none" w:sz="0" w:space="0" w:color="auto"/>
                <w:left w:val="none" w:sz="0" w:space="0" w:color="auto"/>
                <w:bottom w:val="none" w:sz="0" w:space="0" w:color="auto"/>
                <w:right w:val="none" w:sz="0" w:space="0" w:color="auto"/>
              </w:divBdr>
              <w:divsChild>
                <w:div w:id="86370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8322">
          <w:marLeft w:val="0"/>
          <w:marRight w:val="0"/>
          <w:marTop w:val="0"/>
          <w:marBottom w:val="0"/>
          <w:divBdr>
            <w:top w:val="none" w:sz="0" w:space="0" w:color="auto"/>
            <w:left w:val="none" w:sz="0" w:space="0" w:color="auto"/>
            <w:bottom w:val="none" w:sz="0" w:space="0" w:color="auto"/>
            <w:right w:val="none" w:sz="0" w:space="0" w:color="auto"/>
          </w:divBdr>
          <w:divsChild>
            <w:div w:id="2005283451">
              <w:marLeft w:val="0"/>
              <w:marRight w:val="0"/>
              <w:marTop w:val="0"/>
              <w:marBottom w:val="0"/>
              <w:divBdr>
                <w:top w:val="none" w:sz="0" w:space="0" w:color="auto"/>
                <w:left w:val="none" w:sz="0" w:space="0" w:color="auto"/>
                <w:bottom w:val="none" w:sz="0" w:space="0" w:color="auto"/>
                <w:right w:val="none" w:sz="0" w:space="0" w:color="auto"/>
              </w:divBdr>
              <w:divsChild>
                <w:div w:id="102383060">
                  <w:marLeft w:val="0"/>
                  <w:marRight w:val="60"/>
                  <w:marTop w:val="0"/>
                  <w:marBottom w:val="0"/>
                  <w:divBdr>
                    <w:top w:val="none" w:sz="0" w:space="0" w:color="auto"/>
                    <w:left w:val="none" w:sz="0" w:space="0" w:color="auto"/>
                    <w:bottom w:val="none" w:sz="0" w:space="0" w:color="auto"/>
                    <w:right w:val="none" w:sz="0" w:space="0" w:color="auto"/>
                  </w:divBdr>
                  <w:divsChild>
                    <w:div w:id="1521968250">
                      <w:marLeft w:val="0"/>
                      <w:marRight w:val="0"/>
                      <w:marTop w:val="0"/>
                      <w:marBottom w:val="120"/>
                      <w:divBdr>
                        <w:top w:val="single" w:sz="6" w:space="0" w:color="C0C0C0"/>
                        <w:left w:val="single" w:sz="6" w:space="0" w:color="D9D9D9"/>
                        <w:bottom w:val="single" w:sz="6" w:space="0" w:color="D9D9D9"/>
                        <w:right w:val="single" w:sz="6" w:space="0" w:color="D9D9D9"/>
                      </w:divBdr>
                      <w:divsChild>
                        <w:div w:id="734822114">
                          <w:marLeft w:val="0"/>
                          <w:marRight w:val="0"/>
                          <w:marTop w:val="0"/>
                          <w:marBottom w:val="0"/>
                          <w:divBdr>
                            <w:top w:val="none" w:sz="0" w:space="0" w:color="auto"/>
                            <w:left w:val="none" w:sz="0" w:space="0" w:color="auto"/>
                            <w:bottom w:val="none" w:sz="0" w:space="0" w:color="auto"/>
                            <w:right w:val="none" w:sz="0" w:space="0" w:color="auto"/>
                          </w:divBdr>
                        </w:div>
                        <w:div w:id="1067609311">
                          <w:marLeft w:val="0"/>
                          <w:marRight w:val="0"/>
                          <w:marTop w:val="0"/>
                          <w:marBottom w:val="0"/>
                          <w:divBdr>
                            <w:top w:val="none" w:sz="0" w:space="0" w:color="auto"/>
                            <w:left w:val="none" w:sz="0" w:space="0" w:color="auto"/>
                            <w:bottom w:val="none" w:sz="0" w:space="0" w:color="auto"/>
                            <w:right w:val="none" w:sz="0" w:space="0" w:color="auto"/>
                          </w:divBdr>
                        </w:div>
                      </w:divsChild>
                    </w:div>
                    <w:div w:id="128276783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736509984">
              <w:marLeft w:val="0"/>
              <w:marRight w:val="0"/>
              <w:marTop w:val="0"/>
              <w:marBottom w:val="0"/>
              <w:divBdr>
                <w:top w:val="none" w:sz="0" w:space="0" w:color="auto"/>
                <w:left w:val="none" w:sz="0" w:space="0" w:color="auto"/>
                <w:bottom w:val="none" w:sz="0" w:space="0" w:color="auto"/>
                <w:right w:val="none" w:sz="0" w:space="0" w:color="auto"/>
              </w:divBdr>
              <w:divsChild>
                <w:div w:id="1778058585">
                  <w:marLeft w:val="60"/>
                  <w:marRight w:val="0"/>
                  <w:marTop w:val="0"/>
                  <w:marBottom w:val="0"/>
                  <w:divBdr>
                    <w:top w:val="none" w:sz="0" w:space="0" w:color="auto"/>
                    <w:left w:val="none" w:sz="0" w:space="0" w:color="auto"/>
                    <w:bottom w:val="none" w:sz="0" w:space="0" w:color="auto"/>
                    <w:right w:val="none" w:sz="0" w:space="0" w:color="auto"/>
                  </w:divBdr>
                  <w:divsChild>
                    <w:div w:id="994602288">
                      <w:marLeft w:val="0"/>
                      <w:marRight w:val="0"/>
                      <w:marTop w:val="0"/>
                      <w:marBottom w:val="0"/>
                      <w:divBdr>
                        <w:top w:val="none" w:sz="0" w:space="0" w:color="auto"/>
                        <w:left w:val="none" w:sz="0" w:space="0" w:color="auto"/>
                        <w:bottom w:val="none" w:sz="0" w:space="0" w:color="auto"/>
                        <w:right w:val="none" w:sz="0" w:space="0" w:color="auto"/>
                      </w:divBdr>
                      <w:divsChild>
                        <w:div w:id="1872379683">
                          <w:marLeft w:val="0"/>
                          <w:marRight w:val="0"/>
                          <w:marTop w:val="0"/>
                          <w:marBottom w:val="120"/>
                          <w:divBdr>
                            <w:top w:val="single" w:sz="6" w:space="0" w:color="F5F5F5"/>
                            <w:left w:val="single" w:sz="6" w:space="0" w:color="F5F5F5"/>
                            <w:bottom w:val="single" w:sz="6" w:space="0" w:color="F5F5F5"/>
                            <w:right w:val="single" w:sz="6" w:space="0" w:color="F5F5F5"/>
                          </w:divBdr>
                          <w:divsChild>
                            <w:div w:id="26177930">
                              <w:marLeft w:val="0"/>
                              <w:marRight w:val="0"/>
                              <w:marTop w:val="0"/>
                              <w:marBottom w:val="0"/>
                              <w:divBdr>
                                <w:top w:val="none" w:sz="0" w:space="0" w:color="auto"/>
                                <w:left w:val="none" w:sz="0" w:space="0" w:color="auto"/>
                                <w:bottom w:val="none" w:sz="0" w:space="0" w:color="auto"/>
                                <w:right w:val="none" w:sz="0" w:space="0" w:color="auto"/>
                              </w:divBdr>
                              <w:divsChild>
                                <w:div w:id="5170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58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9.emf"/><Relationship Id="rId39" Type="http://schemas.openxmlformats.org/officeDocument/2006/relationships/image" Target="media/image18.png"/><Relationship Id="rId21" Type="http://schemas.microsoft.com/office/2007/relationships/hdphoto" Target="media/hdphoto2.wdp"/><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oleObject" Target="embeddings/Microsoft_Visio_2003-2010___5.vsd"/><Relationship Id="rId50" Type="http://schemas.openxmlformats.org/officeDocument/2006/relationships/chart" Target="charts/chart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oleObject" Target="embeddings/Microsoft_Visio_2003-2010___.vsd"/><Relationship Id="rId33" Type="http://schemas.openxmlformats.org/officeDocument/2006/relationships/oleObject" Target="embeddings/Microsoft_Visio_2003-2010___4.vsd"/><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jpeg"/><Relationship Id="rId29" Type="http://schemas.openxmlformats.org/officeDocument/2006/relationships/oleObject" Target="embeddings/Microsoft_Visio_2003-2010___2.vsd"/><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oleObject" Target="embeddings/Microsoft_Visio_2003-2010___3.vsd"/><Relationship Id="rId44" Type="http://schemas.openxmlformats.org/officeDocument/2006/relationships/image" Target="media/image23.png"/><Relationship Id="rId52"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tiff"/><Relationship Id="rId27" Type="http://schemas.openxmlformats.org/officeDocument/2006/relationships/oleObject" Target="embeddings/Microsoft_Visio_2003-2010___1.vsd"/><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0655;&#40857;&#20426;\Desktop\&#27743;&#33487;&#22823;&#23398;&#27605;&#19994;&#35770;&#25991;\&#23454;&#39564;&#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30655;&#40857;&#20426;\Desktop\&#27743;&#33487;&#22823;&#23398;&#27605;&#19994;&#35770;&#25991;\&#23454;&#395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30655;&#40857;&#20426;\Desktop\&#27743;&#33487;&#22823;&#23398;&#27605;&#19994;&#35770;&#25991;\&#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30655;&#40857;&#20426;\Desktop\&#27743;&#33487;&#22823;&#23398;&#27605;&#19994;&#35770;&#25991;\&#23454;&#39564;&#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不同数据库写入性能对比!$A$2</c:f>
              <c:strCache>
                <c:ptCount val="1"/>
                <c:pt idx="0">
                  <c:v>MySQL</c:v>
                </c:pt>
              </c:strCache>
            </c:strRef>
          </c:tx>
          <c:spPr>
            <a:ln w="22225" cap="rnd">
              <a:solidFill>
                <a:schemeClr val="dk1">
                  <a:tint val="88500"/>
                </a:schemeClr>
              </a:solidFill>
              <a:round/>
            </a:ln>
            <a:effectLst/>
          </c:spPr>
          <c:marker>
            <c:symbol val="diamond"/>
            <c:size val="6"/>
            <c:spPr>
              <a:solidFill>
                <a:schemeClr val="dk1">
                  <a:tint val="88500"/>
                </a:schemeClr>
              </a:solidFill>
              <a:ln w="9525">
                <a:solidFill>
                  <a:schemeClr val="dk1">
                    <a:tint val="88500"/>
                  </a:schemeClr>
                </a:solidFill>
                <a:round/>
              </a:ln>
              <a:effectLst/>
            </c:spPr>
          </c:marker>
          <c:cat>
            <c:strRef>
              <c:f>不同数据库写入性能对比!$B$1:$U$1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不同数据库写入性能对比!$B$2:$G$2</c:f>
              <c:numCache>
                <c:formatCode>General</c:formatCode>
                <c:ptCount val="6"/>
                <c:pt idx="0">
                  <c:v>20</c:v>
                </c:pt>
                <c:pt idx="1">
                  <c:v>60</c:v>
                </c:pt>
                <c:pt idx="2">
                  <c:v>130</c:v>
                </c:pt>
                <c:pt idx="3">
                  <c:v>220</c:v>
                </c:pt>
                <c:pt idx="4">
                  <c:v>340</c:v>
                </c:pt>
                <c:pt idx="5">
                  <c:v>470</c:v>
                </c:pt>
              </c:numCache>
            </c:numRef>
          </c:val>
          <c:smooth val="0"/>
          <c:extLst>
            <c:ext xmlns:c16="http://schemas.microsoft.com/office/drawing/2014/chart" uri="{C3380CC4-5D6E-409C-BE32-E72D297353CC}">
              <c16:uniqueId val="{00000000-0644-4611-986C-4D3566205E14}"/>
            </c:ext>
          </c:extLst>
        </c:ser>
        <c:ser>
          <c:idx val="1"/>
          <c:order val="1"/>
          <c:tx>
            <c:strRef>
              <c:f>不同数据库写入性能对比!$A$3</c:f>
              <c:strCache>
                <c:ptCount val="1"/>
                <c:pt idx="0">
                  <c:v>原生HBase集群</c:v>
                </c:pt>
              </c:strCache>
            </c:strRef>
          </c:tx>
          <c:spPr>
            <a:ln w="22225" cap="rnd">
              <a:solidFill>
                <a:schemeClr val="dk1">
                  <a:tint val="55000"/>
                </a:schemeClr>
              </a:solidFill>
              <a:round/>
            </a:ln>
            <a:effectLst/>
          </c:spPr>
          <c:marker>
            <c:symbol val="square"/>
            <c:size val="6"/>
            <c:spPr>
              <a:solidFill>
                <a:schemeClr val="dk1">
                  <a:tint val="55000"/>
                </a:schemeClr>
              </a:solidFill>
              <a:ln w="9525">
                <a:solidFill>
                  <a:schemeClr val="dk1">
                    <a:tint val="55000"/>
                  </a:schemeClr>
                </a:solidFill>
                <a:round/>
              </a:ln>
              <a:effectLst/>
            </c:spPr>
          </c:marker>
          <c:cat>
            <c:strRef>
              <c:f>不同数据库写入性能对比!$B$1:$U$1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不同数据库写入性能对比!$B$3:$K$3</c:f>
              <c:numCache>
                <c:formatCode>General</c:formatCode>
                <c:ptCount val="10"/>
                <c:pt idx="0">
                  <c:v>0</c:v>
                </c:pt>
                <c:pt idx="1">
                  <c:v>10</c:v>
                </c:pt>
                <c:pt idx="2">
                  <c:v>15</c:v>
                </c:pt>
                <c:pt idx="3">
                  <c:v>25</c:v>
                </c:pt>
                <c:pt idx="4">
                  <c:v>50</c:v>
                </c:pt>
                <c:pt idx="5">
                  <c:v>90</c:v>
                </c:pt>
                <c:pt idx="6">
                  <c:v>130</c:v>
                </c:pt>
                <c:pt idx="7">
                  <c:v>210</c:v>
                </c:pt>
                <c:pt idx="8">
                  <c:v>330</c:v>
                </c:pt>
                <c:pt idx="9">
                  <c:v>450</c:v>
                </c:pt>
              </c:numCache>
            </c:numRef>
          </c:val>
          <c:smooth val="0"/>
          <c:extLst>
            <c:ext xmlns:c16="http://schemas.microsoft.com/office/drawing/2014/chart" uri="{C3380CC4-5D6E-409C-BE32-E72D297353CC}">
              <c16:uniqueId val="{00000001-0644-4611-986C-4D3566205E14}"/>
            </c:ext>
          </c:extLst>
        </c:ser>
        <c:ser>
          <c:idx val="2"/>
          <c:order val="2"/>
          <c:tx>
            <c:strRef>
              <c:f>不同数据库写入性能对比!$A$4</c:f>
              <c:strCache>
                <c:ptCount val="1"/>
                <c:pt idx="0">
                  <c:v>本文HBase集群</c:v>
                </c:pt>
              </c:strCache>
            </c:strRef>
          </c:tx>
          <c:spPr>
            <a:ln w="22225" cap="rnd">
              <a:solidFill>
                <a:schemeClr val="dk1">
                  <a:tint val="75000"/>
                </a:schemeClr>
              </a:solidFill>
              <a:round/>
            </a:ln>
            <a:effectLst/>
          </c:spPr>
          <c:marker>
            <c:symbol val="triangle"/>
            <c:size val="6"/>
            <c:spPr>
              <a:solidFill>
                <a:schemeClr val="dk1">
                  <a:tint val="75000"/>
                </a:schemeClr>
              </a:solidFill>
              <a:ln w="9525">
                <a:solidFill>
                  <a:schemeClr val="dk1">
                    <a:tint val="75000"/>
                  </a:schemeClr>
                </a:solidFill>
                <a:round/>
              </a:ln>
              <a:effectLst/>
            </c:spPr>
          </c:marker>
          <c:cat>
            <c:strRef>
              <c:f>不同数据库写入性能对比!$B$1:$U$1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不同数据库写入性能对比!$B$4:$U$4</c:f>
              <c:numCache>
                <c:formatCode>General</c:formatCode>
                <c:ptCount val="20"/>
                <c:pt idx="0">
                  <c:v>0</c:v>
                </c:pt>
                <c:pt idx="1">
                  <c:v>0</c:v>
                </c:pt>
                <c:pt idx="2">
                  <c:v>0</c:v>
                </c:pt>
                <c:pt idx="3">
                  <c:v>0</c:v>
                </c:pt>
                <c:pt idx="4">
                  <c:v>0</c:v>
                </c:pt>
                <c:pt idx="5">
                  <c:v>0</c:v>
                </c:pt>
                <c:pt idx="6">
                  <c:v>5</c:v>
                </c:pt>
                <c:pt idx="7">
                  <c:v>7</c:v>
                </c:pt>
                <c:pt idx="8">
                  <c:v>12</c:v>
                </c:pt>
                <c:pt idx="9">
                  <c:v>20</c:v>
                </c:pt>
                <c:pt idx="10">
                  <c:v>30</c:v>
                </c:pt>
                <c:pt idx="11">
                  <c:v>42</c:v>
                </c:pt>
                <c:pt idx="12">
                  <c:v>55</c:v>
                </c:pt>
                <c:pt idx="13">
                  <c:v>70</c:v>
                </c:pt>
                <c:pt idx="14">
                  <c:v>88</c:v>
                </c:pt>
                <c:pt idx="15">
                  <c:v>100</c:v>
                </c:pt>
                <c:pt idx="16">
                  <c:v>120</c:v>
                </c:pt>
                <c:pt idx="17">
                  <c:v>155</c:v>
                </c:pt>
                <c:pt idx="18">
                  <c:v>200</c:v>
                </c:pt>
                <c:pt idx="19">
                  <c:v>270</c:v>
                </c:pt>
              </c:numCache>
            </c:numRef>
          </c:val>
          <c:smooth val="0"/>
          <c:extLst>
            <c:ext xmlns:c16="http://schemas.microsoft.com/office/drawing/2014/chart" uri="{C3380CC4-5D6E-409C-BE32-E72D297353CC}">
              <c16:uniqueId val="{00000002-0644-4611-986C-4D3566205E14}"/>
            </c:ext>
          </c:extLst>
        </c:ser>
        <c:dLbls>
          <c:showLegendKey val="0"/>
          <c:showVal val="0"/>
          <c:showCatName val="0"/>
          <c:showSerName val="0"/>
          <c:showPercent val="0"/>
          <c:showBubbleSize val="0"/>
        </c:dLbls>
        <c:dropLines>
          <c:spPr>
            <a:ln w="9525">
              <a:solidFill>
                <a:schemeClr val="tx1">
                  <a:lumMod val="35000"/>
                  <a:lumOff val="65000"/>
                </a:schemeClr>
              </a:solidFill>
            </a:ln>
            <a:effectLst/>
          </c:spPr>
        </c:dropLines>
        <c:marker val="1"/>
        <c:smooth val="0"/>
        <c:axId val="-431494112"/>
        <c:axId val="-431493568"/>
      </c:lineChart>
      <c:catAx>
        <c:axId val="-43149411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数据发送速率（条</a:t>
                </a:r>
                <a:r>
                  <a:rPr lang="en-US" altLang="zh-CN"/>
                  <a:t>/</a:t>
                </a:r>
                <a:r>
                  <a:rPr lang="zh-CN" altLang="en-US"/>
                  <a:t>秒）</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31493568"/>
        <c:crosses val="autoZero"/>
        <c:auto val="1"/>
        <c:lblAlgn val="ctr"/>
        <c:lblOffset val="100"/>
        <c:noMultiLvlLbl val="0"/>
      </c:catAx>
      <c:valAx>
        <c:axId val="-43149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响应延迟时间（分钟）</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941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不同队列阈值对写入性能对比!$A$2</c:f>
              <c:strCache>
                <c:ptCount val="1"/>
                <c:pt idx="0">
                  <c:v>2M</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strRef>
              <c:f>不同队列阈值对写入性能对比!$B$1:$U$1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不同队列阈值对写入性能对比!$B$2:$U$2</c:f>
              <c:numCache>
                <c:formatCode>General</c:formatCode>
                <c:ptCount val="20"/>
                <c:pt idx="0">
                  <c:v>0</c:v>
                </c:pt>
                <c:pt idx="1">
                  <c:v>0</c:v>
                </c:pt>
                <c:pt idx="2">
                  <c:v>0</c:v>
                </c:pt>
                <c:pt idx="3">
                  <c:v>0</c:v>
                </c:pt>
                <c:pt idx="4">
                  <c:v>3</c:v>
                </c:pt>
                <c:pt idx="5">
                  <c:v>6</c:v>
                </c:pt>
                <c:pt idx="6">
                  <c:v>9</c:v>
                </c:pt>
                <c:pt idx="7">
                  <c:v>13</c:v>
                </c:pt>
                <c:pt idx="8">
                  <c:v>25</c:v>
                </c:pt>
                <c:pt idx="9">
                  <c:v>43</c:v>
                </c:pt>
                <c:pt idx="10">
                  <c:v>59</c:v>
                </c:pt>
                <c:pt idx="11">
                  <c:v>89</c:v>
                </c:pt>
                <c:pt idx="12">
                  <c:v>112</c:v>
                </c:pt>
                <c:pt idx="13">
                  <c:v>149</c:v>
                </c:pt>
                <c:pt idx="14">
                  <c:v>203</c:v>
                </c:pt>
                <c:pt idx="15">
                  <c:v>298</c:v>
                </c:pt>
                <c:pt idx="16">
                  <c:v>450</c:v>
                </c:pt>
                <c:pt idx="17">
                  <c:v>598</c:v>
                </c:pt>
              </c:numCache>
            </c:numRef>
          </c:val>
          <c:smooth val="0"/>
          <c:extLst>
            <c:ext xmlns:c16="http://schemas.microsoft.com/office/drawing/2014/chart" uri="{C3380CC4-5D6E-409C-BE32-E72D297353CC}">
              <c16:uniqueId val="{00000000-67F2-463B-B300-7FE454EE99B2}"/>
            </c:ext>
          </c:extLst>
        </c:ser>
        <c:ser>
          <c:idx val="1"/>
          <c:order val="1"/>
          <c:tx>
            <c:strRef>
              <c:f>不同队列阈值对写入性能对比!$A$3</c:f>
              <c:strCache>
                <c:ptCount val="1"/>
                <c:pt idx="0">
                  <c:v>4M</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不同队列阈值对写入性能对比!$B$1:$U$1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不同队列阈值对写入性能对比!$B$3:$U$3</c:f>
              <c:numCache>
                <c:formatCode>General</c:formatCode>
                <c:ptCount val="20"/>
                <c:pt idx="0">
                  <c:v>0</c:v>
                </c:pt>
                <c:pt idx="1">
                  <c:v>0</c:v>
                </c:pt>
                <c:pt idx="2">
                  <c:v>0</c:v>
                </c:pt>
                <c:pt idx="3">
                  <c:v>0</c:v>
                </c:pt>
                <c:pt idx="4">
                  <c:v>2</c:v>
                </c:pt>
                <c:pt idx="5">
                  <c:v>4</c:v>
                </c:pt>
                <c:pt idx="6">
                  <c:v>7</c:v>
                </c:pt>
                <c:pt idx="7">
                  <c:v>10</c:v>
                </c:pt>
                <c:pt idx="8">
                  <c:v>15</c:v>
                </c:pt>
                <c:pt idx="9">
                  <c:v>30</c:v>
                </c:pt>
                <c:pt idx="10">
                  <c:v>46</c:v>
                </c:pt>
                <c:pt idx="11">
                  <c:v>70</c:v>
                </c:pt>
                <c:pt idx="12">
                  <c:v>89</c:v>
                </c:pt>
                <c:pt idx="13">
                  <c:v>120</c:v>
                </c:pt>
                <c:pt idx="14">
                  <c:v>155</c:v>
                </c:pt>
                <c:pt idx="15">
                  <c:v>198</c:v>
                </c:pt>
                <c:pt idx="16">
                  <c:v>289</c:v>
                </c:pt>
                <c:pt idx="17">
                  <c:v>390</c:v>
                </c:pt>
                <c:pt idx="18">
                  <c:v>500</c:v>
                </c:pt>
              </c:numCache>
            </c:numRef>
          </c:val>
          <c:smooth val="0"/>
          <c:extLst>
            <c:ext xmlns:c16="http://schemas.microsoft.com/office/drawing/2014/chart" uri="{C3380CC4-5D6E-409C-BE32-E72D297353CC}">
              <c16:uniqueId val="{00000001-67F2-463B-B300-7FE454EE99B2}"/>
            </c:ext>
          </c:extLst>
        </c:ser>
        <c:ser>
          <c:idx val="2"/>
          <c:order val="2"/>
          <c:tx>
            <c:strRef>
              <c:f>不同队列阈值对写入性能对比!$A$4</c:f>
              <c:strCache>
                <c:ptCount val="1"/>
                <c:pt idx="0">
                  <c:v>6M</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不同队列阈值对写入性能对比!$B$1:$U$1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不同队列阈值对写入性能对比!$B$4:$U$4</c:f>
              <c:numCache>
                <c:formatCode>General</c:formatCode>
                <c:ptCount val="20"/>
                <c:pt idx="0">
                  <c:v>0</c:v>
                </c:pt>
                <c:pt idx="1">
                  <c:v>0</c:v>
                </c:pt>
                <c:pt idx="2">
                  <c:v>0</c:v>
                </c:pt>
                <c:pt idx="3">
                  <c:v>0</c:v>
                </c:pt>
                <c:pt idx="4">
                  <c:v>0</c:v>
                </c:pt>
                <c:pt idx="5">
                  <c:v>0</c:v>
                </c:pt>
                <c:pt idx="6">
                  <c:v>5</c:v>
                </c:pt>
                <c:pt idx="7">
                  <c:v>7</c:v>
                </c:pt>
                <c:pt idx="8">
                  <c:v>12</c:v>
                </c:pt>
                <c:pt idx="9">
                  <c:v>20</c:v>
                </c:pt>
                <c:pt idx="10">
                  <c:v>30</c:v>
                </c:pt>
                <c:pt idx="11">
                  <c:v>42</c:v>
                </c:pt>
                <c:pt idx="12">
                  <c:v>55</c:v>
                </c:pt>
                <c:pt idx="13">
                  <c:v>70</c:v>
                </c:pt>
                <c:pt idx="14">
                  <c:v>88</c:v>
                </c:pt>
                <c:pt idx="15">
                  <c:v>100</c:v>
                </c:pt>
                <c:pt idx="16">
                  <c:v>120</c:v>
                </c:pt>
                <c:pt idx="17">
                  <c:v>155</c:v>
                </c:pt>
                <c:pt idx="18">
                  <c:v>200</c:v>
                </c:pt>
                <c:pt idx="19">
                  <c:v>270</c:v>
                </c:pt>
              </c:numCache>
            </c:numRef>
          </c:val>
          <c:smooth val="0"/>
          <c:extLst>
            <c:ext xmlns:c16="http://schemas.microsoft.com/office/drawing/2014/chart" uri="{C3380CC4-5D6E-409C-BE32-E72D297353CC}">
              <c16:uniqueId val="{00000002-67F2-463B-B300-7FE454EE99B2}"/>
            </c:ext>
          </c:extLst>
        </c:ser>
        <c:ser>
          <c:idx val="3"/>
          <c:order val="3"/>
          <c:tx>
            <c:strRef>
              <c:f>不同队列阈值对写入性能对比!$A$5</c:f>
              <c:strCache>
                <c:ptCount val="1"/>
                <c:pt idx="0">
                  <c:v>8M</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不同队列阈值对写入性能对比!$B$1:$U$1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不同队列阈值对写入性能对比!$B$5:$U$5</c:f>
              <c:numCache>
                <c:formatCode>General</c:formatCode>
                <c:ptCount val="20"/>
                <c:pt idx="0">
                  <c:v>0</c:v>
                </c:pt>
                <c:pt idx="1">
                  <c:v>0</c:v>
                </c:pt>
                <c:pt idx="2">
                  <c:v>0</c:v>
                </c:pt>
                <c:pt idx="3">
                  <c:v>0</c:v>
                </c:pt>
                <c:pt idx="4">
                  <c:v>2</c:v>
                </c:pt>
                <c:pt idx="5">
                  <c:v>4</c:v>
                </c:pt>
                <c:pt idx="6">
                  <c:v>7</c:v>
                </c:pt>
                <c:pt idx="7">
                  <c:v>10</c:v>
                </c:pt>
                <c:pt idx="8">
                  <c:v>15</c:v>
                </c:pt>
                <c:pt idx="9">
                  <c:v>30</c:v>
                </c:pt>
                <c:pt idx="10">
                  <c:v>46</c:v>
                </c:pt>
                <c:pt idx="11">
                  <c:v>70</c:v>
                </c:pt>
                <c:pt idx="12">
                  <c:v>89</c:v>
                </c:pt>
                <c:pt idx="13">
                  <c:v>120</c:v>
                </c:pt>
                <c:pt idx="14">
                  <c:v>155</c:v>
                </c:pt>
                <c:pt idx="15">
                  <c:v>198</c:v>
                </c:pt>
                <c:pt idx="16">
                  <c:v>289</c:v>
                </c:pt>
                <c:pt idx="17">
                  <c:v>390</c:v>
                </c:pt>
                <c:pt idx="18">
                  <c:v>500</c:v>
                </c:pt>
              </c:numCache>
            </c:numRef>
          </c:val>
          <c:smooth val="0"/>
          <c:extLst>
            <c:ext xmlns:c16="http://schemas.microsoft.com/office/drawing/2014/chart" uri="{C3380CC4-5D6E-409C-BE32-E72D297353CC}">
              <c16:uniqueId val="{00000003-67F2-463B-B300-7FE454EE99B2}"/>
            </c:ext>
          </c:extLst>
        </c:ser>
        <c:ser>
          <c:idx val="4"/>
          <c:order val="4"/>
          <c:tx>
            <c:strRef>
              <c:f>不同队列阈值对写入性能对比!$A$6</c:f>
              <c:strCache>
                <c:ptCount val="1"/>
                <c:pt idx="0">
                  <c:v>10M</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不同队列阈值对写入性能对比!$B$1:$U$1</c:f>
              <c:strCache>
                <c:ptCount val="20"/>
                <c:pt idx="0">
                  <c:v>1k</c:v>
                </c:pt>
                <c:pt idx="1">
                  <c:v>2k</c:v>
                </c:pt>
                <c:pt idx="2">
                  <c:v>3k</c:v>
                </c:pt>
                <c:pt idx="3">
                  <c:v>4k</c:v>
                </c:pt>
                <c:pt idx="4">
                  <c:v>5k</c:v>
                </c:pt>
                <c:pt idx="5">
                  <c:v>6k</c:v>
                </c:pt>
                <c:pt idx="6">
                  <c:v>7k</c:v>
                </c:pt>
                <c:pt idx="7">
                  <c:v>8k</c:v>
                </c:pt>
                <c:pt idx="8">
                  <c:v>9k</c:v>
                </c:pt>
                <c:pt idx="9">
                  <c:v>10k</c:v>
                </c:pt>
                <c:pt idx="10">
                  <c:v>11k</c:v>
                </c:pt>
                <c:pt idx="11">
                  <c:v>12k</c:v>
                </c:pt>
                <c:pt idx="12">
                  <c:v>13k</c:v>
                </c:pt>
                <c:pt idx="13">
                  <c:v>14k</c:v>
                </c:pt>
                <c:pt idx="14">
                  <c:v>15k</c:v>
                </c:pt>
                <c:pt idx="15">
                  <c:v>16k</c:v>
                </c:pt>
                <c:pt idx="16">
                  <c:v>17k</c:v>
                </c:pt>
                <c:pt idx="17">
                  <c:v>18k</c:v>
                </c:pt>
                <c:pt idx="18">
                  <c:v>19k</c:v>
                </c:pt>
                <c:pt idx="19">
                  <c:v>20k</c:v>
                </c:pt>
              </c:strCache>
            </c:strRef>
          </c:cat>
          <c:val>
            <c:numRef>
              <c:f>不同队列阈值对写入性能对比!$B$6:$U$6</c:f>
              <c:numCache>
                <c:formatCode>General</c:formatCode>
                <c:ptCount val="20"/>
                <c:pt idx="0">
                  <c:v>0</c:v>
                </c:pt>
                <c:pt idx="1">
                  <c:v>0</c:v>
                </c:pt>
                <c:pt idx="2">
                  <c:v>0</c:v>
                </c:pt>
                <c:pt idx="3">
                  <c:v>0</c:v>
                </c:pt>
                <c:pt idx="4">
                  <c:v>5</c:v>
                </c:pt>
                <c:pt idx="5">
                  <c:v>8</c:v>
                </c:pt>
                <c:pt idx="6">
                  <c:v>12</c:v>
                </c:pt>
                <c:pt idx="7">
                  <c:v>17</c:v>
                </c:pt>
                <c:pt idx="8">
                  <c:v>35</c:v>
                </c:pt>
                <c:pt idx="9">
                  <c:v>58</c:v>
                </c:pt>
                <c:pt idx="10">
                  <c:v>98</c:v>
                </c:pt>
                <c:pt idx="11">
                  <c:v>148</c:v>
                </c:pt>
                <c:pt idx="12">
                  <c:v>209</c:v>
                </c:pt>
                <c:pt idx="13">
                  <c:v>315</c:v>
                </c:pt>
                <c:pt idx="14">
                  <c:v>440</c:v>
                </c:pt>
                <c:pt idx="15">
                  <c:v>620</c:v>
                </c:pt>
              </c:numCache>
            </c:numRef>
          </c:val>
          <c:smooth val="0"/>
          <c:extLst>
            <c:ext xmlns:c16="http://schemas.microsoft.com/office/drawing/2014/chart" uri="{C3380CC4-5D6E-409C-BE32-E72D297353CC}">
              <c16:uniqueId val="{00000004-67F2-463B-B300-7FE454EE99B2}"/>
            </c:ext>
          </c:extLst>
        </c:ser>
        <c:dLbls>
          <c:showLegendKey val="0"/>
          <c:showVal val="0"/>
          <c:showCatName val="0"/>
          <c:showSerName val="0"/>
          <c:showPercent val="0"/>
          <c:showBubbleSize val="0"/>
        </c:dLbls>
        <c:marker val="1"/>
        <c:smooth val="0"/>
        <c:axId val="-431473984"/>
        <c:axId val="-431496832"/>
      </c:lineChart>
      <c:catAx>
        <c:axId val="-43147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数据发送速率（条</a:t>
                </a:r>
                <a:r>
                  <a:rPr lang="en-US"/>
                  <a:t>/</a:t>
                </a:r>
                <a:r>
                  <a:rPr lang="zh-CN"/>
                  <a:t>秒）</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96832"/>
        <c:crosses val="autoZero"/>
        <c:auto val="1"/>
        <c:lblAlgn val="ctr"/>
        <c:lblOffset val="100"/>
        <c:noMultiLvlLbl val="0"/>
      </c:catAx>
      <c:valAx>
        <c:axId val="-431496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响应延迟时间（分钟）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7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数据读取效率对比实验!$A$2</c:f>
              <c:strCache>
                <c:ptCount val="1"/>
                <c:pt idx="0">
                  <c:v>不使用缓存服务器</c:v>
                </c:pt>
              </c:strCache>
            </c:strRef>
          </c:tx>
          <c:spPr>
            <a:solidFill>
              <a:schemeClr val="dk1">
                <a:tint val="88500"/>
              </a:schemeClr>
            </a:solidFill>
            <a:ln>
              <a:noFill/>
            </a:ln>
            <a:effectLst/>
          </c:spPr>
          <c:invertIfNegative val="0"/>
          <c:cat>
            <c:numRef>
              <c:f>数据读取效率对比实验!$B$1:$I$1</c:f>
              <c:numCache>
                <c:formatCode>General</c:formatCode>
                <c:ptCount val="8"/>
                <c:pt idx="0">
                  <c:v>100</c:v>
                </c:pt>
                <c:pt idx="1">
                  <c:v>500</c:v>
                </c:pt>
                <c:pt idx="2">
                  <c:v>1000</c:v>
                </c:pt>
                <c:pt idx="3">
                  <c:v>2000</c:v>
                </c:pt>
                <c:pt idx="4">
                  <c:v>5000</c:v>
                </c:pt>
                <c:pt idx="5">
                  <c:v>10000</c:v>
                </c:pt>
                <c:pt idx="6">
                  <c:v>25000</c:v>
                </c:pt>
                <c:pt idx="7">
                  <c:v>50000</c:v>
                </c:pt>
              </c:numCache>
            </c:numRef>
          </c:cat>
          <c:val>
            <c:numRef>
              <c:f>数据读取效率对比实验!$B$2:$I$2</c:f>
              <c:numCache>
                <c:formatCode>General</c:formatCode>
                <c:ptCount val="8"/>
                <c:pt idx="0">
                  <c:v>45.3</c:v>
                </c:pt>
                <c:pt idx="1">
                  <c:v>96.78</c:v>
                </c:pt>
                <c:pt idx="2">
                  <c:v>179.14</c:v>
                </c:pt>
                <c:pt idx="3">
                  <c:v>397.69</c:v>
                </c:pt>
                <c:pt idx="4">
                  <c:v>751.23</c:v>
                </c:pt>
                <c:pt idx="5">
                  <c:v>1678.1</c:v>
                </c:pt>
                <c:pt idx="6">
                  <c:v>3001.49</c:v>
                </c:pt>
                <c:pt idx="7">
                  <c:v>5002.43</c:v>
                </c:pt>
              </c:numCache>
            </c:numRef>
          </c:val>
          <c:extLst>
            <c:ext xmlns:c16="http://schemas.microsoft.com/office/drawing/2014/chart" uri="{C3380CC4-5D6E-409C-BE32-E72D297353CC}">
              <c16:uniqueId val="{00000000-9D7E-40F6-840F-DB437F6D0845}"/>
            </c:ext>
          </c:extLst>
        </c:ser>
        <c:ser>
          <c:idx val="1"/>
          <c:order val="1"/>
          <c:tx>
            <c:strRef>
              <c:f>数据读取效率对比实验!$A$3</c:f>
              <c:strCache>
                <c:ptCount val="1"/>
                <c:pt idx="0">
                  <c:v>使用缓存服务器</c:v>
                </c:pt>
              </c:strCache>
            </c:strRef>
          </c:tx>
          <c:spPr>
            <a:solidFill>
              <a:schemeClr val="dk1">
                <a:tint val="55000"/>
              </a:schemeClr>
            </a:solidFill>
            <a:ln>
              <a:noFill/>
            </a:ln>
            <a:effectLst/>
          </c:spPr>
          <c:invertIfNegative val="0"/>
          <c:cat>
            <c:numRef>
              <c:f>数据读取效率对比实验!$B$1:$I$1</c:f>
              <c:numCache>
                <c:formatCode>General</c:formatCode>
                <c:ptCount val="8"/>
                <c:pt idx="0">
                  <c:v>100</c:v>
                </c:pt>
                <c:pt idx="1">
                  <c:v>500</c:v>
                </c:pt>
                <c:pt idx="2">
                  <c:v>1000</c:v>
                </c:pt>
                <c:pt idx="3">
                  <c:v>2000</c:v>
                </c:pt>
                <c:pt idx="4">
                  <c:v>5000</c:v>
                </c:pt>
                <c:pt idx="5">
                  <c:v>10000</c:v>
                </c:pt>
                <c:pt idx="6">
                  <c:v>25000</c:v>
                </c:pt>
                <c:pt idx="7">
                  <c:v>50000</c:v>
                </c:pt>
              </c:numCache>
            </c:numRef>
          </c:cat>
          <c:val>
            <c:numRef>
              <c:f>数据读取效率对比实验!$B$3:$I$3</c:f>
              <c:numCache>
                <c:formatCode>General</c:formatCode>
                <c:ptCount val="8"/>
                <c:pt idx="0">
                  <c:v>55.2</c:v>
                </c:pt>
                <c:pt idx="1">
                  <c:v>101.14</c:v>
                </c:pt>
                <c:pt idx="2">
                  <c:v>169.48</c:v>
                </c:pt>
                <c:pt idx="3">
                  <c:v>376.28</c:v>
                </c:pt>
                <c:pt idx="4">
                  <c:v>703.06</c:v>
                </c:pt>
                <c:pt idx="5">
                  <c:v>1499.83</c:v>
                </c:pt>
                <c:pt idx="6">
                  <c:v>2518.09</c:v>
                </c:pt>
                <c:pt idx="7">
                  <c:v>4070.69</c:v>
                </c:pt>
              </c:numCache>
            </c:numRef>
          </c:val>
          <c:extLst>
            <c:ext xmlns:c16="http://schemas.microsoft.com/office/drawing/2014/chart" uri="{C3380CC4-5D6E-409C-BE32-E72D297353CC}">
              <c16:uniqueId val="{00000001-9D7E-40F6-840F-DB437F6D0845}"/>
            </c:ext>
          </c:extLst>
        </c:ser>
        <c:dLbls>
          <c:showLegendKey val="0"/>
          <c:showVal val="0"/>
          <c:showCatName val="0"/>
          <c:showSerName val="0"/>
          <c:showPercent val="0"/>
          <c:showBubbleSize val="0"/>
        </c:dLbls>
        <c:gapWidth val="182"/>
        <c:axId val="-431499552"/>
        <c:axId val="-431490304"/>
      </c:barChart>
      <c:catAx>
        <c:axId val="-43149955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数据查询时间（秒）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90304"/>
        <c:crosses val="autoZero"/>
        <c:auto val="1"/>
        <c:lblAlgn val="ctr"/>
        <c:lblOffset val="100"/>
        <c:noMultiLvlLbl val="0"/>
      </c:catAx>
      <c:valAx>
        <c:axId val="-431490304"/>
        <c:scaling>
          <c:orientation val="minMax"/>
          <c:max val="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数据量大小（万条）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99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缓存空间对命中率影响!$A$2</c:f>
              <c:strCache>
                <c:ptCount val="1"/>
                <c:pt idx="0">
                  <c:v>LRU算法</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缓存空间对命中率影响!$B$1:$H$1</c:f>
              <c:numCache>
                <c:formatCode>General</c:formatCode>
                <c:ptCount val="7"/>
                <c:pt idx="0">
                  <c:v>0.2</c:v>
                </c:pt>
                <c:pt idx="1">
                  <c:v>0.3</c:v>
                </c:pt>
                <c:pt idx="2">
                  <c:v>0.4</c:v>
                </c:pt>
                <c:pt idx="3">
                  <c:v>0.5</c:v>
                </c:pt>
                <c:pt idx="4">
                  <c:v>0.6</c:v>
                </c:pt>
                <c:pt idx="5">
                  <c:v>0.7</c:v>
                </c:pt>
                <c:pt idx="6">
                  <c:v>0.8</c:v>
                </c:pt>
              </c:numCache>
            </c:numRef>
          </c:cat>
          <c:val>
            <c:numRef>
              <c:f>缓存空间对命中率影响!$B$2:$H$2</c:f>
              <c:numCache>
                <c:formatCode>General</c:formatCode>
                <c:ptCount val="7"/>
                <c:pt idx="0">
                  <c:v>0.45</c:v>
                </c:pt>
                <c:pt idx="1">
                  <c:v>0.55000000000000004</c:v>
                </c:pt>
                <c:pt idx="2">
                  <c:v>0.66</c:v>
                </c:pt>
                <c:pt idx="3">
                  <c:v>0.72</c:v>
                </c:pt>
                <c:pt idx="4">
                  <c:v>0.79</c:v>
                </c:pt>
                <c:pt idx="5">
                  <c:v>0.85</c:v>
                </c:pt>
                <c:pt idx="6">
                  <c:v>0.9</c:v>
                </c:pt>
              </c:numCache>
            </c:numRef>
          </c:val>
          <c:smooth val="0"/>
          <c:extLst>
            <c:ext xmlns:c16="http://schemas.microsoft.com/office/drawing/2014/chart" uri="{C3380CC4-5D6E-409C-BE32-E72D297353CC}">
              <c16:uniqueId val="{00000000-3EFA-4C35-A287-7EDC7594C1AF}"/>
            </c:ext>
          </c:extLst>
        </c:ser>
        <c:ser>
          <c:idx val="1"/>
          <c:order val="1"/>
          <c:tx>
            <c:strRef>
              <c:f>缓存空间对命中率影响!$A$3</c:f>
              <c:strCache>
                <c:ptCount val="1"/>
                <c:pt idx="0">
                  <c:v>热度淘汰算法</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缓存空间对命中率影响!$B$1:$H$1</c:f>
              <c:numCache>
                <c:formatCode>General</c:formatCode>
                <c:ptCount val="7"/>
                <c:pt idx="0">
                  <c:v>0.2</c:v>
                </c:pt>
                <c:pt idx="1">
                  <c:v>0.3</c:v>
                </c:pt>
                <c:pt idx="2">
                  <c:v>0.4</c:v>
                </c:pt>
                <c:pt idx="3">
                  <c:v>0.5</c:v>
                </c:pt>
                <c:pt idx="4">
                  <c:v>0.6</c:v>
                </c:pt>
                <c:pt idx="5">
                  <c:v>0.7</c:v>
                </c:pt>
                <c:pt idx="6">
                  <c:v>0.8</c:v>
                </c:pt>
              </c:numCache>
            </c:numRef>
          </c:cat>
          <c:val>
            <c:numRef>
              <c:f>缓存空间对命中率影响!$B$3:$H$3</c:f>
              <c:numCache>
                <c:formatCode>General</c:formatCode>
                <c:ptCount val="7"/>
                <c:pt idx="0">
                  <c:v>0.67</c:v>
                </c:pt>
                <c:pt idx="1">
                  <c:v>0.75</c:v>
                </c:pt>
                <c:pt idx="2">
                  <c:v>0.82</c:v>
                </c:pt>
                <c:pt idx="3">
                  <c:v>0.87</c:v>
                </c:pt>
                <c:pt idx="4">
                  <c:v>0.9</c:v>
                </c:pt>
                <c:pt idx="5">
                  <c:v>0.93</c:v>
                </c:pt>
                <c:pt idx="6">
                  <c:v>0.97</c:v>
                </c:pt>
              </c:numCache>
            </c:numRef>
          </c:val>
          <c:smooth val="0"/>
          <c:extLst>
            <c:ext xmlns:c16="http://schemas.microsoft.com/office/drawing/2014/chart" uri="{C3380CC4-5D6E-409C-BE32-E72D297353CC}">
              <c16:uniqueId val="{00000001-3EFA-4C35-A287-7EDC7594C1AF}"/>
            </c:ext>
          </c:extLst>
        </c:ser>
        <c:dLbls>
          <c:dLblPos val="t"/>
          <c:showLegendKey val="0"/>
          <c:showVal val="1"/>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431499008"/>
        <c:axId val="-431488672"/>
      </c:lineChart>
      <c:catAx>
        <c:axId val="-43149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缓存容量（百分比）</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88672"/>
        <c:crosses val="autoZero"/>
        <c:auto val="1"/>
        <c:lblAlgn val="ctr"/>
        <c:lblOffset val="100"/>
        <c:noMultiLvlLbl val="0"/>
      </c:catAx>
      <c:valAx>
        <c:axId val="-4314886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命中率（</a:t>
                </a:r>
                <a:r>
                  <a:rPr lang="zh-CN" altLang="zh-CN" sz="1000" b="0" i="0" u="none" strike="noStrike" baseline="0">
                    <a:effectLst/>
                  </a:rPr>
                  <a:t>百分比</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499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5DB60-86E6-484D-A157-BE9C76A719CE}">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830E6-6457-47D1-A28E-22591BF0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5520</TotalTime>
  <Pages>1</Pages>
  <Words>7811</Words>
  <Characters>44527</Characters>
  <Application>Microsoft Office Word</Application>
  <DocSecurity>0</DocSecurity>
  <Lines>371</Lines>
  <Paragraphs>104</Paragraphs>
  <ScaleCrop>false</ScaleCrop>
  <Company>UJS</Company>
  <LinksUpToDate>false</LinksUpToDate>
  <CharactersWithSpaces>52234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QiUJS</dc:creator>
  <cp:lastModifiedBy>李星毅</cp:lastModifiedBy>
  <cp:revision>7233</cp:revision>
  <dcterms:created xsi:type="dcterms:W3CDTF">2015-04-07T13:21:00Z</dcterms:created>
  <dcterms:modified xsi:type="dcterms:W3CDTF">2017-02-22T01:01:00Z</dcterms:modified>
</cp:coreProperties>
</file>